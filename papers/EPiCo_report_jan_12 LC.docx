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20F7AD" w14:textId="312E12D5" w:rsidR="0077427E" w:rsidRPr="001E7519" w:rsidRDefault="00E4202C" w:rsidP="00585C8D">
      <w:pPr>
        <w:pStyle w:val="Normal1"/>
        <w:spacing w:line="276" w:lineRule="auto"/>
        <w:rPr>
          <w:rFonts w:ascii="Open Sans" w:eastAsia="DejaVu Sans Condensed" w:hAnsi="Open Sans" w:cs="DejaVu Sans Condensed"/>
          <w:sz w:val="21"/>
          <w:szCs w:val="20"/>
        </w:rPr>
        <w:sectPr w:rsidR="0077427E" w:rsidRPr="001E7519">
          <w:footerReference w:type="even" r:id="rId8"/>
          <w:pgSz w:w="11906" w:h="16838"/>
          <w:pgMar w:top="0" w:right="0" w:bottom="0" w:left="0" w:header="709" w:footer="709" w:gutter="0"/>
          <w:pgNumType w:start="1"/>
          <w:cols w:space="720" w:equalWidth="0">
            <w:col w:w="8640" w:space="0"/>
          </w:cols>
          <w:docGrid w:linePitch="360"/>
        </w:sectPr>
      </w:pPr>
      <w:r w:rsidRPr="001E7519">
        <w:rPr>
          <w:rFonts w:ascii="Open Sans" w:eastAsia="DejaVu Sans Condensed" w:hAnsi="Open Sans" w:cs="DejaVu Sans Condensed"/>
          <w:noProof/>
          <w:sz w:val="16"/>
          <w:szCs w:val="16"/>
        </w:rPr>
        <w:drawing>
          <wp:anchor distT="0" distB="0" distL="114300" distR="114300" simplePos="0" relativeHeight="251704319" behindDoc="0" locked="0" layoutInCell="1" allowOverlap="1" wp14:anchorId="1F4C9D94" wp14:editId="469FD4FD">
            <wp:simplePos x="0" y="0"/>
            <wp:positionH relativeFrom="column">
              <wp:posOffset>4623436</wp:posOffset>
            </wp:positionH>
            <wp:positionV relativeFrom="paragraph">
              <wp:posOffset>3721100</wp:posOffset>
            </wp:positionV>
            <wp:extent cx="2789784" cy="4344670"/>
            <wp:effectExtent l="0" t="0" r="4445" b="0"/>
            <wp:wrapNone/>
            <wp:docPr id="132"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6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bwMode="auto">
                    <a:xfrm>
                      <a:off x="0" y="0"/>
                      <a:ext cx="2794234" cy="43516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02269" behindDoc="0" locked="0" layoutInCell="1" allowOverlap="1" wp14:anchorId="46B4461E" wp14:editId="558BFA1A">
                <wp:simplePos x="0" y="0"/>
                <wp:positionH relativeFrom="column">
                  <wp:posOffset>5893434</wp:posOffset>
                </wp:positionH>
                <wp:positionV relativeFrom="paragraph">
                  <wp:posOffset>6723383</wp:posOffset>
                </wp:positionV>
                <wp:extent cx="176532" cy="2861310"/>
                <wp:effectExtent l="3810" t="0" r="5080" b="5080"/>
                <wp:wrapNone/>
                <wp:docPr id="165" name="Manual Input 165"/>
                <wp:cNvGraphicFramePr/>
                <a:graphic xmlns:a="http://schemas.openxmlformats.org/drawingml/2006/main">
                  <a:graphicData uri="http://schemas.microsoft.com/office/word/2010/wordprocessingShape">
                    <wps:wsp>
                      <wps:cNvSpPr/>
                      <wps:spPr bwMode="auto">
                        <a:xfrm rot="16200000" flipH="1">
                          <a:off x="0" y="0"/>
                          <a:ext cx="176532" cy="2861310"/>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263 w 10000"/>
                            <a:gd name="connsiteY0" fmla="*/ 344 h 10000"/>
                            <a:gd name="connsiteX1" fmla="*/ 10000 w 10000"/>
                            <a:gd name="connsiteY1" fmla="*/ 0 h 10000"/>
                            <a:gd name="connsiteX2" fmla="*/ 10000 w 10000"/>
                            <a:gd name="connsiteY2" fmla="*/ 10000 h 10000"/>
                            <a:gd name="connsiteX3" fmla="*/ 0 w 10000"/>
                            <a:gd name="connsiteY3" fmla="*/ 10000 h 10000"/>
                            <a:gd name="connsiteX4" fmla="*/ 263 w 10000"/>
                            <a:gd name="connsiteY4" fmla="*/ 344 h 10000"/>
                            <a:gd name="connsiteX0" fmla="*/ 263 w 10000"/>
                            <a:gd name="connsiteY0" fmla="*/ 284 h 9940"/>
                            <a:gd name="connsiteX1" fmla="*/ 10000 w 10000"/>
                            <a:gd name="connsiteY1" fmla="*/ 0 h 9940"/>
                            <a:gd name="connsiteX2" fmla="*/ 10000 w 10000"/>
                            <a:gd name="connsiteY2" fmla="*/ 9940 h 9940"/>
                            <a:gd name="connsiteX3" fmla="*/ 0 w 10000"/>
                            <a:gd name="connsiteY3" fmla="*/ 9940 h 9940"/>
                            <a:gd name="connsiteX4" fmla="*/ 263 w 10000"/>
                            <a:gd name="connsiteY4" fmla="*/ 284 h 9940"/>
                            <a:gd name="connsiteX0" fmla="*/ 263 w 10000"/>
                            <a:gd name="connsiteY0" fmla="*/ 527 h 10241"/>
                            <a:gd name="connsiteX1" fmla="*/ 10000 w 10000"/>
                            <a:gd name="connsiteY1" fmla="*/ 0 h 10241"/>
                            <a:gd name="connsiteX2" fmla="*/ 10000 w 10000"/>
                            <a:gd name="connsiteY2" fmla="*/ 10241 h 10241"/>
                            <a:gd name="connsiteX3" fmla="*/ 0 w 10000"/>
                            <a:gd name="connsiteY3" fmla="*/ 10241 h 10241"/>
                            <a:gd name="connsiteX4" fmla="*/ 263 w 10000"/>
                            <a:gd name="connsiteY4" fmla="*/ 527 h 10241"/>
                            <a:gd name="connsiteX0" fmla="*/ 263 w 10000"/>
                            <a:gd name="connsiteY0" fmla="*/ 715 h 10429"/>
                            <a:gd name="connsiteX1" fmla="*/ 10000 w 10000"/>
                            <a:gd name="connsiteY1" fmla="*/ 0 h 10429"/>
                            <a:gd name="connsiteX2" fmla="*/ 10000 w 10000"/>
                            <a:gd name="connsiteY2" fmla="*/ 10429 h 10429"/>
                            <a:gd name="connsiteX3" fmla="*/ 0 w 10000"/>
                            <a:gd name="connsiteY3" fmla="*/ 10429 h 10429"/>
                            <a:gd name="connsiteX4" fmla="*/ 263 w 10000"/>
                            <a:gd name="connsiteY4" fmla="*/ 715 h 10429"/>
                            <a:gd name="connsiteX0" fmla="*/ 263 w 10000"/>
                            <a:gd name="connsiteY0" fmla="*/ 447 h 10161"/>
                            <a:gd name="connsiteX1" fmla="*/ 10000 w 10000"/>
                            <a:gd name="connsiteY1" fmla="*/ 0 h 10161"/>
                            <a:gd name="connsiteX2" fmla="*/ 10000 w 10000"/>
                            <a:gd name="connsiteY2" fmla="*/ 10161 h 10161"/>
                            <a:gd name="connsiteX3" fmla="*/ 0 w 10000"/>
                            <a:gd name="connsiteY3" fmla="*/ 10161 h 10161"/>
                            <a:gd name="connsiteX4" fmla="*/ 263 w 10000"/>
                            <a:gd name="connsiteY4" fmla="*/ 447 h 10161"/>
                            <a:gd name="connsiteX0" fmla="*/ 263 w 10000"/>
                            <a:gd name="connsiteY0" fmla="*/ 376 h 10090"/>
                            <a:gd name="connsiteX1" fmla="*/ 10000 w 10000"/>
                            <a:gd name="connsiteY1" fmla="*/ 0 h 10090"/>
                            <a:gd name="connsiteX2" fmla="*/ 10000 w 10000"/>
                            <a:gd name="connsiteY2" fmla="*/ 10090 h 10090"/>
                            <a:gd name="connsiteX3" fmla="*/ 0 w 10000"/>
                            <a:gd name="connsiteY3" fmla="*/ 10090 h 10090"/>
                            <a:gd name="connsiteX4" fmla="*/ 263 w 10000"/>
                            <a:gd name="connsiteY4" fmla="*/ 376 h 10090"/>
                            <a:gd name="connsiteX0" fmla="*/ 23 w 9760"/>
                            <a:gd name="connsiteY0" fmla="*/ 376 h 10090"/>
                            <a:gd name="connsiteX1" fmla="*/ 9760 w 9760"/>
                            <a:gd name="connsiteY1" fmla="*/ 0 h 10090"/>
                            <a:gd name="connsiteX2" fmla="*/ 9760 w 9760"/>
                            <a:gd name="connsiteY2" fmla="*/ 10090 h 10090"/>
                            <a:gd name="connsiteX3" fmla="*/ 50 w 9760"/>
                            <a:gd name="connsiteY3" fmla="*/ 10090 h 10090"/>
                            <a:gd name="connsiteX4" fmla="*/ 23 w 9760"/>
                            <a:gd name="connsiteY4" fmla="*/ 376 h 10090"/>
                            <a:gd name="connsiteX0" fmla="*/ 24 w 10000"/>
                            <a:gd name="connsiteY0" fmla="*/ 242 h 9869"/>
                            <a:gd name="connsiteX1" fmla="*/ 10000 w 10000"/>
                            <a:gd name="connsiteY1" fmla="*/ 0 h 9869"/>
                            <a:gd name="connsiteX2" fmla="*/ 10000 w 10000"/>
                            <a:gd name="connsiteY2" fmla="*/ 9869 h 9869"/>
                            <a:gd name="connsiteX3" fmla="*/ 51 w 10000"/>
                            <a:gd name="connsiteY3" fmla="*/ 9869 h 9869"/>
                            <a:gd name="connsiteX4" fmla="*/ 24 w 10000"/>
                            <a:gd name="connsiteY4" fmla="*/ 242 h 9869"/>
                            <a:gd name="connsiteX0" fmla="*/ 24 w 10163"/>
                            <a:gd name="connsiteY0" fmla="*/ 245 h 10000"/>
                            <a:gd name="connsiteX1" fmla="*/ 10163 w 10163"/>
                            <a:gd name="connsiteY1" fmla="*/ 0 h 10000"/>
                            <a:gd name="connsiteX2" fmla="*/ 10000 w 10163"/>
                            <a:gd name="connsiteY2" fmla="*/ 10000 h 10000"/>
                            <a:gd name="connsiteX3" fmla="*/ 51 w 10163"/>
                            <a:gd name="connsiteY3" fmla="*/ 10000 h 10000"/>
                            <a:gd name="connsiteX4" fmla="*/ 24 w 10163"/>
                            <a:gd name="connsiteY4" fmla="*/ 245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163" h="10000">
                              <a:moveTo>
                                <a:pt x="24" y="245"/>
                              </a:moveTo>
                              <a:lnTo>
                                <a:pt x="10163" y="0"/>
                              </a:lnTo>
                              <a:cubicBezTo>
                                <a:pt x="10109" y="3333"/>
                                <a:pt x="10054" y="6667"/>
                                <a:pt x="10000" y="10000"/>
                              </a:cubicBezTo>
                              <a:lnTo>
                                <a:pt x="51" y="10000"/>
                              </a:lnTo>
                              <a:cubicBezTo>
                                <a:pt x="141" y="6748"/>
                                <a:pt x="-67" y="3497"/>
                                <a:pt x="24" y="245"/>
                              </a:cubicBezTo>
                              <a:close/>
                            </a:path>
                          </a:pathLst>
                        </a:custGeom>
                        <a:solidFill>
                          <a:srgbClr val="F9983D">
                            <a:alpha val="50196"/>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92FAE" id="Manual Input 165" o:spid="_x0000_s1026" style="position:absolute;margin-left:464.05pt;margin-top:529.4pt;width:13.9pt;height:225.3pt;rotation:90;flip:x;z-index:251702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163,1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" path="m24,245l10163,v-54,3333,-109,6667,-163,10000l51,10000c141,6748,-67,3497,24,245xe" fillcolor="#f9983d" stroked="f">
                <v:fill opacity="32896f"/>
                <v:path arrowok="t" o:connecttype="custom" o:connectlocs="417,70102;176532,0;173701,2861310;886,2861310;417,70102" o:connectangles="0,0,0,0,0"/>
              </v:shape>
            </w:pict>
          </mc:Fallback>
        </mc:AlternateContent>
      </w:r>
      <w:r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53472" behindDoc="0" locked="0" layoutInCell="1" allowOverlap="1" wp14:anchorId="3C999D63" wp14:editId="10677D7F">
                <wp:simplePos x="0" y="0"/>
                <wp:positionH relativeFrom="column">
                  <wp:posOffset>3027554</wp:posOffset>
                </wp:positionH>
                <wp:positionV relativeFrom="paragraph">
                  <wp:posOffset>736473</wp:posOffset>
                </wp:positionV>
                <wp:extent cx="158922" cy="5812337"/>
                <wp:effectExtent l="5397" t="0" r="0" b="0"/>
                <wp:wrapNone/>
                <wp:docPr id="33" name="Manual Input 165"/>
                <wp:cNvGraphicFramePr/>
                <a:graphic xmlns:a="http://schemas.openxmlformats.org/drawingml/2006/main">
                  <a:graphicData uri="http://schemas.microsoft.com/office/word/2010/wordprocessingShape">
                    <wps:wsp>
                      <wps:cNvSpPr/>
                      <wps:spPr bwMode="auto">
                        <a:xfrm rot="16200000" flipH="1" flipV="1">
                          <a:off x="0" y="0"/>
                          <a:ext cx="158922" cy="5812337"/>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263 w 10000"/>
                            <a:gd name="connsiteY0" fmla="*/ 344 h 10000"/>
                            <a:gd name="connsiteX1" fmla="*/ 10000 w 10000"/>
                            <a:gd name="connsiteY1" fmla="*/ 0 h 10000"/>
                            <a:gd name="connsiteX2" fmla="*/ 10000 w 10000"/>
                            <a:gd name="connsiteY2" fmla="*/ 10000 h 10000"/>
                            <a:gd name="connsiteX3" fmla="*/ 0 w 10000"/>
                            <a:gd name="connsiteY3" fmla="*/ 10000 h 10000"/>
                            <a:gd name="connsiteX4" fmla="*/ 263 w 10000"/>
                            <a:gd name="connsiteY4" fmla="*/ 344 h 10000"/>
                            <a:gd name="connsiteX0" fmla="*/ 263 w 10000"/>
                            <a:gd name="connsiteY0" fmla="*/ 284 h 9940"/>
                            <a:gd name="connsiteX1" fmla="*/ 10000 w 10000"/>
                            <a:gd name="connsiteY1" fmla="*/ 0 h 9940"/>
                            <a:gd name="connsiteX2" fmla="*/ 10000 w 10000"/>
                            <a:gd name="connsiteY2" fmla="*/ 9940 h 9940"/>
                            <a:gd name="connsiteX3" fmla="*/ 0 w 10000"/>
                            <a:gd name="connsiteY3" fmla="*/ 9940 h 9940"/>
                            <a:gd name="connsiteX4" fmla="*/ 263 w 10000"/>
                            <a:gd name="connsiteY4" fmla="*/ 284 h 9940"/>
                            <a:gd name="connsiteX0" fmla="*/ 263 w 10000"/>
                            <a:gd name="connsiteY0" fmla="*/ 527 h 10241"/>
                            <a:gd name="connsiteX1" fmla="*/ 10000 w 10000"/>
                            <a:gd name="connsiteY1" fmla="*/ 0 h 10241"/>
                            <a:gd name="connsiteX2" fmla="*/ 10000 w 10000"/>
                            <a:gd name="connsiteY2" fmla="*/ 10241 h 10241"/>
                            <a:gd name="connsiteX3" fmla="*/ 0 w 10000"/>
                            <a:gd name="connsiteY3" fmla="*/ 10241 h 10241"/>
                            <a:gd name="connsiteX4" fmla="*/ 263 w 10000"/>
                            <a:gd name="connsiteY4" fmla="*/ 527 h 10241"/>
                            <a:gd name="connsiteX0" fmla="*/ 263 w 10000"/>
                            <a:gd name="connsiteY0" fmla="*/ 715 h 10429"/>
                            <a:gd name="connsiteX1" fmla="*/ 10000 w 10000"/>
                            <a:gd name="connsiteY1" fmla="*/ 0 h 10429"/>
                            <a:gd name="connsiteX2" fmla="*/ 10000 w 10000"/>
                            <a:gd name="connsiteY2" fmla="*/ 10429 h 10429"/>
                            <a:gd name="connsiteX3" fmla="*/ 0 w 10000"/>
                            <a:gd name="connsiteY3" fmla="*/ 10429 h 10429"/>
                            <a:gd name="connsiteX4" fmla="*/ 263 w 10000"/>
                            <a:gd name="connsiteY4" fmla="*/ 715 h 10429"/>
                            <a:gd name="connsiteX0" fmla="*/ 263 w 10000"/>
                            <a:gd name="connsiteY0" fmla="*/ 447 h 10161"/>
                            <a:gd name="connsiteX1" fmla="*/ 10000 w 10000"/>
                            <a:gd name="connsiteY1" fmla="*/ 0 h 10161"/>
                            <a:gd name="connsiteX2" fmla="*/ 10000 w 10000"/>
                            <a:gd name="connsiteY2" fmla="*/ 10161 h 10161"/>
                            <a:gd name="connsiteX3" fmla="*/ 0 w 10000"/>
                            <a:gd name="connsiteY3" fmla="*/ 10161 h 10161"/>
                            <a:gd name="connsiteX4" fmla="*/ 263 w 10000"/>
                            <a:gd name="connsiteY4" fmla="*/ 447 h 10161"/>
                            <a:gd name="connsiteX0" fmla="*/ 263 w 10000"/>
                            <a:gd name="connsiteY0" fmla="*/ 376 h 10090"/>
                            <a:gd name="connsiteX1" fmla="*/ 10000 w 10000"/>
                            <a:gd name="connsiteY1" fmla="*/ 0 h 10090"/>
                            <a:gd name="connsiteX2" fmla="*/ 10000 w 10000"/>
                            <a:gd name="connsiteY2" fmla="*/ 10090 h 10090"/>
                            <a:gd name="connsiteX3" fmla="*/ 0 w 10000"/>
                            <a:gd name="connsiteY3" fmla="*/ 10090 h 10090"/>
                            <a:gd name="connsiteX4" fmla="*/ 263 w 10000"/>
                            <a:gd name="connsiteY4" fmla="*/ 376 h 10090"/>
                            <a:gd name="connsiteX0" fmla="*/ 23 w 9760"/>
                            <a:gd name="connsiteY0" fmla="*/ 376 h 10090"/>
                            <a:gd name="connsiteX1" fmla="*/ 9760 w 9760"/>
                            <a:gd name="connsiteY1" fmla="*/ 0 h 10090"/>
                            <a:gd name="connsiteX2" fmla="*/ 9760 w 9760"/>
                            <a:gd name="connsiteY2" fmla="*/ 10090 h 10090"/>
                            <a:gd name="connsiteX3" fmla="*/ 50 w 9760"/>
                            <a:gd name="connsiteY3" fmla="*/ 10090 h 10090"/>
                            <a:gd name="connsiteX4" fmla="*/ 23 w 9760"/>
                            <a:gd name="connsiteY4" fmla="*/ 376 h 10090"/>
                            <a:gd name="connsiteX0" fmla="*/ 24 w 10000"/>
                            <a:gd name="connsiteY0" fmla="*/ 178 h 9805"/>
                            <a:gd name="connsiteX1" fmla="*/ 10000 w 10000"/>
                            <a:gd name="connsiteY1" fmla="*/ 0 h 9805"/>
                            <a:gd name="connsiteX2" fmla="*/ 10000 w 10000"/>
                            <a:gd name="connsiteY2" fmla="*/ 9805 h 9805"/>
                            <a:gd name="connsiteX3" fmla="*/ 51 w 10000"/>
                            <a:gd name="connsiteY3" fmla="*/ 9805 h 9805"/>
                            <a:gd name="connsiteX4" fmla="*/ 24 w 10000"/>
                            <a:gd name="connsiteY4" fmla="*/ 178 h 9805"/>
                            <a:gd name="connsiteX0" fmla="*/ 21 w 10021"/>
                            <a:gd name="connsiteY0" fmla="*/ 898 h 10000"/>
                            <a:gd name="connsiteX1" fmla="*/ 10021 w 10021"/>
                            <a:gd name="connsiteY1" fmla="*/ 0 h 10000"/>
                            <a:gd name="connsiteX2" fmla="*/ 10021 w 10021"/>
                            <a:gd name="connsiteY2" fmla="*/ 10000 h 10000"/>
                            <a:gd name="connsiteX3" fmla="*/ 72 w 10021"/>
                            <a:gd name="connsiteY3" fmla="*/ 10000 h 10000"/>
                            <a:gd name="connsiteX4" fmla="*/ 21 w 10021"/>
                            <a:gd name="connsiteY4" fmla="*/ 898 h 10000"/>
                            <a:gd name="connsiteX0" fmla="*/ 20 w 10041"/>
                            <a:gd name="connsiteY0" fmla="*/ 453 h 10000"/>
                            <a:gd name="connsiteX1" fmla="*/ 10041 w 10041"/>
                            <a:gd name="connsiteY1" fmla="*/ 0 h 10000"/>
                            <a:gd name="connsiteX2" fmla="*/ 10041 w 10041"/>
                            <a:gd name="connsiteY2" fmla="*/ 10000 h 10000"/>
                            <a:gd name="connsiteX3" fmla="*/ 92 w 10041"/>
                            <a:gd name="connsiteY3" fmla="*/ 10000 h 10000"/>
                            <a:gd name="connsiteX4" fmla="*/ 20 w 10041"/>
                            <a:gd name="connsiteY4" fmla="*/ 453 h 10000"/>
                            <a:gd name="connsiteX0" fmla="*/ 20 w 10513"/>
                            <a:gd name="connsiteY0" fmla="*/ 414 h 9961"/>
                            <a:gd name="connsiteX1" fmla="*/ 10513 w 10513"/>
                            <a:gd name="connsiteY1" fmla="*/ 0 h 9961"/>
                            <a:gd name="connsiteX2" fmla="*/ 10041 w 10513"/>
                            <a:gd name="connsiteY2" fmla="*/ 9961 h 9961"/>
                            <a:gd name="connsiteX3" fmla="*/ 92 w 10513"/>
                            <a:gd name="connsiteY3" fmla="*/ 9961 h 9961"/>
                            <a:gd name="connsiteX4" fmla="*/ 20 w 10513"/>
                            <a:gd name="connsiteY4" fmla="*/ 414 h 9961"/>
                            <a:gd name="connsiteX0" fmla="*/ 18 w 10018"/>
                            <a:gd name="connsiteY0" fmla="*/ 0 h 10107"/>
                            <a:gd name="connsiteX1" fmla="*/ 10018 w 10018"/>
                            <a:gd name="connsiteY1" fmla="*/ 107 h 10107"/>
                            <a:gd name="connsiteX2" fmla="*/ 9569 w 10018"/>
                            <a:gd name="connsiteY2" fmla="*/ 10107 h 10107"/>
                            <a:gd name="connsiteX3" fmla="*/ 106 w 10018"/>
                            <a:gd name="connsiteY3" fmla="*/ 10107 h 10107"/>
                            <a:gd name="connsiteX4" fmla="*/ 18 w 10018"/>
                            <a:gd name="connsiteY4" fmla="*/ 0 h 10107"/>
                            <a:gd name="connsiteX0" fmla="*/ 22 w 9977"/>
                            <a:gd name="connsiteY0" fmla="*/ 0 h 10107"/>
                            <a:gd name="connsiteX1" fmla="*/ 9977 w 9977"/>
                            <a:gd name="connsiteY1" fmla="*/ 107 h 10107"/>
                            <a:gd name="connsiteX2" fmla="*/ 9528 w 9977"/>
                            <a:gd name="connsiteY2" fmla="*/ 10107 h 10107"/>
                            <a:gd name="connsiteX3" fmla="*/ 65 w 9977"/>
                            <a:gd name="connsiteY3" fmla="*/ 10107 h 10107"/>
                            <a:gd name="connsiteX4" fmla="*/ 22 w 9977"/>
                            <a:gd name="connsiteY4" fmla="*/ 0 h 10107"/>
                            <a:gd name="connsiteX0" fmla="*/ 19 w 10019"/>
                            <a:gd name="connsiteY0" fmla="*/ 0 h 9973"/>
                            <a:gd name="connsiteX1" fmla="*/ 10019 w 10019"/>
                            <a:gd name="connsiteY1" fmla="*/ 79 h 9973"/>
                            <a:gd name="connsiteX2" fmla="*/ 9569 w 10019"/>
                            <a:gd name="connsiteY2" fmla="*/ 9973 h 9973"/>
                            <a:gd name="connsiteX3" fmla="*/ 84 w 10019"/>
                            <a:gd name="connsiteY3" fmla="*/ 9973 h 9973"/>
                            <a:gd name="connsiteX4" fmla="*/ 19 w 10019"/>
                            <a:gd name="connsiteY4" fmla="*/ 0 h 9973"/>
                            <a:gd name="connsiteX0" fmla="*/ 18 w 10018"/>
                            <a:gd name="connsiteY0" fmla="*/ 0 h 10031"/>
                            <a:gd name="connsiteX1" fmla="*/ 10018 w 10018"/>
                            <a:gd name="connsiteY1" fmla="*/ 110 h 10031"/>
                            <a:gd name="connsiteX2" fmla="*/ 9569 w 10018"/>
                            <a:gd name="connsiteY2" fmla="*/ 10031 h 10031"/>
                            <a:gd name="connsiteX3" fmla="*/ 102 w 10018"/>
                            <a:gd name="connsiteY3" fmla="*/ 10031 h 10031"/>
                            <a:gd name="connsiteX4" fmla="*/ 18 w 10018"/>
                            <a:gd name="connsiteY4" fmla="*/ 0 h 10031"/>
                            <a:gd name="connsiteX0" fmla="*/ 17 w 10035"/>
                            <a:gd name="connsiteY0" fmla="*/ 0 h 10031"/>
                            <a:gd name="connsiteX1" fmla="*/ 10035 w 10035"/>
                            <a:gd name="connsiteY1" fmla="*/ 110 h 10031"/>
                            <a:gd name="connsiteX2" fmla="*/ 9586 w 10035"/>
                            <a:gd name="connsiteY2" fmla="*/ 10031 h 10031"/>
                            <a:gd name="connsiteX3" fmla="*/ 119 w 10035"/>
                            <a:gd name="connsiteY3" fmla="*/ 10031 h 10031"/>
                            <a:gd name="connsiteX4" fmla="*/ 17 w 10035"/>
                            <a:gd name="connsiteY4" fmla="*/ 0 h 10031"/>
                            <a:gd name="connsiteX0" fmla="*/ 16 w 10051"/>
                            <a:gd name="connsiteY0" fmla="*/ 0 h 10031"/>
                            <a:gd name="connsiteX1" fmla="*/ 10051 w 10051"/>
                            <a:gd name="connsiteY1" fmla="*/ 110 h 10031"/>
                            <a:gd name="connsiteX2" fmla="*/ 9602 w 10051"/>
                            <a:gd name="connsiteY2" fmla="*/ 10031 h 10031"/>
                            <a:gd name="connsiteX3" fmla="*/ 135 w 10051"/>
                            <a:gd name="connsiteY3" fmla="*/ 10031 h 10031"/>
                            <a:gd name="connsiteX4" fmla="*/ 16 w 10051"/>
                            <a:gd name="connsiteY4" fmla="*/ 0 h 100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51" h="10031">
                              <a:moveTo>
                                <a:pt x="16" y="0"/>
                              </a:moveTo>
                              <a:lnTo>
                                <a:pt x="10051" y="110"/>
                              </a:lnTo>
                              <a:cubicBezTo>
                                <a:pt x="9902" y="3417"/>
                                <a:pt x="9751" y="6724"/>
                                <a:pt x="9602" y="10031"/>
                              </a:cubicBezTo>
                              <a:lnTo>
                                <a:pt x="135" y="10031"/>
                              </a:lnTo>
                              <a:cubicBezTo>
                                <a:pt x="220" y="6771"/>
                                <a:pt x="-71" y="3258"/>
                                <a:pt x="16" y="0"/>
                              </a:cubicBezTo>
                              <a:close/>
                            </a:path>
                          </a:pathLst>
                        </a:custGeom>
                        <a:solidFill>
                          <a:srgbClr val="F9983D">
                            <a:alpha val="49804"/>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27D5F" id="Manual Input 165" o:spid="_x0000_s1026" style="position:absolute;margin-left:238.4pt;margin-top:58pt;width:12.5pt;height:457.65pt;rotation:-90;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51,10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" path="m16,l10051,110v-149,3307,-300,6614,-449,9921l135,10031c220,6771,-71,3258,16,xe" fillcolor="#f9983d" stroked="f">
                <v:fill opacity="32639f"/>
                <v:path arrowok="t" o:connecttype="custom" o:connectlocs="253,0;158922,63738;151823,5812337;2135,5812337;253,0" o:connectangles="0,0,0,0,0"/>
              </v:shape>
            </w:pict>
          </mc:Fallback>
        </mc:AlternateContent>
      </w:r>
      <w:r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03294" behindDoc="0" locked="0" layoutInCell="1" allowOverlap="1" wp14:anchorId="10FD82D1" wp14:editId="0E725269">
                <wp:simplePos x="0" y="0"/>
                <wp:positionH relativeFrom="column">
                  <wp:posOffset>6689885</wp:posOffset>
                </wp:positionH>
                <wp:positionV relativeFrom="paragraph">
                  <wp:posOffset>3014504</wp:posOffset>
                </wp:positionV>
                <wp:extent cx="160972" cy="1276985"/>
                <wp:effectExtent l="635" t="0" r="5080" b="5080"/>
                <wp:wrapNone/>
                <wp:docPr id="136" name="Manual Input 165"/>
                <wp:cNvGraphicFramePr/>
                <a:graphic xmlns:a="http://schemas.openxmlformats.org/drawingml/2006/main">
                  <a:graphicData uri="http://schemas.microsoft.com/office/word/2010/wordprocessingShape">
                    <wps:wsp>
                      <wps:cNvSpPr/>
                      <wps:spPr bwMode="auto">
                        <a:xfrm rot="16200000" flipH="1">
                          <a:off x="0" y="0"/>
                          <a:ext cx="160972" cy="1276985"/>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263 w 10000"/>
                            <a:gd name="connsiteY0" fmla="*/ 344 h 10000"/>
                            <a:gd name="connsiteX1" fmla="*/ 10000 w 10000"/>
                            <a:gd name="connsiteY1" fmla="*/ 0 h 10000"/>
                            <a:gd name="connsiteX2" fmla="*/ 10000 w 10000"/>
                            <a:gd name="connsiteY2" fmla="*/ 10000 h 10000"/>
                            <a:gd name="connsiteX3" fmla="*/ 0 w 10000"/>
                            <a:gd name="connsiteY3" fmla="*/ 10000 h 10000"/>
                            <a:gd name="connsiteX4" fmla="*/ 263 w 10000"/>
                            <a:gd name="connsiteY4" fmla="*/ 344 h 10000"/>
                            <a:gd name="connsiteX0" fmla="*/ 263 w 10000"/>
                            <a:gd name="connsiteY0" fmla="*/ 284 h 9940"/>
                            <a:gd name="connsiteX1" fmla="*/ 10000 w 10000"/>
                            <a:gd name="connsiteY1" fmla="*/ 0 h 9940"/>
                            <a:gd name="connsiteX2" fmla="*/ 10000 w 10000"/>
                            <a:gd name="connsiteY2" fmla="*/ 9940 h 9940"/>
                            <a:gd name="connsiteX3" fmla="*/ 0 w 10000"/>
                            <a:gd name="connsiteY3" fmla="*/ 9940 h 9940"/>
                            <a:gd name="connsiteX4" fmla="*/ 263 w 10000"/>
                            <a:gd name="connsiteY4" fmla="*/ 284 h 9940"/>
                            <a:gd name="connsiteX0" fmla="*/ 263 w 10000"/>
                            <a:gd name="connsiteY0" fmla="*/ 527 h 10241"/>
                            <a:gd name="connsiteX1" fmla="*/ 10000 w 10000"/>
                            <a:gd name="connsiteY1" fmla="*/ 0 h 10241"/>
                            <a:gd name="connsiteX2" fmla="*/ 10000 w 10000"/>
                            <a:gd name="connsiteY2" fmla="*/ 10241 h 10241"/>
                            <a:gd name="connsiteX3" fmla="*/ 0 w 10000"/>
                            <a:gd name="connsiteY3" fmla="*/ 10241 h 10241"/>
                            <a:gd name="connsiteX4" fmla="*/ 263 w 10000"/>
                            <a:gd name="connsiteY4" fmla="*/ 527 h 10241"/>
                            <a:gd name="connsiteX0" fmla="*/ 263 w 10000"/>
                            <a:gd name="connsiteY0" fmla="*/ 715 h 10429"/>
                            <a:gd name="connsiteX1" fmla="*/ 10000 w 10000"/>
                            <a:gd name="connsiteY1" fmla="*/ 0 h 10429"/>
                            <a:gd name="connsiteX2" fmla="*/ 10000 w 10000"/>
                            <a:gd name="connsiteY2" fmla="*/ 10429 h 10429"/>
                            <a:gd name="connsiteX3" fmla="*/ 0 w 10000"/>
                            <a:gd name="connsiteY3" fmla="*/ 10429 h 10429"/>
                            <a:gd name="connsiteX4" fmla="*/ 263 w 10000"/>
                            <a:gd name="connsiteY4" fmla="*/ 715 h 10429"/>
                            <a:gd name="connsiteX0" fmla="*/ 263 w 10000"/>
                            <a:gd name="connsiteY0" fmla="*/ 447 h 10161"/>
                            <a:gd name="connsiteX1" fmla="*/ 10000 w 10000"/>
                            <a:gd name="connsiteY1" fmla="*/ 0 h 10161"/>
                            <a:gd name="connsiteX2" fmla="*/ 10000 w 10000"/>
                            <a:gd name="connsiteY2" fmla="*/ 10161 h 10161"/>
                            <a:gd name="connsiteX3" fmla="*/ 0 w 10000"/>
                            <a:gd name="connsiteY3" fmla="*/ 10161 h 10161"/>
                            <a:gd name="connsiteX4" fmla="*/ 263 w 10000"/>
                            <a:gd name="connsiteY4" fmla="*/ 447 h 10161"/>
                            <a:gd name="connsiteX0" fmla="*/ 263 w 10000"/>
                            <a:gd name="connsiteY0" fmla="*/ 376 h 10090"/>
                            <a:gd name="connsiteX1" fmla="*/ 10000 w 10000"/>
                            <a:gd name="connsiteY1" fmla="*/ 0 h 10090"/>
                            <a:gd name="connsiteX2" fmla="*/ 10000 w 10000"/>
                            <a:gd name="connsiteY2" fmla="*/ 10090 h 10090"/>
                            <a:gd name="connsiteX3" fmla="*/ 0 w 10000"/>
                            <a:gd name="connsiteY3" fmla="*/ 10090 h 10090"/>
                            <a:gd name="connsiteX4" fmla="*/ 263 w 10000"/>
                            <a:gd name="connsiteY4" fmla="*/ 376 h 10090"/>
                            <a:gd name="connsiteX0" fmla="*/ 23 w 9760"/>
                            <a:gd name="connsiteY0" fmla="*/ 376 h 10090"/>
                            <a:gd name="connsiteX1" fmla="*/ 9760 w 9760"/>
                            <a:gd name="connsiteY1" fmla="*/ 0 h 10090"/>
                            <a:gd name="connsiteX2" fmla="*/ 9760 w 9760"/>
                            <a:gd name="connsiteY2" fmla="*/ 10090 h 10090"/>
                            <a:gd name="connsiteX3" fmla="*/ 50 w 9760"/>
                            <a:gd name="connsiteY3" fmla="*/ 10090 h 10090"/>
                            <a:gd name="connsiteX4" fmla="*/ 23 w 9760"/>
                            <a:gd name="connsiteY4" fmla="*/ 376 h 10090"/>
                            <a:gd name="connsiteX0" fmla="*/ 24 w 10000"/>
                            <a:gd name="connsiteY0" fmla="*/ 178 h 9805"/>
                            <a:gd name="connsiteX1" fmla="*/ 10000 w 10000"/>
                            <a:gd name="connsiteY1" fmla="*/ 0 h 9805"/>
                            <a:gd name="connsiteX2" fmla="*/ 10000 w 10000"/>
                            <a:gd name="connsiteY2" fmla="*/ 9805 h 9805"/>
                            <a:gd name="connsiteX3" fmla="*/ 51 w 10000"/>
                            <a:gd name="connsiteY3" fmla="*/ 9805 h 9805"/>
                            <a:gd name="connsiteX4" fmla="*/ 24 w 10000"/>
                            <a:gd name="connsiteY4" fmla="*/ 178 h 9805"/>
                            <a:gd name="connsiteX0" fmla="*/ 21 w 10021"/>
                            <a:gd name="connsiteY0" fmla="*/ 898 h 10000"/>
                            <a:gd name="connsiteX1" fmla="*/ 10021 w 10021"/>
                            <a:gd name="connsiteY1" fmla="*/ 0 h 10000"/>
                            <a:gd name="connsiteX2" fmla="*/ 10021 w 10021"/>
                            <a:gd name="connsiteY2" fmla="*/ 10000 h 10000"/>
                            <a:gd name="connsiteX3" fmla="*/ 72 w 10021"/>
                            <a:gd name="connsiteY3" fmla="*/ 10000 h 10000"/>
                            <a:gd name="connsiteX4" fmla="*/ 21 w 10021"/>
                            <a:gd name="connsiteY4" fmla="*/ 898 h 10000"/>
                            <a:gd name="connsiteX0" fmla="*/ 20 w 10041"/>
                            <a:gd name="connsiteY0" fmla="*/ 453 h 10000"/>
                            <a:gd name="connsiteX1" fmla="*/ 10041 w 10041"/>
                            <a:gd name="connsiteY1" fmla="*/ 0 h 10000"/>
                            <a:gd name="connsiteX2" fmla="*/ 10041 w 10041"/>
                            <a:gd name="connsiteY2" fmla="*/ 10000 h 10000"/>
                            <a:gd name="connsiteX3" fmla="*/ 92 w 10041"/>
                            <a:gd name="connsiteY3" fmla="*/ 10000 h 10000"/>
                            <a:gd name="connsiteX4" fmla="*/ 20 w 10041"/>
                            <a:gd name="connsiteY4" fmla="*/ 453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41" h="10000">
                              <a:moveTo>
                                <a:pt x="20" y="453"/>
                              </a:moveTo>
                              <a:lnTo>
                                <a:pt x="10041" y="0"/>
                              </a:lnTo>
                              <a:lnTo>
                                <a:pt x="10041" y="10000"/>
                              </a:lnTo>
                              <a:lnTo>
                                <a:pt x="92" y="10000"/>
                              </a:lnTo>
                              <a:cubicBezTo>
                                <a:pt x="182" y="6727"/>
                                <a:pt x="-71" y="3725"/>
                                <a:pt x="20" y="453"/>
                              </a:cubicBezTo>
                              <a:close/>
                            </a:path>
                          </a:pathLst>
                        </a:custGeom>
                        <a:solidFill>
                          <a:srgbClr val="F9983D">
                            <a:alpha val="49804"/>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D5256" id="Manual Input 165" o:spid="_x0000_s1026" style="position:absolute;margin-left:526.75pt;margin-top:237.35pt;width:12.65pt;height:100.55pt;rotation:90;flip:x;z-index:251703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41,1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" path="m20,453l10041,r,10000l92,10000c182,6727,-71,3725,20,453xe" fillcolor="#f9983d" stroked="f">
                <v:fill opacity="32639f"/>
                <v:path arrowok="t" o:connecttype="custom" o:connectlocs="321,57847;160972,0;160972,1276985;1475,1276985;321,57847" o:connectangles="0,0,0,0,0"/>
              </v:shape>
            </w:pict>
          </mc:Fallback>
        </mc:AlternateContent>
      </w:r>
      <w:r w:rsidR="00805B6C"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58592" behindDoc="0" locked="0" layoutInCell="1" allowOverlap="1" wp14:anchorId="0D50E554" wp14:editId="2D3C69CB">
                <wp:simplePos x="0" y="0"/>
                <wp:positionH relativeFrom="column">
                  <wp:posOffset>2247265</wp:posOffset>
                </wp:positionH>
                <wp:positionV relativeFrom="paragraph">
                  <wp:posOffset>6012180</wp:posOffset>
                </wp:positionV>
                <wp:extent cx="179711" cy="4281805"/>
                <wp:effectExtent l="6350" t="0" r="4445" b="4445"/>
                <wp:wrapNone/>
                <wp:docPr id="36" name="Manual Input 165"/>
                <wp:cNvGraphicFramePr/>
                <a:graphic xmlns:a="http://schemas.openxmlformats.org/drawingml/2006/main">
                  <a:graphicData uri="http://schemas.microsoft.com/office/word/2010/wordprocessingShape">
                    <wps:wsp>
                      <wps:cNvSpPr/>
                      <wps:spPr bwMode="auto">
                        <a:xfrm rot="16200000" flipH="1" flipV="1">
                          <a:off x="0" y="0"/>
                          <a:ext cx="179711" cy="4281805"/>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263 w 10000"/>
                            <a:gd name="connsiteY0" fmla="*/ 344 h 10000"/>
                            <a:gd name="connsiteX1" fmla="*/ 10000 w 10000"/>
                            <a:gd name="connsiteY1" fmla="*/ 0 h 10000"/>
                            <a:gd name="connsiteX2" fmla="*/ 10000 w 10000"/>
                            <a:gd name="connsiteY2" fmla="*/ 10000 h 10000"/>
                            <a:gd name="connsiteX3" fmla="*/ 0 w 10000"/>
                            <a:gd name="connsiteY3" fmla="*/ 10000 h 10000"/>
                            <a:gd name="connsiteX4" fmla="*/ 263 w 10000"/>
                            <a:gd name="connsiteY4" fmla="*/ 344 h 10000"/>
                            <a:gd name="connsiteX0" fmla="*/ 263 w 10000"/>
                            <a:gd name="connsiteY0" fmla="*/ 284 h 9940"/>
                            <a:gd name="connsiteX1" fmla="*/ 10000 w 10000"/>
                            <a:gd name="connsiteY1" fmla="*/ 0 h 9940"/>
                            <a:gd name="connsiteX2" fmla="*/ 10000 w 10000"/>
                            <a:gd name="connsiteY2" fmla="*/ 9940 h 9940"/>
                            <a:gd name="connsiteX3" fmla="*/ 0 w 10000"/>
                            <a:gd name="connsiteY3" fmla="*/ 9940 h 9940"/>
                            <a:gd name="connsiteX4" fmla="*/ 263 w 10000"/>
                            <a:gd name="connsiteY4" fmla="*/ 284 h 9940"/>
                            <a:gd name="connsiteX0" fmla="*/ 263 w 10000"/>
                            <a:gd name="connsiteY0" fmla="*/ 527 h 10241"/>
                            <a:gd name="connsiteX1" fmla="*/ 10000 w 10000"/>
                            <a:gd name="connsiteY1" fmla="*/ 0 h 10241"/>
                            <a:gd name="connsiteX2" fmla="*/ 10000 w 10000"/>
                            <a:gd name="connsiteY2" fmla="*/ 10241 h 10241"/>
                            <a:gd name="connsiteX3" fmla="*/ 0 w 10000"/>
                            <a:gd name="connsiteY3" fmla="*/ 10241 h 10241"/>
                            <a:gd name="connsiteX4" fmla="*/ 263 w 10000"/>
                            <a:gd name="connsiteY4" fmla="*/ 527 h 10241"/>
                            <a:gd name="connsiteX0" fmla="*/ 263 w 10000"/>
                            <a:gd name="connsiteY0" fmla="*/ 715 h 10429"/>
                            <a:gd name="connsiteX1" fmla="*/ 10000 w 10000"/>
                            <a:gd name="connsiteY1" fmla="*/ 0 h 10429"/>
                            <a:gd name="connsiteX2" fmla="*/ 10000 w 10000"/>
                            <a:gd name="connsiteY2" fmla="*/ 10429 h 10429"/>
                            <a:gd name="connsiteX3" fmla="*/ 0 w 10000"/>
                            <a:gd name="connsiteY3" fmla="*/ 10429 h 10429"/>
                            <a:gd name="connsiteX4" fmla="*/ 263 w 10000"/>
                            <a:gd name="connsiteY4" fmla="*/ 715 h 10429"/>
                            <a:gd name="connsiteX0" fmla="*/ 263 w 10000"/>
                            <a:gd name="connsiteY0" fmla="*/ 447 h 10161"/>
                            <a:gd name="connsiteX1" fmla="*/ 10000 w 10000"/>
                            <a:gd name="connsiteY1" fmla="*/ 0 h 10161"/>
                            <a:gd name="connsiteX2" fmla="*/ 10000 w 10000"/>
                            <a:gd name="connsiteY2" fmla="*/ 10161 h 10161"/>
                            <a:gd name="connsiteX3" fmla="*/ 0 w 10000"/>
                            <a:gd name="connsiteY3" fmla="*/ 10161 h 10161"/>
                            <a:gd name="connsiteX4" fmla="*/ 263 w 10000"/>
                            <a:gd name="connsiteY4" fmla="*/ 447 h 10161"/>
                            <a:gd name="connsiteX0" fmla="*/ 263 w 10000"/>
                            <a:gd name="connsiteY0" fmla="*/ 376 h 10090"/>
                            <a:gd name="connsiteX1" fmla="*/ 10000 w 10000"/>
                            <a:gd name="connsiteY1" fmla="*/ 0 h 10090"/>
                            <a:gd name="connsiteX2" fmla="*/ 10000 w 10000"/>
                            <a:gd name="connsiteY2" fmla="*/ 10090 h 10090"/>
                            <a:gd name="connsiteX3" fmla="*/ 0 w 10000"/>
                            <a:gd name="connsiteY3" fmla="*/ 10090 h 10090"/>
                            <a:gd name="connsiteX4" fmla="*/ 263 w 10000"/>
                            <a:gd name="connsiteY4" fmla="*/ 376 h 10090"/>
                            <a:gd name="connsiteX0" fmla="*/ 23 w 9760"/>
                            <a:gd name="connsiteY0" fmla="*/ 376 h 10090"/>
                            <a:gd name="connsiteX1" fmla="*/ 9760 w 9760"/>
                            <a:gd name="connsiteY1" fmla="*/ 0 h 10090"/>
                            <a:gd name="connsiteX2" fmla="*/ 9760 w 9760"/>
                            <a:gd name="connsiteY2" fmla="*/ 10090 h 10090"/>
                            <a:gd name="connsiteX3" fmla="*/ 50 w 9760"/>
                            <a:gd name="connsiteY3" fmla="*/ 10090 h 10090"/>
                            <a:gd name="connsiteX4" fmla="*/ 23 w 9760"/>
                            <a:gd name="connsiteY4" fmla="*/ 376 h 10090"/>
                            <a:gd name="connsiteX0" fmla="*/ 24 w 10000"/>
                            <a:gd name="connsiteY0" fmla="*/ 178 h 9805"/>
                            <a:gd name="connsiteX1" fmla="*/ 10000 w 10000"/>
                            <a:gd name="connsiteY1" fmla="*/ 0 h 9805"/>
                            <a:gd name="connsiteX2" fmla="*/ 10000 w 10000"/>
                            <a:gd name="connsiteY2" fmla="*/ 9805 h 9805"/>
                            <a:gd name="connsiteX3" fmla="*/ 51 w 10000"/>
                            <a:gd name="connsiteY3" fmla="*/ 9805 h 9805"/>
                            <a:gd name="connsiteX4" fmla="*/ 24 w 10000"/>
                            <a:gd name="connsiteY4" fmla="*/ 178 h 9805"/>
                            <a:gd name="connsiteX0" fmla="*/ 21 w 10021"/>
                            <a:gd name="connsiteY0" fmla="*/ 898 h 10000"/>
                            <a:gd name="connsiteX1" fmla="*/ 10021 w 10021"/>
                            <a:gd name="connsiteY1" fmla="*/ 0 h 10000"/>
                            <a:gd name="connsiteX2" fmla="*/ 10021 w 10021"/>
                            <a:gd name="connsiteY2" fmla="*/ 10000 h 10000"/>
                            <a:gd name="connsiteX3" fmla="*/ 72 w 10021"/>
                            <a:gd name="connsiteY3" fmla="*/ 10000 h 10000"/>
                            <a:gd name="connsiteX4" fmla="*/ 21 w 10021"/>
                            <a:gd name="connsiteY4" fmla="*/ 898 h 10000"/>
                            <a:gd name="connsiteX0" fmla="*/ 20 w 10041"/>
                            <a:gd name="connsiteY0" fmla="*/ 453 h 10000"/>
                            <a:gd name="connsiteX1" fmla="*/ 10041 w 10041"/>
                            <a:gd name="connsiteY1" fmla="*/ 0 h 10000"/>
                            <a:gd name="connsiteX2" fmla="*/ 10041 w 10041"/>
                            <a:gd name="connsiteY2" fmla="*/ 10000 h 10000"/>
                            <a:gd name="connsiteX3" fmla="*/ 92 w 10041"/>
                            <a:gd name="connsiteY3" fmla="*/ 10000 h 10000"/>
                            <a:gd name="connsiteX4" fmla="*/ 20 w 10041"/>
                            <a:gd name="connsiteY4" fmla="*/ 453 h 10000"/>
                            <a:gd name="connsiteX0" fmla="*/ 20 w 10513"/>
                            <a:gd name="connsiteY0" fmla="*/ 414 h 9961"/>
                            <a:gd name="connsiteX1" fmla="*/ 10513 w 10513"/>
                            <a:gd name="connsiteY1" fmla="*/ 0 h 9961"/>
                            <a:gd name="connsiteX2" fmla="*/ 10041 w 10513"/>
                            <a:gd name="connsiteY2" fmla="*/ 9961 h 9961"/>
                            <a:gd name="connsiteX3" fmla="*/ 92 w 10513"/>
                            <a:gd name="connsiteY3" fmla="*/ 9961 h 9961"/>
                            <a:gd name="connsiteX4" fmla="*/ 20 w 10513"/>
                            <a:gd name="connsiteY4" fmla="*/ 414 h 9961"/>
                            <a:gd name="connsiteX0" fmla="*/ 18 w 10018"/>
                            <a:gd name="connsiteY0" fmla="*/ 0 h 10107"/>
                            <a:gd name="connsiteX1" fmla="*/ 10018 w 10018"/>
                            <a:gd name="connsiteY1" fmla="*/ 107 h 10107"/>
                            <a:gd name="connsiteX2" fmla="*/ 9569 w 10018"/>
                            <a:gd name="connsiteY2" fmla="*/ 10107 h 10107"/>
                            <a:gd name="connsiteX3" fmla="*/ 106 w 10018"/>
                            <a:gd name="connsiteY3" fmla="*/ 10107 h 10107"/>
                            <a:gd name="connsiteX4" fmla="*/ 18 w 10018"/>
                            <a:gd name="connsiteY4" fmla="*/ 0 h 10107"/>
                            <a:gd name="connsiteX0" fmla="*/ 22 w 9977"/>
                            <a:gd name="connsiteY0" fmla="*/ 0 h 10107"/>
                            <a:gd name="connsiteX1" fmla="*/ 9977 w 9977"/>
                            <a:gd name="connsiteY1" fmla="*/ 107 h 10107"/>
                            <a:gd name="connsiteX2" fmla="*/ 9528 w 9977"/>
                            <a:gd name="connsiteY2" fmla="*/ 10107 h 10107"/>
                            <a:gd name="connsiteX3" fmla="*/ 65 w 9977"/>
                            <a:gd name="connsiteY3" fmla="*/ 10107 h 10107"/>
                            <a:gd name="connsiteX4" fmla="*/ 22 w 9977"/>
                            <a:gd name="connsiteY4" fmla="*/ 0 h 10107"/>
                            <a:gd name="connsiteX0" fmla="*/ 19 w 10019"/>
                            <a:gd name="connsiteY0" fmla="*/ 0 h 9973"/>
                            <a:gd name="connsiteX1" fmla="*/ 10019 w 10019"/>
                            <a:gd name="connsiteY1" fmla="*/ 79 h 9973"/>
                            <a:gd name="connsiteX2" fmla="*/ 9569 w 10019"/>
                            <a:gd name="connsiteY2" fmla="*/ 9973 h 9973"/>
                            <a:gd name="connsiteX3" fmla="*/ 84 w 10019"/>
                            <a:gd name="connsiteY3" fmla="*/ 9973 h 9973"/>
                            <a:gd name="connsiteX4" fmla="*/ 19 w 10019"/>
                            <a:gd name="connsiteY4" fmla="*/ 0 h 9973"/>
                            <a:gd name="connsiteX0" fmla="*/ 18 w 10018"/>
                            <a:gd name="connsiteY0" fmla="*/ 0 h 10000"/>
                            <a:gd name="connsiteX1" fmla="*/ 10018 w 10018"/>
                            <a:gd name="connsiteY1" fmla="*/ 79 h 10000"/>
                            <a:gd name="connsiteX2" fmla="*/ 9569 w 10018"/>
                            <a:gd name="connsiteY2" fmla="*/ 10000 h 10000"/>
                            <a:gd name="connsiteX3" fmla="*/ 102 w 10018"/>
                            <a:gd name="connsiteY3" fmla="*/ 10000 h 10000"/>
                            <a:gd name="connsiteX4" fmla="*/ 18 w 10018"/>
                            <a:gd name="connsiteY4" fmla="*/ 0 h 10000"/>
                            <a:gd name="connsiteX0" fmla="*/ 18 w 10018"/>
                            <a:gd name="connsiteY0" fmla="*/ 0 h 10000"/>
                            <a:gd name="connsiteX1" fmla="*/ 10018 w 10018"/>
                            <a:gd name="connsiteY1" fmla="*/ 162 h 10000"/>
                            <a:gd name="connsiteX2" fmla="*/ 9569 w 10018"/>
                            <a:gd name="connsiteY2" fmla="*/ 10000 h 10000"/>
                            <a:gd name="connsiteX3" fmla="*/ 102 w 10018"/>
                            <a:gd name="connsiteY3" fmla="*/ 10000 h 10000"/>
                            <a:gd name="connsiteX4" fmla="*/ 18 w 10018"/>
                            <a:gd name="connsiteY4" fmla="*/ 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18" h="10000">
                              <a:moveTo>
                                <a:pt x="18" y="0"/>
                              </a:moveTo>
                              <a:lnTo>
                                <a:pt x="10018" y="162"/>
                              </a:lnTo>
                              <a:cubicBezTo>
                                <a:pt x="9869" y="3469"/>
                                <a:pt x="9718" y="6693"/>
                                <a:pt x="9569" y="10000"/>
                              </a:cubicBezTo>
                              <a:lnTo>
                                <a:pt x="102" y="10000"/>
                              </a:lnTo>
                              <a:cubicBezTo>
                                <a:pt x="187" y="6740"/>
                                <a:pt x="-69" y="3258"/>
                                <a:pt x="18" y="0"/>
                              </a:cubicBezTo>
                              <a:close/>
                            </a:path>
                          </a:pathLst>
                        </a:custGeom>
                        <a:solidFill>
                          <a:srgbClr val="F9983D">
                            <a:alpha val="49804"/>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09172" id="Manual Input 165" o:spid="_x0000_s1026" style="position:absolute;margin-left:176.95pt;margin-top:473.4pt;width:14.15pt;height:337.15pt;rotation:-90;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18,1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" path="m18,l10018,162v-149,3307,-300,6531,-449,9838l102,10000c187,6740,-69,3258,18,xe" fillcolor="#f9983d" stroked="f">
                <v:fill opacity="32639f"/>
                <v:path arrowok="t" o:connecttype="custom" o:connectlocs="323,0;179711,69365;171656,4281805;1830,4281805;323,0" o:connectangles="0,0,0,0,0"/>
              </v:shape>
            </w:pict>
          </mc:Fallback>
        </mc:AlternateContent>
      </w:r>
      <w:r w:rsidR="00805B6C">
        <w:rPr>
          <w:rFonts w:ascii="Open Sans" w:eastAsia="DejaVu Sans Condensed" w:hAnsi="Open Sans" w:cs="DejaVu Sans Condensed"/>
          <w:noProof/>
          <w:sz w:val="16"/>
          <w:szCs w:val="16"/>
        </w:rPr>
        <w:drawing>
          <wp:anchor distT="0" distB="0" distL="114300" distR="114300" simplePos="0" relativeHeight="251759616" behindDoc="0" locked="0" layoutInCell="1" allowOverlap="1" wp14:anchorId="31636C61" wp14:editId="7418C943">
            <wp:simplePos x="0" y="0"/>
            <wp:positionH relativeFrom="column">
              <wp:posOffset>193040</wp:posOffset>
            </wp:positionH>
            <wp:positionV relativeFrom="paragraph">
              <wp:posOffset>3721100</wp:posOffset>
            </wp:positionV>
            <wp:extent cx="6194168" cy="434784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0">
                      <a:extLst>
                        <a:ext uri="{28A0092B-C50C-407E-A947-70E740481C1C}">
                          <a14:useLocalDpi xmlns:a14="http://schemas.microsoft.com/office/drawing/2010/main" val="0"/>
                        </a:ext>
                      </a:extLst>
                    </a:blip>
                    <a:stretch>
                      <a:fillRect/>
                    </a:stretch>
                  </pic:blipFill>
                  <pic:spPr bwMode="auto">
                    <a:xfrm>
                      <a:off x="0" y="0"/>
                      <a:ext cx="6194168" cy="4347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579E" w:rsidRPr="001E7519">
        <w:rPr>
          <w:rFonts w:ascii="Open Sans" w:eastAsia="DejaVu Sans Condensed" w:hAnsi="Open Sans" w:cs="DejaVu Sans Condensed"/>
          <w:noProof/>
          <w:sz w:val="21"/>
          <w:szCs w:val="20"/>
        </w:rPr>
        <mc:AlternateContent>
          <mc:Choice Requires="wpg">
            <w:drawing>
              <wp:anchor distT="0" distB="0" distL="114300" distR="114300" simplePos="0" relativeHeight="251705344" behindDoc="0" locked="0" layoutInCell="1" allowOverlap="1" wp14:anchorId="01175341" wp14:editId="72154580">
                <wp:simplePos x="0" y="0"/>
                <wp:positionH relativeFrom="column">
                  <wp:posOffset>194945</wp:posOffset>
                </wp:positionH>
                <wp:positionV relativeFrom="paragraph">
                  <wp:posOffset>219075</wp:posOffset>
                </wp:positionV>
                <wp:extent cx="7176135" cy="10228580"/>
                <wp:effectExtent l="0" t="0" r="0" b="0"/>
                <wp:wrapTopAndBottom/>
                <wp:docPr id="7" name="Group 239"/>
                <wp:cNvGraphicFramePr/>
                <a:graphic xmlns:a="http://schemas.openxmlformats.org/drawingml/2006/main">
                  <a:graphicData uri="http://schemas.microsoft.com/office/word/2010/wordprocessingGroup">
                    <wpg:wgp>
                      <wpg:cNvGrpSpPr/>
                      <wpg:grpSpPr bwMode="auto">
                        <a:xfrm>
                          <a:off x="0" y="0"/>
                          <a:ext cx="7176135" cy="10228580"/>
                          <a:chOff x="-255" y="-57789"/>
                          <a:chExt cx="6016787" cy="10230462"/>
                        </a:xfrm>
                      </wpg:grpSpPr>
                      <wps:wsp>
                        <wps:cNvPr id="9" name="Forma Livre: Forma 2"/>
                        <wps:cNvSpPr/>
                        <wps:spPr bwMode="auto">
                          <a:xfrm>
                            <a:off x="-255" y="-57789"/>
                            <a:ext cx="6016787" cy="10230462"/>
                          </a:xfrm>
                          <a:custGeom>
                            <a:avLst/>
                            <a:gdLst>
                              <a:gd name="connsiteX0" fmla="*/ 9999 w 9999"/>
                              <a:gd name="connsiteY0" fmla="*/ 0 h 10011"/>
                              <a:gd name="connsiteX1" fmla="*/ 0 w 9999"/>
                              <a:gd name="connsiteY1" fmla="*/ 0 h 10011"/>
                              <a:gd name="connsiteX2" fmla="*/ 0 w 9999"/>
                              <a:gd name="connsiteY2" fmla="*/ 10000 h 10011"/>
                              <a:gd name="connsiteX3" fmla="*/ 5014 w 9999"/>
                              <a:gd name="connsiteY3" fmla="*/ 10011 h 10011"/>
                              <a:gd name="connsiteX4" fmla="*/ 9999 w 9999"/>
                              <a:gd name="connsiteY4" fmla="*/ 0 h 10011"/>
                              <a:gd name="connsiteX0" fmla="*/ 10000 w 10000"/>
                              <a:gd name="connsiteY0" fmla="*/ 0 h 10000"/>
                              <a:gd name="connsiteX1" fmla="*/ 0 w 10000"/>
                              <a:gd name="connsiteY1" fmla="*/ 0 h 10000"/>
                              <a:gd name="connsiteX2" fmla="*/ 0 w 10000"/>
                              <a:gd name="connsiteY2" fmla="*/ 9989 h 10000"/>
                              <a:gd name="connsiteX3" fmla="*/ 5007 w 10000"/>
                              <a:gd name="connsiteY3" fmla="*/ 10000 h 10000"/>
                              <a:gd name="connsiteX4" fmla="*/ 10000 w 10000"/>
                              <a:gd name="connsiteY4" fmla="*/ 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0" h="10000" extrusionOk="0">
                                <a:moveTo>
                                  <a:pt x="10000" y="0"/>
                                </a:moveTo>
                                <a:lnTo>
                                  <a:pt x="0" y="0"/>
                                </a:lnTo>
                                <a:lnTo>
                                  <a:pt x="0" y="9989"/>
                                </a:lnTo>
                                <a:lnTo>
                                  <a:pt x="5007" y="10000"/>
                                </a:lnTo>
                                <a:lnTo>
                                  <a:pt x="10000" y="0"/>
                                </a:lnTo>
                                <a:close/>
                              </a:path>
                            </a:pathLst>
                          </a:custGeom>
                          <a:solidFill>
                            <a:srgbClr val="2C969C"/>
                          </a:solidFill>
                          <a:ln>
                            <a:noFill/>
                            <a:round/>
                          </a:ln>
                        </wps:spPr>
                        <wps:txbx>
                          <w:txbxContent>
                            <w:p w14:paraId="1777FF1F" w14:textId="77777777" w:rsidR="00ED6AFF" w:rsidRDefault="00ED6AFF" w:rsidP="0077427E">
                              <w:pPr>
                                <w:jc w:val="center"/>
                              </w:pPr>
                            </w:p>
                            <w:p w14:paraId="718304E0" w14:textId="77777777" w:rsidR="00ED6AFF" w:rsidRDefault="00ED6AFF" w:rsidP="0077427E"/>
                            <w:p w14:paraId="4A5F038E" w14:textId="77777777" w:rsidR="00ED6AFF" w:rsidRDefault="00ED6AFF" w:rsidP="0077427E"/>
                            <w:p w14:paraId="3A1833EE" w14:textId="77777777" w:rsidR="00ED6AFF" w:rsidRDefault="00ED6AFF" w:rsidP="0077427E">
                              <w:pPr>
                                <w:tabs>
                                  <w:tab w:val="left" w:pos="1528"/>
                                </w:tabs>
                              </w:pPr>
                            </w:p>
                            <w:p w14:paraId="4D8D0707" w14:textId="77777777" w:rsidR="00ED6AFF" w:rsidRDefault="00ED6AFF" w:rsidP="0077427E"/>
                            <w:p w14:paraId="36538204" w14:textId="77777777" w:rsidR="00ED6AFF" w:rsidRDefault="00ED6AFF" w:rsidP="0077427E"/>
                            <w:p w14:paraId="3CAFB190" w14:textId="77777777" w:rsidR="00ED6AFF" w:rsidRDefault="00ED6AFF" w:rsidP="0077427E"/>
                            <w:p w14:paraId="3B3BC08C" w14:textId="77777777" w:rsidR="00ED6AFF" w:rsidRDefault="00ED6AFF" w:rsidP="0077427E"/>
                            <w:p w14:paraId="7E568F86" w14:textId="77777777" w:rsidR="00ED6AFF" w:rsidRDefault="00ED6AFF" w:rsidP="0077427E"/>
                            <w:p w14:paraId="59CD119F" w14:textId="77777777" w:rsidR="00ED6AFF" w:rsidRDefault="00ED6AFF" w:rsidP="0077427E"/>
                            <w:p w14:paraId="2B29EA0A" w14:textId="77777777" w:rsidR="00ED6AFF" w:rsidRDefault="00ED6AFF" w:rsidP="0077427E"/>
                            <w:p w14:paraId="02043CFB" w14:textId="77777777" w:rsidR="00ED6AFF" w:rsidRDefault="00ED6AFF" w:rsidP="0077427E"/>
                            <w:p w14:paraId="77A41743" w14:textId="77777777" w:rsidR="00ED6AFF" w:rsidRDefault="00ED6AFF" w:rsidP="0077427E"/>
                            <w:p w14:paraId="6D1D5A61" w14:textId="77777777" w:rsidR="00ED6AFF" w:rsidRDefault="00ED6AFF" w:rsidP="0077427E"/>
                            <w:p w14:paraId="1A212185" w14:textId="77777777" w:rsidR="00ED6AFF" w:rsidRDefault="00ED6AFF" w:rsidP="0077427E"/>
                            <w:p w14:paraId="040F9C8C" w14:textId="77777777" w:rsidR="00ED6AFF" w:rsidRDefault="00ED6AFF" w:rsidP="0077427E"/>
                            <w:p w14:paraId="65F5674C" w14:textId="77777777" w:rsidR="00ED6AFF" w:rsidRDefault="00ED6AFF" w:rsidP="0077427E"/>
                            <w:p w14:paraId="1288B08B" w14:textId="77777777" w:rsidR="00ED6AFF" w:rsidRDefault="00ED6AFF" w:rsidP="0077427E"/>
                            <w:p w14:paraId="20E9877C" w14:textId="77777777" w:rsidR="00ED6AFF" w:rsidRDefault="00ED6AFF" w:rsidP="0077427E"/>
                            <w:p w14:paraId="39FF625C" w14:textId="77777777" w:rsidR="00ED6AFF" w:rsidRDefault="00ED6AFF" w:rsidP="0077427E"/>
                            <w:p w14:paraId="156D33BF" w14:textId="77777777" w:rsidR="00ED6AFF" w:rsidRDefault="00ED6AFF" w:rsidP="0077427E"/>
                            <w:p w14:paraId="1966F570" w14:textId="77777777" w:rsidR="00ED6AFF" w:rsidRDefault="00ED6AFF" w:rsidP="0077427E"/>
                            <w:p w14:paraId="1DE2955E" w14:textId="77777777" w:rsidR="00ED6AFF" w:rsidRDefault="00ED6AFF" w:rsidP="0077427E"/>
                            <w:p w14:paraId="1888FC29" w14:textId="77777777" w:rsidR="00ED6AFF" w:rsidRDefault="00ED6AFF" w:rsidP="0077427E"/>
                            <w:p w14:paraId="5A3E6F89" w14:textId="77777777" w:rsidR="00ED6AFF" w:rsidRDefault="00ED6AFF" w:rsidP="0077427E"/>
                            <w:p w14:paraId="2849AEEA" w14:textId="77777777" w:rsidR="00ED6AFF" w:rsidRDefault="00ED6AFF" w:rsidP="0077427E"/>
                            <w:p w14:paraId="2DC8202D" w14:textId="77777777" w:rsidR="00ED6AFF" w:rsidRDefault="00ED6AFF" w:rsidP="0077427E"/>
                            <w:p w14:paraId="718717AA" w14:textId="77777777" w:rsidR="00ED6AFF" w:rsidRDefault="00ED6AFF" w:rsidP="0077427E"/>
                            <w:p w14:paraId="66A3D33C" w14:textId="77777777" w:rsidR="00ED6AFF" w:rsidRDefault="00ED6AFF" w:rsidP="0077427E"/>
                            <w:p w14:paraId="35EB9604" w14:textId="77777777" w:rsidR="00ED6AFF" w:rsidRDefault="00ED6AFF" w:rsidP="0077427E"/>
                            <w:p w14:paraId="29E6DC8A" w14:textId="77777777" w:rsidR="00ED6AFF" w:rsidRDefault="00ED6AFF" w:rsidP="0077427E"/>
                            <w:p w14:paraId="18A75FBE" w14:textId="77777777" w:rsidR="00ED6AFF" w:rsidRDefault="00ED6AFF" w:rsidP="0077427E"/>
                            <w:p w14:paraId="6810CC0B" w14:textId="77777777" w:rsidR="00ED6AFF" w:rsidRPr="0022738E" w:rsidRDefault="00ED6AFF" w:rsidP="0077427E">
                              <w:pPr>
                                <w:tabs>
                                  <w:tab w:val="left" w:pos="3118"/>
                                </w:tabs>
                                <w:rPr>
                                  <w:highlight w:val="none"/>
                                </w:rPr>
                              </w:pPr>
                              <w:r w:rsidRPr="0022738E">
                                <w:rPr>
                                  <w:color w:val="FFFFFF" w:themeColor="background1"/>
                                  <w:highlight w:val="none"/>
                                </w:rPr>
                                <w:tab/>
                              </w:r>
                            </w:p>
                            <w:p w14:paraId="6770C1E6" w14:textId="77777777" w:rsidR="00ED6AFF" w:rsidRPr="0022738E" w:rsidRDefault="00ED6AFF" w:rsidP="0077427E">
                              <w:pPr>
                                <w:tabs>
                                  <w:tab w:val="left" w:pos="2188"/>
                                  <w:tab w:val="left" w:pos="3073"/>
                                </w:tabs>
                                <w:rPr>
                                  <w:highlight w:val="none"/>
                                </w:rPr>
                              </w:pPr>
                              <w:r w:rsidRPr="0022738E">
                                <w:rPr>
                                  <w:highlight w:val="none"/>
                                </w:rPr>
                                <w:tab/>
                              </w:r>
                              <w:r w:rsidRPr="0022738E">
                                <w:rPr>
                                  <w:highlight w:val="none"/>
                                </w:rPr>
                                <w:tab/>
                              </w:r>
                            </w:p>
                            <w:p w14:paraId="6BCB70B7" w14:textId="77777777" w:rsidR="00ED6AFF" w:rsidRDefault="00ED6AFF" w:rsidP="0077427E"/>
                            <w:p w14:paraId="76B0065A" w14:textId="77777777" w:rsidR="00ED6AFF" w:rsidRDefault="00ED6AFF" w:rsidP="0077427E"/>
                            <w:p w14:paraId="59F09DDC" w14:textId="77777777" w:rsidR="00ED6AFF" w:rsidRDefault="00ED6AFF" w:rsidP="0077427E"/>
                            <w:p w14:paraId="7EE4E1CD" w14:textId="77777777" w:rsidR="00ED6AFF" w:rsidRDefault="00ED6AFF" w:rsidP="0077427E"/>
                            <w:p w14:paraId="2DB7705B" w14:textId="77777777" w:rsidR="00ED6AFF" w:rsidRDefault="00ED6AFF" w:rsidP="0077427E"/>
                            <w:p w14:paraId="715E28B3" w14:textId="77777777" w:rsidR="00ED6AFF" w:rsidRDefault="00ED6AFF" w:rsidP="0077427E">
                              <w:pPr>
                                <w:ind w:firstLine="709"/>
                              </w:pPr>
                            </w:p>
                            <w:p w14:paraId="444C4C78" w14:textId="77777777" w:rsidR="00ED6AFF" w:rsidRDefault="00ED6AFF" w:rsidP="0077427E">
                              <w:pPr>
                                <w:ind w:firstLine="709"/>
                              </w:pPr>
                            </w:p>
                            <w:p w14:paraId="3E1E71BC" w14:textId="77777777" w:rsidR="00ED6AFF" w:rsidRDefault="00ED6AFF"/>
                            <w:p w14:paraId="30FE007B" w14:textId="77777777" w:rsidR="00ED6AFF" w:rsidRDefault="00ED6AFF" w:rsidP="002B7BA0"/>
                            <w:p w14:paraId="1B653797" w14:textId="77777777" w:rsidR="00ED6AFF" w:rsidRDefault="00ED6AFF" w:rsidP="002B7BA0"/>
                            <w:p w14:paraId="15126B95" w14:textId="77777777" w:rsidR="00ED6AFF" w:rsidRDefault="00ED6AFF" w:rsidP="002B7BA0"/>
                            <w:p w14:paraId="7EB5F0CB" w14:textId="77777777" w:rsidR="00ED6AFF" w:rsidRDefault="00ED6AFF" w:rsidP="002B7BA0"/>
                            <w:p w14:paraId="24E38865" w14:textId="77777777" w:rsidR="00ED6AFF" w:rsidRDefault="00ED6AFF" w:rsidP="002B7BA0"/>
                            <w:p w14:paraId="47F44CDA" w14:textId="77777777" w:rsidR="00ED6AFF" w:rsidRDefault="00ED6AFF" w:rsidP="002B7BA0"/>
                            <w:p w14:paraId="02352FF3" w14:textId="77777777" w:rsidR="00ED6AFF" w:rsidRDefault="00ED6AFF" w:rsidP="002B7BA0"/>
                            <w:p w14:paraId="4D7D2E34" w14:textId="77777777" w:rsidR="00ED6AFF" w:rsidRDefault="00ED6AFF" w:rsidP="002B7BA0"/>
                            <w:p w14:paraId="5662722F" w14:textId="77777777" w:rsidR="00ED6AFF" w:rsidRDefault="00ED6AFF" w:rsidP="002B7BA0"/>
                            <w:p w14:paraId="19C35822" w14:textId="77777777" w:rsidR="00ED6AFF" w:rsidRDefault="00ED6AFF" w:rsidP="002B7BA0"/>
                            <w:p w14:paraId="7618C8C5" w14:textId="77777777" w:rsidR="00ED6AFF" w:rsidRDefault="00ED6AFF" w:rsidP="002B7BA0"/>
                            <w:p w14:paraId="2FDB2527" w14:textId="77777777" w:rsidR="00ED6AFF" w:rsidRDefault="00ED6AFF" w:rsidP="002B7BA0"/>
                            <w:p w14:paraId="052D1F1D" w14:textId="77777777" w:rsidR="00ED6AFF" w:rsidRDefault="00ED6AFF" w:rsidP="002B7BA0"/>
                            <w:p w14:paraId="2F0F5C20" w14:textId="77777777" w:rsidR="00ED6AFF" w:rsidRDefault="00ED6AFF" w:rsidP="002B7BA0"/>
                            <w:p w14:paraId="7B4E0120" w14:textId="77777777" w:rsidR="00ED6AFF" w:rsidRDefault="00ED6AFF" w:rsidP="002B7BA0"/>
                            <w:p w14:paraId="7A8E3018" w14:textId="77777777" w:rsidR="00ED6AFF" w:rsidRDefault="00ED6AFF" w:rsidP="002B7BA0"/>
                            <w:p w14:paraId="3BD7F225" w14:textId="77777777" w:rsidR="00ED6AFF" w:rsidRDefault="00ED6AFF" w:rsidP="002B7BA0"/>
                            <w:p w14:paraId="66713ECB" w14:textId="77777777" w:rsidR="00ED6AFF" w:rsidRDefault="00ED6AFF" w:rsidP="002B7BA0"/>
                            <w:p w14:paraId="2182EB48" w14:textId="77777777" w:rsidR="00ED6AFF" w:rsidRDefault="00ED6AFF" w:rsidP="002B7BA0"/>
                            <w:p w14:paraId="3688F476" w14:textId="77777777" w:rsidR="00ED6AFF" w:rsidRDefault="00ED6AFF" w:rsidP="002B7BA0"/>
                            <w:p w14:paraId="3F171B66" w14:textId="77777777" w:rsidR="00ED6AFF" w:rsidRDefault="00ED6AFF" w:rsidP="002B7BA0"/>
                            <w:p w14:paraId="7482EB4C" w14:textId="77777777" w:rsidR="00ED6AFF" w:rsidRDefault="00ED6AFF" w:rsidP="002B7BA0"/>
                            <w:p w14:paraId="5D89BB3E" w14:textId="77777777" w:rsidR="00ED6AFF" w:rsidRDefault="00ED6AFF" w:rsidP="002B7BA0"/>
                            <w:p w14:paraId="07E12473" w14:textId="77777777" w:rsidR="00ED6AFF" w:rsidRDefault="00ED6AFF" w:rsidP="002B7BA0"/>
                            <w:p w14:paraId="63400AF8" w14:textId="77777777" w:rsidR="00ED6AFF" w:rsidRDefault="00ED6AFF" w:rsidP="002B7BA0"/>
                            <w:p w14:paraId="2AF1B8F7" w14:textId="77777777" w:rsidR="00ED6AFF" w:rsidRDefault="00ED6AFF" w:rsidP="002B7BA0"/>
                            <w:p w14:paraId="1651B2A6" w14:textId="77777777" w:rsidR="00ED6AFF" w:rsidRDefault="00ED6AFF" w:rsidP="002B7BA0"/>
                            <w:p w14:paraId="573F58C1" w14:textId="77777777" w:rsidR="00ED6AFF" w:rsidRDefault="00ED6AFF" w:rsidP="002B7BA0"/>
                            <w:p w14:paraId="343CC4C6" w14:textId="77777777" w:rsidR="00ED6AFF" w:rsidRDefault="00ED6AFF" w:rsidP="002B7BA0"/>
                            <w:p w14:paraId="1A559F8C" w14:textId="77777777" w:rsidR="00ED6AFF" w:rsidRDefault="00ED6AFF" w:rsidP="002B7BA0"/>
                            <w:p w14:paraId="61D67980" w14:textId="77777777" w:rsidR="00ED6AFF" w:rsidRDefault="00ED6AFF" w:rsidP="002B7BA0"/>
                            <w:p w14:paraId="7C0013D0" w14:textId="77777777" w:rsidR="00ED6AFF" w:rsidRDefault="00ED6AFF" w:rsidP="002B7BA0"/>
                            <w:p w14:paraId="2A051D7B" w14:textId="77777777" w:rsidR="00ED6AFF" w:rsidRPr="0022738E" w:rsidRDefault="00ED6AFF" w:rsidP="002B7BA0">
                              <w:pPr>
                                <w:rPr>
                                  <w:highlight w:val="none"/>
                                </w:rPr>
                              </w:pPr>
                              <w:r w:rsidRPr="0022738E">
                                <w:rPr>
                                  <w:highlight w:val="none"/>
                                </w:rPr>
                                <w:tab/>
                              </w:r>
                            </w:p>
                            <w:p w14:paraId="2148C889" w14:textId="77777777" w:rsidR="00ED6AFF" w:rsidRPr="0022738E" w:rsidRDefault="00ED6AFF" w:rsidP="002B7BA0">
                              <w:pPr>
                                <w:rPr>
                                  <w:highlight w:val="none"/>
                                </w:rPr>
                              </w:pPr>
                              <w:r w:rsidRPr="0022738E">
                                <w:rPr>
                                  <w:highlight w:val="none"/>
                                </w:rPr>
                                <w:tab/>
                              </w:r>
                              <w:r w:rsidRPr="0022738E">
                                <w:rPr>
                                  <w:highlight w:val="none"/>
                                </w:rPr>
                                <w:tab/>
                              </w:r>
                            </w:p>
                            <w:p w14:paraId="0041E2E0" w14:textId="77777777" w:rsidR="00ED6AFF" w:rsidRDefault="00ED6AFF" w:rsidP="002B7BA0"/>
                            <w:p w14:paraId="7AA95A34" w14:textId="77777777" w:rsidR="00ED6AFF" w:rsidRDefault="00ED6AFF" w:rsidP="002B7BA0"/>
                            <w:p w14:paraId="4DF66AE3" w14:textId="77777777" w:rsidR="00ED6AFF" w:rsidRDefault="00ED6AFF" w:rsidP="002B7BA0"/>
                            <w:p w14:paraId="016F6135" w14:textId="77777777" w:rsidR="00ED6AFF" w:rsidRDefault="00ED6AFF" w:rsidP="002B7BA0"/>
                            <w:p w14:paraId="28F0E075" w14:textId="77777777" w:rsidR="00ED6AFF" w:rsidRDefault="00ED6AFF" w:rsidP="002B7BA0"/>
                            <w:p w14:paraId="3BDFB6CE" w14:textId="77777777" w:rsidR="00ED6AFF" w:rsidRDefault="00ED6AFF" w:rsidP="002B7BA0"/>
                            <w:p w14:paraId="1074DB10" w14:textId="77777777" w:rsidR="00ED6AFF" w:rsidRDefault="00ED6AFF" w:rsidP="002B7BA0"/>
                            <w:p w14:paraId="6E04A4EA" w14:textId="77777777" w:rsidR="00ED6AFF" w:rsidRDefault="00ED6AFF"/>
                            <w:p w14:paraId="1C0CF820" w14:textId="71698F45" w:rsidR="00ED6AFF" w:rsidRDefault="00ED6AFF" w:rsidP="00BB7F4B"/>
                            <w:p w14:paraId="3897AB1B" w14:textId="77777777" w:rsidR="00ED6AFF" w:rsidRDefault="00ED6AFF" w:rsidP="00BB7F4B"/>
                            <w:p w14:paraId="2D8C0F97" w14:textId="77777777" w:rsidR="00ED6AFF" w:rsidRDefault="00ED6AFF" w:rsidP="00BB7F4B"/>
                            <w:p w14:paraId="713ED318" w14:textId="77777777" w:rsidR="00ED6AFF" w:rsidRDefault="00ED6AFF" w:rsidP="00BB7F4B"/>
                            <w:p w14:paraId="12352540" w14:textId="77777777" w:rsidR="00ED6AFF" w:rsidRDefault="00ED6AFF" w:rsidP="00BB7F4B"/>
                            <w:p w14:paraId="1BE2C086" w14:textId="77777777" w:rsidR="00ED6AFF" w:rsidRDefault="00ED6AFF" w:rsidP="00BB7F4B"/>
                            <w:p w14:paraId="650097F7" w14:textId="77777777" w:rsidR="00ED6AFF" w:rsidRDefault="00ED6AFF" w:rsidP="00BB7F4B"/>
                            <w:p w14:paraId="62D2BCEA" w14:textId="77777777" w:rsidR="00ED6AFF" w:rsidRDefault="00ED6AFF" w:rsidP="00BB7F4B"/>
                            <w:p w14:paraId="49A64336" w14:textId="77777777" w:rsidR="00ED6AFF" w:rsidRDefault="00ED6AFF" w:rsidP="00BB7F4B"/>
                            <w:p w14:paraId="0A6D3F2B" w14:textId="77777777" w:rsidR="00ED6AFF" w:rsidRDefault="00ED6AFF" w:rsidP="00BB7F4B"/>
                            <w:p w14:paraId="1C1D1237" w14:textId="77777777" w:rsidR="00ED6AFF" w:rsidRDefault="00ED6AFF" w:rsidP="00BB7F4B"/>
                            <w:p w14:paraId="2250874C" w14:textId="77777777" w:rsidR="00ED6AFF" w:rsidRDefault="00ED6AFF" w:rsidP="00BB7F4B"/>
                            <w:p w14:paraId="066334BF" w14:textId="77777777" w:rsidR="00ED6AFF" w:rsidRDefault="00ED6AFF" w:rsidP="00BB7F4B"/>
                            <w:p w14:paraId="26EB3777" w14:textId="77777777" w:rsidR="00ED6AFF" w:rsidRDefault="00ED6AFF" w:rsidP="00BB7F4B"/>
                            <w:p w14:paraId="28BB8CED" w14:textId="77777777" w:rsidR="00ED6AFF" w:rsidRDefault="00ED6AFF" w:rsidP="00BB7F4B"/>
                            <w:p w14:paraId="3E1A1885" w14:textId="77777777" w:rsidR="00ED6AFF" w:rsidRDefault="00ED6AFF" w:rsidP="00BB7F4B"/>
                            <w:p w14:paraId="0A2B778B" w14:textId="77777777" w:rsidR="00ED6AFF" w:rsidRDefault="00ED6AFF" w:rsidP="00BB7F4B"/>
                            <w:p w14:paraId="4095BF13" w14:textId="77777777" w:rsidR="00ED6AFF" w:rsidRDefault="00ED6AFF" w:rsidP="00BB7F4B"/>
                            <w:p w14:paraId="4BD022DA" w14:textId="77777777" w:rsidR="00ED6AFF" w:rsidRDefault="00ED6AFF" w:rsidP="00BB7F4B"/>
                            <w:p w14:paraId="0AD5F511" w14:textId="77777777" w:rsidR="00ED6AFF" w:rsidRDefault="00ED6AFF" w:rsidP="00BB7F4B"/>
                            <w:p w14:paraId="4D2747EB" w14:textId="77777777" w:rsidR="00ED6AFF" w:rsidRDefault="00ED6AFF" w:rsidP="00BB7F4B"/>
                            <w:p w14:paraId="76FEEBCB" w14:textId="77777777" w:rsidR="00ED6AFF" w:rsidRDefault="00ED6AFF" w:rsidP="00BB7F4B"/>
                            <w:p w14:paraId="2CA8BA64" w14:textId="77777777" w:rsidR="00ED6AFF" w:rsidRDefault="00ED6AFF" w:rsidP="00BB7F4B"/>
                            <w:p w14:paraId="60035AAE" w14:textId="77777777" w:rsidR="00ED6AFF" w:rsidRDefault="00ED6AFF" w:rsidP="00BB7F4B"/>
                            <w:p w14:paraId="7BBAA291" w14:textId="77777777" w:rsidR="00ED6AFF" w:rsidRDefault="00ED6AFF" w:rsidP="00BB7F4B"/>
                            <w:p w14:paraId="41FBA151" w14:textId="77777777" w:rsidR="00ED6AFF" w:rsidRDefault="00ED6AFF" w:rsidP="00BB7F4B"/>
                            <w:p w14:paraId="6D687804" w14:textId="77777777" w:rsidR="00ED6AFF" w:rsidRDefault="00ED6AFF" w:rsidP="00BB7F4B"/>
                            <w:p w14:paraId="5BD11841" w14:textId="77777777" w:rsidR="00ED6AFF" w:rsidRDefault="00ED6AFF" w:rsidP="00BB7F4B"/>
                            <w:p w14:paraId="7F9C578A" w14:textId="77777777" w:rsidR="00ED6AFF" w:rsidRDefault="00ED6AFF" w:rsidP="00BB7F4B"/>
                            <w:p w14:paraId="2BD758D9" w14:textId="77777777" w:rsidR="00ED6AFF" w:rsidRDefault="00ED6AFF" w:rsidP="00BB7F4B"/>
                            <w:p w14:paraId="7F783F4A" w14:textId="77777777" w:rsidR="00ED6AFF" w:rsidRDefault="00ED6AFF" w:rsidP="00BB7F4B"/>
                            <w:p w14:paraId="4320FE82" w14:textId="77777777" w:rsidR="00ED6AFF" w:rsidRDefault="00ED6AFF" w:rsidP="00BB7F4B"/>
                            <w:p w14:paraId="63D0882F" w14:textId="77777777" w:rsidR="00ED6AFF" w:rsidRPr="0022738E" w:rsidRDefault="00ED6AFF" w:rsidP="00BB7F4B">
                              <w:pPr>
                                <w:rPr>
                                  <w:highlight w:val="none"/>
                                </w:rPr>
                              </w:pPr>
                              <w:r w:rsidRPr="0022738E">
                                <w:rPr>
                                  <w:highlight w:val="none"/>
                                </w:rPr>
                                <w:tab/>
                              </w:r>
                            </w:p>
                            <w:p w14:paraId="52054D70" w14:textId="77777777" w:rsidR="00ED6AFF" w:rsidRPr="0022738E" w:rsidRDefault="00ED6AFF" w:rsidP="00BB7F4B">
                              <w:pPr>
                                <w:rPr>
                                  <w:highlight w:val="none"/>
                                </w:rPr>
                              </w:pPr>
                              <w:r w:rsidRPr="0022738E">
                                <w:rPr>
                                  <w:highlight w:val="none"/>
                                </w:rPr>
                                <w:tab/>
                              </w:r>
                              <w:r w:rsidRPr="0022738E">
                                <w:rPr>
                                  <w:highlight w:val="none"/>
                                </w:rPr>
                                <w:tab/>
                              </w:r>
                            </w:p>
                            <w:p w14:paraId="30789DC7" w14:textId="77777777" w:rsidR="00ED6AFF" w:rsidRDefault="00ED6AFF" w:rsidP="00BB7F4B"/>
                            <w:p w14:paraId="1E4997D6" w14:textId="77777777" w:rsidR="00ED6AFF" w:rsidRDefault="00ED6AFF" w:rsidP="00BB7F4B"/>
                            <w:p w14:paraId="0852BD98" w14:textId="77777777" w:rsidR="00ED6AFF" w:rsidRDefault="00ED6AFF" w:rsidP="00BB7F4B"/>
                            <w:p w14:paraId="69402351" w14:textId="77777777" w:rsidR="00ED6AFF" w:rsidRDefault="00ED6AFF" w:rsidP="00BB7F4B"/>
                            <w:p w14:paraId="5C97D5FB" w14:textId="77777777" w:rsidR="00ED6AFF" w:rsidRDefault="00ED6AFF" w:rsidP="00BB7F4B"/>
                            <w:p w14:paraId="47F8EC2E" w14:textId="77777777" w:rsidR="00ED6AFF" w:rsidRDefault="00ED6AFF" w:rsidP="00BB7F4B"/>
                            <w:p w14:paraId="33896D10" w14:textId="77777777" w:rsidR="00ED6AFF" w:rsidRDefault="00ED6AFF" w:rsidP="00BB7F4B"/>
                            <w:p w14:paraId="3A29DC2D" w14:textId="77777777" w:rsidR="00ED6AFF" w:rsidRDefault="00ED6AFF" w:rsidP="00BB7F4B"/>
                            <w:p w14:paraId="37C54991" w14:textId="71698F45" w:rsidR="00ED6AFF" w:rsidRDefault="00ED6AFF" w:rsidP="00BB7F4B"/>
                            <w:p w14:paraId="26A4231C" w14:textId="77777777" w:rsidR="00ED6AFF" w:rsidRDefault="00ED6AFF" w:rsidP="00BB7F4B"/>
                            <w:p w14:paraId="01E39E13" w14:textId="77777777" w:rsidR="00ED6AFF" w:rsidRDefault="00ED6AFF" w:rsidP="00BB7F4B"/>
                            <w:p w14:paraId="1433FB86" w14:textId="77777777" w:rsidR="00ED6AFF" w:rsidRDefault="00ED6AFF" w:rsidP="00BB7F4B"/>
                            <w:p w14:paraId="2944F523" w14:textId="77777777" w:rsidR="00ED6AFF" w:rsidRDefault="00ED6AFF" w:rsidP="00BB7F4B"/>
                            <w:p w14:paraId="557D05B2" w14:textId="77777777" w:rsidR="00ED6AFF" w:rsidRDefault="00ED6AFF" w:rsidP="00BB7F4B"/>
                            <w:p w14:paraId="38507088" w14:textId="77777777" w:rsidR="00ED6AFF" w:rsidRDefault="00ED6AFF" w:rsidP="00BB7F4B"/>
                            <w:p w14:paraId="00F9D658" w14:textId="77777777" w:rsidR="00ED6AFF" w:rsidRDefault="00ED6AFF" w:rsidP="00BB7F4B"/>
                            <w:p w14:paraId="0BA0A5A5" w14:textId="77777777" w:rsidR="00ED6AFF" w:rsidRDefault="00ED6AFF" w:rsidP="00BB7F4B"/>
                            <w:p w14:paraId="2CFF5CD9" w14:textId="77777777" w:rsidR="00ED6AFF" w:rsidRDefault="00ED6AFF" w:rsidP="00BB7F4B"/>
                            <w:p w14:paraId="5B99AEC2" w14:textId="77777777" w:rsidR="00ED6AFF" w:rsidRDefault="00ED6AFF" w:rsidP="00BB7F4B"/>
                            <w:p w14:paraId="31D23A55" w14:textId="77777777" w:rsidR="00ED6AFF" w:rsidRDefault="00ED6AFF" w:rsidP="00BB7F4B"/>
                            <w:p w14:paraId="6914959C" w14:textId="77777777" w:rsidR="00ED6AFF" w:rsidRDefault="00ED6AFF" w:rsidP="00BB7F4B"/>
                            <w:p w14:paraId="55BC6D7E" w14:textId="77777777" w:rsidR="00ED6AFF" w:rsidRDefault="00ED6AFF" w:rsidP="00BB7F4B"/>
                            <w:p w14:paraId="38C16339" w14:textId="77777777" w:rsidR="00ED6AFF" w:rsidRDefault="00ED6AFF" w:rsidP="00BB7F4B"/>
                            <w:p w14:paraId="6E08637C" w14:textId="77777777" w:rsidR="00ED6AFF" w:rsidRDefault="00ED6AFF" w:rsidP="00BB7F4B"/>
                            <w:p w14:paraId="52DD8DD2" w14:textId="77777777" w:rsidR="00ED6AFF" w:rsidRDefault="00ED6AFF" w:rsidP="00BB7F4B"/>
                            <w:p w14:paraId="1896A235" w14:textId="77777777" w:rsidR="00ED6AFF" w:rsidRDefault="00ED6AFF" w:rsidP="00BB7F4B"/>
                            <w:p w14:paraId="65D99AD3" w14:textId="77777777" w:rsidR="00ED6AFF" w:rsidRDefault="00ED6AFF" w:rsidP="00BB7F4B"/>
                            <w:p w14:paraId="68158D1B" w14:textId="77777777" w:rsidR="00ED6AFF" w:rsidRDefault="00ED6AFF" w:rsidP="00BB7F4B"/>
                            <w:p w14:paraId="1DD339B3" w14:textId="77777777" w:rsidR="00ED6AFF" w:rsidRDefault="00ED6AFF" w:rsidP="00BB7F4B"/>
                            <w:p w14:paraId="4B59494A" w14:textId="77777777" w:rsidR="00ED6AFF" w:rsidRDefault="00ED6AFF" w:rsidP="00BB7F4B"/>
                            <w:p w14:paraId="3B5D7DBD" w14:textId="77777777" w:rsidR="00ED6AFF" w:rsidRDefault="00ED6AFF" w:rsidP="00BB7F4B"/>
                            <w:p w14:paraId="0CAD9E0B" w14:textId="77777777" w:rsidR="00ED6AFF" w:rsidRDefault="00ED6AFF" w:rsidP="00BB7F4B"/>
                            <w:p w14:paraId="7B94D26D" w14:textId="77777777" w:rsidR="00ED6AFF" w:rsidRDefault="00ED6AFF" w:rsidP="00BB7F4B"/>
                            <w:p w14:paraId="175995EA" w14:textId="77777777" w:rsidR="00ED6AFF" w:rsidRDefault="00ED6AFF" w:rsidP="00BB7F4B"/>
                            <w:p w14:paraId="62D8DE4A" w14:textId="77777777" w:rsidR="00ED6AFF" w:rsidRDefault="00ED6AFF" w:rsidP="00BB7F4B"/>
                            <w:p w14:paraId="34D4A423" w14:textId="77777777" w:rsidR="00ED6AFF" w:rsidRDefault="00ED6AFF" w:rsidP="00BB7F4B"/>
                            <w:p w14:paraId="5CA991BA" w14:textId="77777777" w:rsidR="00ED6AFF" w:rsidRDefault="00ED6AFF" w:rsidP="00BB7F4B"/>
                            <w:p w14:paraId="7048838E" w14:textId="77777777" w:rsidR="00ED6AFF" w:rsidRDefault="00ED6AFF" w:rsidP="00BB7F4B"/>
                            <w:p w14:paraId="28EBC983" w14:textId="77777777" w:rsidR="00ED6AFF" w:rsidRDefault="00ED6AFF" w:rsidP="00BB7F4B"/>
                            <w:p w14:paraId="789E61DB" w14:textId="77777777" w:rsidR="00ED6AFF" w:rsidRDefault="00ED6AFF" w:rsidP="00BB7F4B"/>
                            <w:p w14:paraId="6F1D0265" w14:textId="77777777" w:rsidR="00ED6AFF" w:rsidRPr="0022738E" w:rsidRDefault="00ED6AFF" w:rsidP="00BB7F4B">
                              <w:pPr>
                                <w:rPr>
                                  <w:highlight w:val="none"/>
                                </w:rPr>
                              </w:pPr>
                              <w:r w:rsidRPr="0022738E">
                                <w:rPr>
                                  <w:highlight w:val="none"/>
                                </w:rPr>
                                <w:tab/>
                              </w:r>
                            </w:p>
                            <w:p w14:paraId="46F1D600" w14:textId="77777777" w:rsidR="00ED6AFF" w:rsidRPr="0022738E" w:rsidRDefault="00ED6AFF" w:rsidP="00BB7F4B">
                              <w:pPr>
                                <w:rPr>
                                  <w:highlight w:val="none"/>
                                </w:rPr>
                              </w:pPr>
                              <w:r w:rsidRPr="0022738E">
                                <w:rPr>
                                  <w:highlight w:val="none"/>
                                </w:rPr>
                                <w:tab/>
                              </w:r>
                              <w:r w:rsidRPr="0022738E">
                                <w:rPr>
                                  <w:highlight w:val="none"/>
                                </w:rPr>
                                <w:tab/>
                              </w:r>
                            </w:p>
                            <w:p w14:paraId="46AB9AD6" w14:textId="77777777" w:rsidR="00ED6AFF" w:rsidRDefault="00ED6AFF" w:rsidP="00BB7F4B"/>
                            <w:p w14:paraId="405FDF9B" w14:textId="77777777" w:rsidR="00ED6AFF" w:rsidRDefault="00ED6AFF" w:rsidP="00BB7F4B"/>
                            <w:p w14:paraId="39120B4F" w14:textId="77777777" w:rsidR="00ED6AFF" w:rsidRDefault="00ED6AFF" w:rsidP="00BB7F4B"/>
                            <w:p w14:paraId="0448B2EA" w14:textId="77777777" w:rsidR="00ED6AFF" w:rsidRDefault="00ED6AFF" w:rsidP="00BB7F4B"/>
                            <w:p w14:paraId="74046CFB" w14:textId="77777777" w:rsidR="00ED6AFF" w:rsidRDefault="00ED6AFF" w:rsidP="00BB7F4B"/>
                            <w:p w14:paraId="68D5DF4E" w14:textId="77777777" w:rsidR="00ED6AFF" w:rsidRDefault="00ED6AFF" w:rsidP="00BB7F4B"/>
                            <w:p w14:paraId="6FE49291" w14:textId="77777777" w:rsidR="00ED6AFF" w:rsidRDefault="00ED6AFF" w:rsidP="00BB7F4B"/>
                          </w:txbxContent>
                        </wps:txbx>
                        <wps:bodyPr anchor="ctr"/>
                      </wps:wsp>
                      <wps:wsp>
                        <wps:cNvPr id="10" name="Retângulo: Cantos Arredondados 3"/>
                        <wps:cNvSpPr/>
                        <wps:spPr bwMode="auto">
                          <a:xfrm>
                            <a:off x="109533" y="154004"/>
                            <a:ext cx="5189164" cy="843766"/>
                          </a:xfrm>
                          <a:prstGeom prst="roundRect">
                            <a:avLst>
                              <a:gd name="adj" fmla="val 6116"/>
                            </a:avLst>
                          </a:prstGeom>
                          <a:noFill/>
                          <a:ln>
                            <a:noFill/>
                          </a:ln>
                        </wps:spPr>
                        <wps:txbx>
                          <w:txbxContent>
                            <w:p w14:paraId="2ED7BFB6" w14:textId="71698F45" w:rsidR="00ED6AFF" w:rsidRPr="00F93850" w:rsidRDefault="00ED6AFF" w:rsidP="0077427E">
                              <w:pPr>
                                <w:pStyle w:val="Normal1"/>
                                <w:spacing w:after="0" w:line="258" w:lineRule="auto"/>
                                <w:rPr>
                                  <w:rFonts w:ascii="Garamond" w:eastAsia="DejaVu Math TeX Gyre" w:hAnsi="Garamond" w:cs="DejaVu Math TeX Gyre"/>
                                  <w:b/>
                                  <w:bCs/>
                                  <w:color w:val="000000" w:themeColor="text1"/>
                                  <w:sz w:val="96"/>
                                  <w:szCs w:val="74"/>
                                  <w:highlight w:val="none"/>
                                </w:rPr>
                              </w:pPr>
                              <w:r w:rsidRPr="00F93850">
                                <w:rPr>
                                  <w:rFonts w:ascii="Garamond" w:eastAsia="DejaVu Math TeX Gyre" w:hAnsi="Garamond" w:cs="DejaVu Math TeX Gyre"/>
                                  <w:b/>
                                  <w:bCs/>
                                  <w:color w:val="000000" w:themeColor="text1"/>
                                  <w:sz w:val="96"/>
                                  <w:szCs w:val="74"/>
                                  <w:highlight w:val="none"/>
                                </w:rPr>
                                <w:t>EpiC</w:t>
                              </w:r>
                              <w:r>
                                <w:rPr>
                                  <w:rFonts w:ascii="Garamond" w:eastAsia="DejaVu Math TeX Gyre" w:hAnsi="Garamond" w:cs="DejaVu Math TeX Gyre"/>
                                  <w:b/>
                                  <w:bCs/>
                                  <w:color w:val="000000" w:themeColor="text1"/>
                                  <w:sz w:val="96"/>
                                  <w:szCs w:val="74"/>
                                  <w:highlight w:val="none"/>
                                </w:rPr>
                                <w:t>O</w:t>
                              </w:r>
                              <w:r w:rsidRPr="00F93850">
                                <w:rPr>
                                  <w:rFonts w:ascii="Garamond" w:eastAsia="DejaVu Math TeX Gyre" w:hAnsi="Garamond" w:cs="DejaVu Math TeX Gyre"/>
                                  <w:b/>
                                  <w:bCs/>
                                  <w:color w:val="000000" w:themeColor="text1"/>
                                  <w:sz w:val="96"/>
                                  <w:szCs w:val="74"/>
                                  <w:highlight w:val="none"/>
                                </w:rPr>
                                <w:t>19 Final Report</w:t>
                              </w:r>
                            </w:p>
                            <w:p w14:paraId="25E2667C" w14:textId="77777777" w:rsidR="00ED6AFF" w:rsidRPr="00F93850" w:rsidRDefault="00ED6AFF" w:rsidP="0077427E">
                              <w:pPr>
                                <w:pStyle w:val="Normal1"/>
                                <w:spacing w:after="0" w:line="258" w:lineRule="auto"/>
                                <w:rPr>
                                  <w:rFonts w:ascii="Garamond" w:eastAsia="DejaVu Math TeX Gyre" w:hAnsi="Garamond" w:cs="DejaVu Math TeX Gyre"/>
                                  <w:b/>
                                  <w:bCs/>
                                  <w:color w:val="000000" w:themeColor="text1"/>
                                  <w:sz w:val="96"/>
                                  <w:szCs w:val="74"/>
                                  <w:highlight w:val="none"/>
                                </w:rPr>
                              </w:pPr>
                            </w:p>
                            <w:p w14:paraId="657DFC60" w14:textId="77777777" w:rsidR="00ED6AFF" w:rsidRDefault="00ED6AFF"/>
                            <w:p w14:paraId="2D47CEA3" w14:textId="77777777" w:rsidR="00ED6AFF" w:rsidRDefault="00ED6AFF"/>
                            <w:p w14:paraId="36CF0767" w14:textId="77777777" w:rsidR="00ED6AFF" w:rsidRPr="00391236" w:rsidRDefault="00ED6AFF" w:rsidP="0077427E">
                              <w:pPr>
                                <w:pStyle w:val="StyleIntroText14ptBold"/>
                                <w:rPr>
                                  <w:rFonts w:ascii="Avenir Light" w:hAnsi="Avenir Light"/>
                                  <w:b w:val="0"/>
                                  <w:bCs w:val="0"/>
                                  <w:color w:val="000000" w:themeColor="text1"/>
                                  <w:sz w:val="48"/>
                                  <w:szCs w:val="40"/>
                                </w:rPr>
                              </w:pPr>
                              <w:r w:rsidRPr="00391236">
                                <w:rPr>
                                  <w:rFonts w:ascii="Avenir Light" w:hAnsi="Avenir Light"/>
                                  <w:b w:val="0"/>
                                  <w:bCs w:val="0"/>
                                  <w:color w:val="000000" w:themeColor="text1"/>
                                  <w:sz w:val="48"/>
                                  <w:szCs w:val="40"/>
                                </w:rPr>
                                <w:t xml:space="preserve">Epidemiological survey and active screening for COVID-19: </w:t>
                              </w:r>
                            </w:p>
                            <w:p w14:paraId="3F5BB922" w14:textId="77777777" w:rsidR="00ED6AFF" w:rsidRPr="00391236" w:rsidRDefault="00ED6AFF" w:rsidP="0077427E">
                              <w:pPr>
                                <w:pStyle w:val="StyleIntroText14ptBold"/>
                                <w:rPr>
                                  <w:rFonts w:ascii="Avenir Light" w:hAnsi="Avenir Light" w:cs="Baghdad"/>
                                  <w:b w:val="0"/>
                                  <w:bCs w:val="0"/>
                                  <w:color w:val="FFFFFF" w:themeColor="background1"/>
                                  <w:sz w:val="32"/>
                                </w:rPr>
                              </w:pPr>
                              <w:r w:rsidRPr="00391236">
                                <w:rPr>
                                  <w:rFonts w:ascii="Avenir Light" w:hAnsi="Avenir Light" w:cs="Baghdad"/>
                                  <w:b w:val="0"/>
                                  <w:bCs w:val="0"/>
                                  <w:color w:val="FFFFFF" w:themeColor="background1"/>
                                  <w:sz w:val="36"/>
                                  <w:szCs w:val="28"/>
                                </w:rPr>
                                <w:t>Investigating the circulation and impact of SARS-CoV-2 on the population of the health district of Cit</w:t>
                              </w:r>
                              <w:r w:rsidRPr="00391236">
                                <w:rPr>
                                  <w:rFonts w:ascii="Avenir Light" w:hAnsi="Avenir Light" w:cs="Cambria"/>
                                  <w:b w:val="0"/>
                                  <w:bCs w:val="0"/>
                                  <w:color w:val="FFFFFF" w:themeColor="background1"/>
                                  <w:sz w:val="36"/>
                                  <w:szCs w:val="28"/>
                                </w:rPr>
                                <w:t>é</w:t>
                              </w:r>
                              <w:r w:rsidRPr="00391236">
                                <w:rPr>
                                  <w:rFonts w:ascii="Avenir Light" w:hAnsi="Avenir Light" w:cs="Baghdad"/>
                                  <w:b w:val="0"/>
                                  <w:bCs w:val="0"/>
                                  <w:color w:val="FFFFFF" w:themeColor="background1"/>
                                  <w:sz w:val="36"/>
                                  <w:szCs w:val="28"/>
                                </w:rPr>
                                <w:t xml:space="preserve"> Verte in Yaounde</w:t>
                              </w:r>
                              <w:r w:rsidRPr="00391236">
                                <w:rPr>
                                  <w:rFonts w:ascii="Avenir Light" w:hAnsi="Avenir Light" w:cs="Cambria"/>
                                  <w:b w:val="0"/>
                                  <w:bCs w:val="0"/>
                                  <w:color w:val="FFFFFF" w:themeColor="background1"/>
                                  <w:sz w:val="36"/>
                                  <w:szCs w:val="28"/>
                                </w:rPr>
                                <w:t> </w:t>
                              </w:r>
                            </w:p>
                            <w:p w14:paraId="3CDA2877" w14:textId="77777777" w:rsidR="00ED6AFF" w:rsidRPr="00391236" w:rsidRDefault="00ED6AFF" w:rsidP="0077427E">
                              <w:pPr>
                                <w:pStyle w:val="Normal1"/>
                                <w:spacing w:after="0" w:line="258" w:lineRule="auto"/>
                                <w:rPr>
                                  <w:rFonts w:ascii="Avenir Light" w:hAnsi="Avenir Light" w:cs="Baghdad"/>
                                  <w:color w:val="000000"/>
                                  <w:sz w:val="32"/>
                                  <w:szCs w:val="32"/>
                                  <w:highlight w:val="none"/>
                                </w:rPr>
                              </w:pPr>
                            </w:p>
                            <w:p w14:paraId="184F3247" w14:textId="77777777" w:rsidR="00ED6AFF" w:rsidRDefault="00ED6AFF"/>
                            <w:p w14:paraId="3148877D" w14:textId="77777777" w:rsidR="00ED6AFF" w:rsidRPr="00391236" w:rsidRDefault="00ED6AFF" w:rsidP="002B7BA0">
                              <w:pPr>
                                <w:pStyle w:val="StyleIntroText14ptBold"/>
                              </w:pPr>
                              <w:r w:rsidRPr="00391236">
                                <w:t xml:space="preserve">Epidemiological survey and active screening for COVID-19: </w:t>
                              </w:r>
                            </w:p>
                            <w:p w14:paraId="46829B01" w14:textId="77777777" w:rsidR="00ED6AFF" w:rsidRPr="00391236" w:rsidRDefault="00ED6AFF" w:rsidP="002B7BA0">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p w14:paraId="781654A4" w14:textId="1B8151FA" w:rsidR="00ED6AFF" w:rsidRDefault="00ED6AFF" w:rsidP="00BB7F4B"/>
                          </w:txbxContent>
                        </wps:txbx>
                        <wps:bodyPr spcFirstLastPara="1" wrap="square" lIns="91425" tIns="45700" rIns="91425" bIns="4570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175341" id="Group 239" o:spid="_x0000_s1026" style="position:absolute;margin-left:15.35pt;margin-top:17.25pt;width:565.05pt;height:805.4pt;z-index:251705344;mso-width-relative:margin;mso-height-relative:margin" coordorigin="-2,-577" coordsize="60167,102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">
                <v:shape id="Forma Livre: Forma 2" o:spid="_x0000_s1027" style="position:absolute;left:-2;top:-577;width:60167;height:102303;visibility:visible;mso-wrap-style:squar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" adj="-11796480,,5400" path="m10000,l,,,9989r5007,11l10000,xe" fillcolor="#2c969c" stroked="f">
                  <v:stroke joinstyle="round"/>
                  <v:formulas/>
                  <v:path arrowok="t" o:extrusionok="f" o:connecttype="custom" o:connectlocs="6016787,0;0,0;0,10219208;3012605,10230462;6016787,0" o:connectangles="0,0,0,0,0" textboxrect="0,0,10000,10000"/>
                  <v:textbox>
                    <w:txbxContent>
                      <w:p w14:paraId="1777FF1F" w14:textId="77777777" w:rsidR="00ED6AFF" w:rsidRDefault="00ED6AFF" w:rsidP="0077427E">
                        <w:pPr>
                          <w:jc w:val="center"/>
                        </w:pPr>
                      </w:p>
                      <w:p w14:paraId="718304E0" w14:textId="77777777" w:rsidR="00ED6AFF" w:rsidRDefault="00ED6AFF" w:rsidP="0077427E"/>
                      <w:p w14:paraId="4A5F038E" w14:textId="77777777" w:rsidR="00ED6AFF" w:rsidRDefault="00ED6AFF" w:rsidP="0077427E"/>
                      <w:p w14:paraId="3A1833EE" w14:textId="77777777" w:rsidR="00ED6AFF" w:rsidRDefault="00ED6AFF" w:rsidP="0077427E">
                        <w:pPr>
                          <w:tabs>
                            <w:tab w:val="left" w:pos="1528"/>
                          </w:tabs>
                        </w:pPr>
                      </w:p>
                      <w:p w14:paraId="4D8D0707" w14:textId="77777777" w:rsidR="00ED6AFF" w:rsidRDefault="00ED6AFF" w:rsidP="0077427E"/>
                      <w:p w14:paraId="36538204" w14:textId="77777777" w:rsidR="00ED6AFF" w:rsidRDefault="00ED6AFF" w:rsidP="0077427E"/>
                      <w:p w14:paraId="3CAFB190" w14:textId="77777777" w:rsidR="00ED6AFF" w:rsidRDefault="00ED6AFF" w:rsidP="0077427E"/>
                      <w:p w14:paraId="3B3BC08C" w14:textId="77777777" w:rsidR="00ED6AFF" w:rsidRDefault="00ED6AFF" w:rsidP="0077427E"/>
                      <w:p w14:paraId="7E568F86" w14:textId="77777777" w:rsidR="00ED6AFF" w:rsidRDefault="00ED6AFF" w:rsidP="0077427E"/>
                      <w:p w14:paraId="59CD119F" w14:textId="77777777" w:rsidR="00ED6AFF" w:rsidRDefault="00ED6AFF" w:rsidP="0077427E"/>
                      <w:p w14:paraId="2B29EA0A" w14:textId="77777777" w:rsidR="00ED6AFF" w:rsidRDefault="00ED6AFF" w:rsidP="0077427E"/>
                      <w:p w14:paraId="02043CFB" w14:textId="77777777" w:rsidR="00ED6AFF" w:rsidRDefault="00ED6AFF" w:rsidP="0077427E"/>
                      <w:p w14:paraId="77A41743" w14:textId="77777777" w:rsidR="00ED6AFF" w:rsidRDefault="00ED6AFF" w:rsidP="0077427E"/>
                      <w:p w14:paraId="6D1D5A61" w14:textId="77777777" w:rsidR="00ED6AFF" w:rsidRDefault="00ED6AFF" w:rsidP="0077427E"/>
                      <w:p w14:paraId="1A212185" w14:textId="77777777" w:rsidR="00ED6AFF" w:rsidRDefault="00ED6AFF" w:rsidP="0077427E"/>
                      <w:p w14:paraId="040F9C8C" w14:textId="77777777" w:rsidR="00ED6AFF" w:rsidRDefault="00ED6AFF" w:rsidP="0077427E"/>
                      <w:p w14:paraId="65F5674C" w14:textId="77777777" w:rsidR="00ED6AFF" w:rsidRDefault="00ED6AFF" w:rsidP="0077427E"/>
                      <w:p w14:paraId="1288B08B" w14:textId="77777777" w:rsidR="00ED6AFF" w:rsidRDefault="00ED6AFF" w:rsidP="0077427E"/>
                      <w:p w14:paraId="20E9877C" w14:textId="77777777" w:rsidR="00ED6AFF" w:rsidRDefault="00ED6AFF" w:rsidP="0077427E"/>
                      <w:p w14:paraId="39FF625C" w14:textId="77777777" w:rsidR="00ED6AFF" w:rsidRDefault="00ED6AFF" w:rsidP="0077427E"/>
                      <w:p w14:paraId="156D33BF" w14:textId="77777777" w:rsidR="00ED6AFF" w:rsidRDefault="00ED6AFF" w:rsidP="0077427E"/>
                      <w:p w14:paraId="1966F570" w14:textId="77777777" w:rsidR="00ED6AFF" w:rsidRDefault="00ED6AFF" w:rsidP="0077427E"/>
                      <w:p w14:paraId="1DE2955E" w14:textId="77777777" w:rsidR="00ED6AFF" w:rsidRDefault="00ED6AFF" w:rsidP="0077427E"/>
                      <w:p w14:paraId="1888FC29" w14:textId="77777777" w:rsidR="00ED6AFF" w:rsidRDefault="00ED6AFF" w:rsidP="0077427E"/>
                      <w:p w14:paraId="5A3E6F89" w14:textId="77777777" w:rsidR="00ED6AFF" w:rsidRDefault="00ED6AFF" w:rsidP="0077427E"/>
                      <w:p w14:paraId="2849AEEA" w14:textId="77777777" w:rsidR="00ED6AFF" w:rsidRDefault="00ED6AFF" w:rsidP="0077427E"/>
                      <w:p w14:paraId="2DC8202D" w14:textId="77777777" w:rsidR="00ED6AFF" w:rsidRDefault="00ED6AFF" w:rsidP="0077427E"/>
                      <w:p w14:paraId="718717AA" w14:textId="77777777" w:rsidR="00ED6AFF" w:rsidRDefault="00ED6AFF" w:rsidP="0077427E"/>
                      <w:p w14:paraId="66A3D33C" w14:textId="77777777" w:rsidR="00ED6AFF" w:rsidRDefault="00ED6AFF" w:rsidP="0077427E"/>
                      <w:p w14:paraId="35EB9604" w14:textId="77777777" w:rsidR="00ED6AFF" w:rsidRDefault="00ED6AFF" w:rsidP="0077427E"/>
                      <w:p w14:paraId="29E6DC8A" w14:textId="77777777" w:rsidR="00ED6AFF" w:rsidRDefault="00ED6AFF" w:rsidP="0077427E"/>
                      <w:p w14:paraId="18A75FBE" w14:textId="77777777" w:rsidR="00ED6AFF" w:rsidRDefault="00ED6AFF" w:rsidP="0077427E"/>
                      <w:p w14:paraId="6810CC0B" w14:textId="77777777" w:rsidR="00ED6AFF" w:rsidRPr="0022738E" w:rsidRDefault="00ED6AFF" w:rsidP="0077427E">
                        <w:pPr>
                          <w:tabs>
                            <w:tab w:val="left" w:pos="3118"/>
                          </w:tabs>
                          <w:rPr>
                            <w:highlight w:val="none"/>
                          </w:rPr>
                        </w:pPr>
                        <w:r w:rsidRPr="0022738E">
                          <w:rPr>
                            <w:color w:val="FFFFFF" w:themeColor="background1"/>
                            <w:highlight w:val="none"/>
                          </w:rPr>
                          <w:tab/>
                        </w:r>
                      </w:p>
                      <w:p w14:paraId="6770C1E6" w14:textId="77777777" w:rsidR="00ED6AFF" w:rsidRPr="0022738E" w:rsidRDefault="00ED6AFF" w:rsidP="0077427E">
                        <w:pPr>
                          <w:tabs>
                            <w:tab w:val="left" w:pos="2188"/>
                            <w:tab w:val="left" w:pos="3073"/>
                          </w:tabs>
                          <w:rPr>
                            <w:highlight w:val="none"/>
                          </w:rPr>
                        </w:pPr>
                        <w:r w:rsidRPr="0022738E">
                          <w:rPr>
                            <w:highlight w:val="none"/>
                          </w:rPr>
                          <w:tab/>
                        </w:r>
                        <w:r w:rsidRPr="0022738E">
                          <w:rPr>
                            <w:highlight w:val="none"/>
                          </w:rPr>
                          <w:tab/>
                        </w:r>
                      </w:p>
                      <w:p w14:paraId="6BCB70B7" w14:textId="77777777" w:rsidR="00ED6AFF" w:rsidRDefault="00ED6AFF" w:rsidP="0077427E"/>
                      <w:p w14:paraId="76B0065A" w14:textId="77777777" w:rsidR="00ED6AFF" w:rsidRDefault="00ED6AFF" w:rsidP="0077427E"/>
                      <w:p w14:paraId="59F09DDC" w14:textId="77777777" w:rsidR="00ED6AFF" w:rsidRDefault="00ED6AFF" w:rsidP="0077427E"/>
                      <w:p w14:paraId="7EE4E1CD" w14:textId="77777777" w:rsidR="00ED6AFF" w:rsidRDefault="00ED6AFF" w:rsidP="0077427E"/>
                      <w:p w14:paraId="2DB7705B" w14:textId="77777777" w:rsidR="00ED6AFF" w:rsidRDefault="00ED6AFF" w:rsidP="0077427E"/>
                      <w:p w14:paraId="715E28B3" w14:textId="77777777" w:rsidR="00ED6AFF" w:rsidRDefault="00ED6AFF" w:rsidP="0077427E">
                        <w:pPr>
                          <w:ind w:firstLine="709"/>
                        </w:pPr>
                      </w:p>
                      <w:p w14:paraId="444C4C78" w14:textId="77777777" w:rsidR="00ED6AFF" w:rsidRDefault="00ED6AFF" w:rsidP="0077427E">
                        <w:pPr>
                          <w:ind w:firstLine="709"/>
                        </w:pPr>
                      </w:p>
                      <w:p w14:paraId="3E1E71BC" w14:textId="77777777" w:rsidR="00ED6AFF" w:rsidRDefault="00ED6AFF"/>
                      <w:p w14:paraId="30FE007B" w14:textId="77777777" w:rsidR="00ED6AFF" w:rsidRDefault="00ED6AFF" w:rsidP="002B7BA0"/>
                      <w:p w14:paraId="1B653797" w14:textId="77777777" w:rsidR="00ED6AFF" w:rsidRDefault="00ED6AFF" w:rsidP="002B7BA0"/>
                      <w:p w14:paraId="15126B95" w14:textId="77777777" w:rsidR="00ED6AFF" w:rsidRDefault="00ED6AFF" w:rsidP="002B7BA0"/>
                      <w:p w14:paraId="7EB5F0CB" w14:textId="77777777" w:rsidR="00ED6AFF" w:rsidRDefault="00ED6AFF" w:rsidP="002B7BA0"/>
                      <w:p w14:paraId="24E38865" w14:textId="77777777" w:rsidR="00ED6AFF" w:rsidRDefault="00ED6AFF" w:rsidP="002B7BA0"/>
                      <w:p w14:paraId="47F44CDA" w14:textId="77777777" w:rsidR="00ED6AFF" w:rsidRDefault="00ED6AFF" w:rsidP="002B7BA0"/>
                      <w:p w14:paraId="02352FF3" w14:textId="77777777" w:rsidR="00ED6AFF" w:rsidRDefault="00ED6AFF" w:rsidP="002B7BA0"/>
                      <w:p w14:paraId="4D7D2E34" w14:textId="77777777" w:rsidR="00ED6AFF" w:rsidRDefault="00ED6AFF" w:rsidP="002B7BA0"/>
                      <w:p w14:paraId="5662722F" w14:textId="77777777" w:rsidR="00ED6AFF" w:rsidRDefault="00ED6AFF" w:rsidP="002B7BA0"/>
                      <w:p w14:paraId="19C35822" w14:textId="77777777" w:rsidR="00ED6AFF" w:rsidRDefault="00ED6AFF" w:rsidP="002B7BA0"/>
                      <w:p w14:paraId="7618C8C5" w14:textId="77777777" w:rsidR="00ED6AFF" w:rsidRDefault="00ED6AFF" w:rsidP="002B7BA0"/>
                      <w:p w14:paraId="2FDB2527" w14:textId="77777777" w:rsidR="00ED6AFF" w:rsidRDefault="00ED6AFF" w:rsidP="002B7BA0"/>
                      <w:p w14:paraId="052D1F1D" w14:textId="77777777" w:rsidR="00ED6AFF" w:rsidRDefault="00ED6AFF" w:rsidP="002B7BA0"/>
                      <w:p w14:paraId="2F0F5C20" w14:textId="77777777" w:rsidR="00ED6AFF" w:rsidRDefault="00ED6AFF" w:rsidP="002B7BA0"/>
                      <w:p w14:paraId="7B4E0120" w14:textId="77777777" w:rsidR="00ED6AFF" w:rsidRDefault="00ED6AFF" w:rsidP="002B7BA0"/>
                      <w:p w14:paraId="7A8E3018" w14:textId="77777777" w:rsidR="00ED6AFF" w:rsidRDefault="00ED6AFF" w:rsidP="002B7BA0"/>
                      <w:p w14:paraId="3BD7F225" w14:textId="77777777" w:rsidR="00ED6AFF" w:rsidRDefault="00ED6AFF" w:rsidP="002B7BA0"/>
                      <w:p w14:paraId="66713ECB" w14:textId="77777777" w:rsidR="00ED6AFF" w:rsidRDefault="00ED6AFF" w:rsidP="002B7BA0"/>
                      <w:p w14:paraId="2182EB48" w14:textId="77777777" w:rsidR="00ED6AFF" w:rsidRDefault="00ED6AFF" w:rsidP="002B7BA0"/>
                      <w:p w14:paraId="3688F476" w14:textId="77777777" w:rsidR="00ED6AFF" w:rsidRDefault="00ED6AFF" w:rsidP="002B7BA0"/>
                      <w:p w14:paraId="3F171B66" w14:textId="77777777" w:rsidR="00ED6AFF" w:rsidRDefault="00ED6AFF" w:rsidP="002B7BA0"/>
                      <w:p w14:paraId="7482EB4C" w14:textId="77777777" w:rsidR="00ED6AFF" w:rsidRDefault="00ED6AFF" w:rsidP="002B7BA0"/>
                      <w:p w14:paraId="5D89BB3E" w14:textId="77777777" w:rsidR="00ED6AFF" w:rsidRDefault="00ED6AFF" w:rsidP="002B7BA0"/>
                      <w:p w14:paraId="07E12473" w14:textId="77777777" w:rsidR="00ED6AFF" w:rsidRDefault="00ED6AFF" w:rsidP="002B7BA0"/>
                      <w:p w14:paraId="63400AF8" w14:textId="77777777" w:rsidR="00ED6AFF" w:rsidRDefault="00ED6AFF" w:rsidP="002B7BA0"/>
                      <w:p w14:paraId="2AF1B8F7" w14:textId="77777777" w:rsidR="00ED6AFF" w:rsidRDefault="00ED6AFF" w:rsidP="002B7BA0"/>
                      <w:p w14:paraId="1651B2A6" w14:textId="77777777" w:rsidR="00ED6AFF" w:rsidRDefault="00ED6AFF" w:rsidP="002B7BA0"/>
                      <w:p w14:paraId="573F58C1" w14:textId="77777777" w:rsidR="00ED6AFF" w:rsidRDefault="00ED6AFF" w:rsidP="002B7BA0"/>
                      <w:p w14:paraId="343CC4C6" w14:textId="77777777" w:rsidR="00ED6AFF" w:rsidRDefault="00ED6AFF" w:rsidP="002B7BA0"/>
                      <w:p w14:paraId="1A559F8C" w14:textId="77777777" w:rsidR="00ED6AFF" w:rsidRDefault="00ED6AFF" w:rsidP="002B7BA0"/>
                      <w:p w14:paraId="61D67980" w14:textId="77777777" w:rsidR="00ED6AFF" w:rsidRDefault="00ED6AFF" w:rsidP="002B7BA0"/>
                      <w:p w14:paraId="7C0013D0" w14:textId="77777777" w:rsidR="00ED6AFF" w:rsidRDefault="00ED6AFF" w:rsidP="002B7BA0"/>
                      <w:p w14:paraId="2A051D7B" w14:textId="77777777" w:rsidR="00ED6AFF" w:rsidRPr="0022738E" w:rsidRDefault="00ED6AFF" w:rsidP="002B7BA0">
                        <w:pPr>
                          <w:rPr>
                            <w:highlight w:val="none"/>
                          </w:rPr>
                        </w:pPr>
                        <w:r w:rsidRPr="0022738E">
                          <w:rPr>
                            <w:highlight w:val="none"/>
                          </w:rPr>
                          <w:tab/>
                        </w:r>
                      </w:p>
                      <w:p w14:paraId="2148C889" w14:textId="77777777" w:rsidR="00ED6AFF" w:rsidRPr="0022738E" w:rsidRDefault="00ED6AFF" w:rsidP="002B7BA0">
                        <w:pPr>
                          <w:rPr>
                            <w:highlight w:val="none"/>
                          </w:rPr>
                        </w:pPr>
                        <w:r w:rsidRPr="0022738E">
                          <w:rPr>
                            <w:highlight w:val="none"/>
                          </w:rPr>
                          <w:tab/>
                        </w:r>
                        <w:r w:rsidRPr="0022738E">
                          <w:rPr>
                            <w:highlight w:val="none"/>
                          </w:rPr>
                          <w:tab/>
                        </w:r>
                      </w:p>
                      <w:p w14:paraId="0041E2E0" w14:textId="77777777" w:rsidR="00ED6AFF" w:rsidRDefault="00ED6AFF" w:rsidP="002B7BA0"/>
                      <w:p w14:paraId="7AA95A34" w14:textId="77777777" w:rsidR="00ED6AFF" w:rsidRDefault="00ED6AFF" w:rsidP="002B7BA0"/>
                      <w:p w14:paraId="4DF66AE3" w14:textId="77777777" w:rsidR="00ED6AFF" w:rsidRDefault="00ED6AFF" w:rsidP="002B7BA0"/>
                      <w:p w14:paraId="016F6135" w14:textId="77777777" w:rsidR="00ED6AFF" w:rsidRDefault="00ED6AFF" w:rsidP="002B7BA0"/>
                      <w:p w14:paraId="28F0E075" w14:textId="77777777" w:rsidR="00ED6AFF" w:rsidRDefault="00ED6AFF" w:rsidP="002B7BA0"/>
                      <w:p w14:paraId="3BDFB6CE" w14:textId="77777777" w:rsidR="00ED6AFF" w:rsidRDefault="00ED6AFF" w:rsidP="002B7BA0"/>
                      <w:p w14:paraId="1074DB10" w14:textId="77777777" w:rsidR="00ED6AFF" w:rsidRDefault="00ED6AFF" w:rsidP="002B7BA0"/>
                      <w:p w14:paraId="6E04A4EA" w14:textId="77777777" w:rsidR="00ED6AFF" w:rsidRDefault="00ED6AFF"/>
                      <w:p w14:paraId="1C0CF820" w14:textId="71698F45" w:rsidR="00ED6AFF" w:rsidRDefault="00ED6AFF" w:rsidP="00BB7F4B"/>
                      <w:p w14:paraId="3897AB1B" w14:textId="77777777" w:rsidR="00ED6AFF" w:rsidRDefault="00ED6AFF" w:rsidP="00BB7F4B"/>
                      <w:p w14:paraId="2D8C0F97" w14:textId="77777777" w:rsidR="00ED6AFF" w:rsidRDefault="00ED6AFF" w:rsidP="00BB7F4B"/>
                      <w:p w14:paraId="713ED318" w14:textId="77777777" w:rsidR="00ED6AFF" w:rsidRDefault="00ED6AFF" w:rsidP="00BB7F4B"/>
                      <w:p w14:paraId="12352540" w14:textId="77777777" w:rsidR="00ED6AFF" w:rsidRDefault="00ED6AFF" w:rsidP="00BB7F4B"/>
                      <w:p w14:paraId="1BE2C086" w14:textId="77777777" w:rsidR="00ED6AFF" w:rsidRDefault="00ED6AFF" w:rsidP="00BB7F4B"/>
                      <w:p w14:paraId="650097F7" w14:textId="77777777" w:rsidR="00ED6AFF" w:rsidRDefault="00ED6AFF" w:rsidP="00BB7F4B"/>
                      <w:p w14:paraId="62D2BCEA" w14:textId="77777777" w:rsidR="00ED6AFF" w:rsidRDefault="00ED6AFF" w:rsidP="00BB7F4B"/>
                      <w:p w14:paraId="49A64336" w14:textId="77777777" w:rsidR="00ED6AFF" w:rsidRDefault="00ED6AFF" w:rsidP="00BB7F4B"/>
                      <w:p w14:paraId="0A6D3F2B" w14:textId="77777777" w:rsidR="00ED6AFF" w:rsidRDefault="00ED6AFF" w:rsidP="00BB7F4B"/>
                      <w:p w14:paraId="1C1D1237" w14:textId="77777777" w:rsidR="00ED6AFF" w:rsidRDefault="00ED6AFF" w:rsidP="00BB7F4B"/>
                      <w:p w14:paraId="2250874C" w14:textId="77777777" w:rsidR="00ED6AFF" w:rsidRDefault="00ED6AFF" w:rsidP="00BB7F4B"/>
                      <w:p w14:paraId="066334BF" w14:textId="77777777" w:rsidR="00ED6AFF" w:rsidRDefault="00ED6AFF" w:rsidP="00BB7F4B"/>
                      <w:p w14:paraId="26EB3777" w14:textId="77777777" w:rsidR="00ED6AFF" w:rsidRDefault="00ED6AFF" w:rsidP="00BB7F4B"/>
                      <w:p w14:paraId="28BB8CED" w14:textId="77777777" w:rsidR="00ED6AFF" w:rsidRDefault="00ED6AFF" w:rsidP="00BB7F4B"/>
                      <w:p w14:paraId="3E1A1885" w14:textId="77777777" w:rsidR="00ED6AFF" w:rsidRDefault="00ED6AFF" w:rsidP="00BB7F4B"/>
                      <w:p w14:paraId="0A2B778B" w14:textId="77777777" w:rsidR="00ED6AFF" w:rsidRDefault="00ED6AFF" w:rsidP="00BB7F4B"/>
                      <w:p w14:paraId="4095BF13" w14:textId="77777777" w:rsidR="00ED6AFF" w:rsidRDefault="00ED6AFF" w:rsidP="00BB7F4B"/>
                      <w:p w14:paraId="4BD022DA" w14:textId="77777777" w:rsidR="00ED6AFF" w:rsidRDefault="00ED6AFF" w:rsidP="00BB7F4B"/>
                      <w:p w14:paraId="0AD5F511" w14:textId="77777777" w:rsidR="00ED6AFF" w:rsidRDefault="00ED6AFF" w:rsidP="00BB7F4B"/>
                      <w:p w14:paraId="4D2747EB" w14:textId="77777777" w:rsidR="00ED6AFF" w:rsidRDefault="00ED6AFF" w:rsidP="00BB7F4B"/>
                      <w:p w14:paraId="76FEEBCB" w14:textId="77777777" w:rsidR="00ED6AFF" w:rsidRDefault="00ED6AFF" w:rsidP="00BB7F4B"/>
                      <w:p w14:paraId="2CA8BA64" w14:textId="77777777" w:rsidR="00ED6AFF" w:rsidRDefault="00ED6AFF" w:rsidP="00BB7F4B"/>
                      <w:p w14:paraId="60035AAE" w14:textId="77777777" w:rsidR="00ED6AFF" w:rsidRDefault="00ED6AFF" w:rsidP="00BB7F4B"/>
                      <w:p w14:paraId="7BBAA291" w14:textId="77777777" w:rsidR="00ED6AFF" w:rsidRDefault="00ED6AFF" w:rsidP="00BB7F4B"/>
                      <w:p w14:paraId="41FBA151" w14:textId="77777777" w:rsidR="00ED6AFF" w:rsidRDefault="00ED6AFF" w:rsidP="00BB7F4B"/>
                      <w:p w14:paraId="6D687804" w14:textId="77777777" w:rsidR="00ED6AFF" w:rsidRDefault="00ED6AFF" w:rsidP="00BB7F4B"/>
                      <w:p w14:paraId="5BD11841" w14:textId="77777777" w:rsidR="00ED6AFF" w:rsidRDefault="00ED6AFF" w:rsidP="00BB7F4B"/>
                      <w:p w14:paraId="7F9C578A" w14:textId="77777777" w:rsidR="00ED6AFF" w:rsidRDefault="00ED6AFF" w:rsidP="00BB7F4B"/>
                      <w:p w14:paraId="2BD758D9" w14:textId="77777777" w:rsidR="00ED6AFF" w:rsidRDefault="00ED6AFF" w:rsidP="00BB7F4B"/>
                      <w:p w14:paraId="7F783F4A" w14:textId="77777777" w:rsidR="00ED6AFF" w:rsidRDefault="00ED6AFF" w:rsidP="00BB7F4B"/>
                      <w:p w14:paraId="4320FE82" w14:textId="77777777" w:rsidR="00ED6AFF" w:rsidRDefault="00ED6AFF" w:rsidP="00BB7F4B"/>
                      <w:p w14:paraId="63D0882F" w14:textId="77777777" w:rsidR="00ED6AFF" w:rsidRPr="0022738E" w:rsidRDefault="00ED6AFF" w:rsidP="00BB7F4B">
                        <w:pPr>
                          <w:rPr>
                            <w:highlight w:val="none"/>
                          </w:rPr>
                        </w:pPr>
                        <w:r w:rsidRPr="0022738E">
                          <w:rPr>
                            <w:highlight w:val="none"/>
                          </w:rPr>
                          <w:tab/>
                        </w:r>
                      </w:p>
                      <w:p w14:paraId="52054D70" w14:textId="77777777" w:rsidR="00ED6AFF" w:rsidRPr="0022738E" w:rsidRDefault="00ED6AFF" w:rsidP="00BB7F4B">
                        <w:pPr>
                          <w:rPr>
                            <w:highlight w:val="none"/>
                          </w:rPr>
                        </w:pPr>
                        <w:r w:rsidRPr="0022738E">
                          <w:rPr>
                            <w:highlight w:val="none"/>
                          </w:rPr>
                          <w:tab/>
                        </w:r>
                        <w:r w:rsidRPr="0022738E">
                          <w:rPr>
                            <w:highlight w:val="none"/>
                          </w:rPr>
                          <w:tab/>
                        </w:r>
                      </w:p>
                      <w:p w14:paraId="30789DC7" w14:textId="77777777" w:rsidR="00ED6AFF" w:rsidRDefault="00ED6AFF" w:rsidP="00BB7F4B"/>
                      <w:p w14:paraId="1E4997D6" w14:textId="77777777" w:rsidR="00ED6AFF" w:rsidRDefault="00ED6AFF" w:rsidP="00BB7F4B"/>
                      <w:p w14:paraId="0852BD98" w14:textId="77777777" w:rsidR="00ED6AFF" w:rsidRDefault="00ED6AFF" w:rsidP="00BB7F4B"/>
                      <w:p w14:paraId="69402351" w14:textId="77777777" w:rsidR="00ED6AFF" w:rsidRDefault="00ED6AFF" w:rsidP="00BB7F4B"/>
                      <w:p w14:paraId="5C97D5FB" w14:textId="77777777" w:rsidR="00ED6AFF" w:rsidRDefault="00ED6AFF" w:rsidP="00BB7F4B"/>
                      <w:p w14:paraId="47F8EC2E" w14:textId="77777777" w:rsidR="00ED6AFF" w:rsidRDefault="00ED6AFF" w:rsidP="00BB7F4B"/>
                      <w:p w14:paraId="33896D10" w14:textId="77777777" w:rsidR="00ED6AFF" w:rsidRDefault="00ED6AFF" w:rsidP="00BB7F4B"/>
                      <w:p w14:paraId="3A29DC2D" w14:textId="77777777" w:rsidR="00ED6AFF" w:rsidRDefault="00ED6AFF" w:rsidP="00BB7F4B"/>
                      <w:p w14:paraId="37C54991" w14:textId="71698F45" w:rsidR="00ED6AFF" w:rsidRDefault="00ED6AFF" w:rsidP="00BB7F4B"/>
                      <w:p w14:paraId="26A4231C" w14:textId="77777777" w:rsidR="00ED6AFF" w:rsidRDefault="00ED6AFF" w:rsidP="00BB7F4B"/>
                      <w:p w14:paraId="01E39E13" w14:textId="77777777" w:rsidR="00ED6AFF" w:rsidRDefault="00ED6AFF" w:rsidP="00BB7F4B"/>
                      <w:p w14:paraId="1433FB86" w14:textId="77777777" w:rsidR="00ED6AFF" w:rsidRDefault="00ED6AFF" w:rsidP="00BB7F4B"/>
                      <w:p w14:paraId="2944F523" w14:textId="77777777" w:rsidR="00ED6AFF" w:rsidRDefault="00ED6AFF" w:rsidP="00BB7F4B"/>
                      <w:p w14:paraId="557D05B2" w14:textId="77777777" w:rsidR="00ED6AFF" w:rsidRDefault="00ED6AFF" w:rsidP="00BB7F4B"/>
                      <w:p w14:paraId="38507088" w14:textId="77777777" w:rsidR="00ED6AFF" w:rsidRDefault="00ED6AFF" w:rsidP="00BB7F4B"/>
                      <w:p w14:paraId="00F9D658" w14:textId="77777777" w:rsidR="00ED6AFF" w:rsidRDefault="00ED6AFF" w:rsidP="00BB7F4B"/>
                      <w:p w14:paraId="0BA0A5A5" w14:textId="77777777" w:rsidR="00ED6AFF" w:rsidRDefault="00ED6AFF" w:rsidP="00BB7F4B"/>
                      <w:p w14:paraId="2CFF5CD9" w14:textId="77777777" w:rsidR="00ED6AFF" w:rsidRDefault="00ED6AFF" w:rsidP="00BB7F4B"/>
                      <w:p w14:paraId="5B99AEC2" w14:textId="77777777" w:rsidR="00ED6AFF" w:rsidRDefault="00ED6AFF" w:rsidP="00BB7F4B"/>
                      <w:p w14:paraId="31D23A55" w14:textId="77777777" w:rsidR="00ED6AFF" w:rsidRDefault="00ED6AFF" w:rsidP="00BB7F4B"/>
                      <w:p w14:paraId="6914959C" w14:textId="77777777" w:rsidR="00ED6AFF" w:rsidRDefault="00ED6AFF" w:rsidP="00BB7F4B"/>
                      <w:p w14:paraId="55BC6D7E" w14:textId="77777777" w:rsidR="00ED6AFF" w:rsidRDefault="00ED6AFF" w:rsidP="00BB7F4B"/>
                      <w:p w14:paraId="38C16339" w14:textId="77777777" w:rsidR="00ED6AFF" w:rsidRDefault="00ED6AFF" w:rsidP="00BB7F4B"/>
                      <w:p w14:paraId="6E08637C" w14:textId="77777777" w:rsidR="00ED6AFF" w:rsidRDefault="00ED6AFF" w:rsidP="00BB7F4B"/>
                      <w:p w14:paraId="52DD8DD2" w14:textId="77777777" w:rsidR="00ED6AFF" w:rsidRDefault="00ED6AFF" w:rsidP="00BB7F4B"/>
                      <w:p w14:paraId="1896A235" w14:textId="77777777" w:rsidR="00ED6AFF" w:rsidRDefault="00ED6AFF" w:rsidP="00BB7F4B"/>
                      <w:p w14:paraId="65D99AD3" w14:textId="77777777" w:rsidR="00ED6AFF" w:rsidRDefault="00ED6AFF" w:rsidP="00BB7F4B"/>
                      <w:p w14:paraId="68158D1B" w14:textId="77777777" w:rsidR="00ED6AFF" w:rsidRDefault="00ED6AFF" w:rsidP="00BB7F4B"/>
                      <w:p w14:paraId="1DD339B3" w14:textId="77777777" w:rsidR="00ED6AFF" w:rsidRDefault="00ED6AFF" w:rsidP="00BB7F4B"/>
                      <w:p w14:paraId="4B59494A" w14:textId="77777777" w:rsidR="00ED6AFF" w:rsidRDefault="00ED6AFF" w:rsidP="00BB7F4B"/>
                      <w:p w14:paraId="3B5D7DBD" w14:textId="77777777" w:rsidR="00ED6AFF" w:rsidRDefault="00ED6AFF" w:rsidP="00BB7F4B"/>
                      <w:p w14:paraId="0CAD9E0B" w14:textId="77777777" w:rsidR="00ED6AFF" w:rsidRDefault="00ED6AFF" w:rsidP="00BB7F4B"/>
                      <w:p w14:paraId="7B94D26D" w14:textId="77777777" w:rsidR="00ED6AFF" w:rsidRDefault="00ED6AFF" w:rsidP="00BB7F4B"/>
                      <w:p w14:paraId="175995EA" w14:textId="77777777" w:rsidR="00ED6AFF" w:rsidRDefault="00ED6AFF" w:rsidP="00BB7F4B"/>
                      <w:p w14:paraId="62D8DE4A" w14:textId="77777777" w:rsidR="00ED6AFF" w:rsidRDefault="00ED6AFF" w:rsidP="00BB7F4B"/>
                      <w:p w14:paraId="34D4A423" w14:textId="77777777" w:rsidR="00ED6AFF" w:rsidRDefault="00ED6AFF" w:rsidP="00BB7F4B"/>
                      <w:p w14:paraId="5CA991BA" w14:textId="77777777" w:rsidR="00ED6AFF" w:rsidRDefault="00ED6AFF" w:rsidP="00BB7F4B"/>
                      <w:p w14:paraId="7048838E" w14:textId="77777777" w:rsidR="00ED6AFF" w:rsidRDefault="00ED6AFF" w:rsidP="00BB7F4B"/>
                      <w:p w14:paraId="28EBC983" w14:textId="77777777" w:rsidR="00ED6AFF" w:rsidRDefault="00ED6AFF" w:rsidP="00BB7F4B"/>
                      <w:p w14:paraId="789E61DB" w14:textId="77777777" w:rsidR="00ED6AFF" w:rsidRDefault="00ED6AFF" w:rsidP="00BB7F4B"/>
                      <w:p w14:paraId="6F1D0265" w14:textId="77777777" w:rsidR="00ED6AFF" w:rsidRPr="0022738E" w:rsidRDefault="00ED6AFF" w:rsidP="00BB7F4B">
                        <w:pPr>
                          <w:rPr>
                            <w:highlight w:val="none"/>
                          </w:rPr>
                        </w:pPr>
                        <w:r w:rsidRPr="0022738E">
                          <w:rPr>
                            <w:highlight w:val="none"/>
                          </w:rPr>
                          <w:tab/>
                        </w:r>
                      </w:p>
                      <w:p w14:paraId="46F1D600" w14:textId="77777777" w:rsidR="00ED6AFF" w:rsidRPr="0022738E" w:rsidRDefault="00ED6AFF" w:rsidP="00BB7F4B">
                        <w:pPr>
                          <w:rPr>
                            <w:highlight w:val="none"/>
                          </w:rPr>
                        </w:pPr>
                        <w:r w:rsidRPr="0022738E">
                          <w:rPr>
                            <w:highlight w:val="none"/>
                          </w:rPr>
                          <w:tab/>
                        </w:r>
                        <w:r w:rsidRPr="0022738E">
                          <w:rPr>
                            <w:highlight w:val="none"/>
                          </w:rPr>
                          <w:tab/>
                        </w:r>
                      </w:p>
                      <w:p w14:paraId="46AB9AD6" w14:textId="77777777" w:rsidR="00ED6AFF" w:rsidRDefault="00ED6AFF" w:rsidP="00BB7F4B"/>
                      <w:p w14:paraId="405FDF9B" w14:textId="77777777" w:rsidR="00ED6AFF" w:rsidRDefault="00ED6AFF" w:rsidP="00BB7F4B"/>
                      <w:p w14:paraId="39120B4F" w14:textId="77777777" w:rsidR="00ED6AFF" w:rsidRDefault="00ED6AFF" w:rsidP="00BB7F4B"/>
                      <w:p w14:paraId="0448B2EA" w14:textId="77777777" w:rsidR="00ED6AFF" w:rsidRDefault="00ED6AFF" w:rsidP="00BB7F4B"/>
                      <w:p w14:paraId="74046CFB" w14:textId="77777777" w:rsidR="00ED6AFF" w:rsidRDefault="00ED6AFF" w:rsidP="00BB7F4B"/>
                      <w:p w14:paraId="68D5DF4E" w14:textId="77777777" w:rsidR="00ED6AFF" w:rsidRDefault="00ED6AFF" w:rsidP="00BB7F4B"/>
                      <w:p w14:paraId="6FE49291" w14:textId="77777777" w:rsidR="00ED6AFF" w:rsidRDefault="00ED6AFF" w:rsidP="00BB7F4B"/>
                    </w:txbxContent>
                  </v:textbox>
                </v:shape>
                <v:roundrect id="Retângulo: Cantos Arredondados 3" o:spid="_x0000_s1028" style="position:absolute;left:1095;top:1540;width:51891;height:8437;visibility:visible;mso-wrap-style:square;v-text-anchor:top" arcsize="400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" filled="f" stroked="f">
                  <v:textbox inset="2.53958mm,1.2694mm,2.53958mm,1.2694mm">
                    <w:txbxContent>
                      <w:p w14:paraId="2ED7BFB6" w14:textId="71698F45" w:rsidR="00ED6AFF" w:rsidRPr="00F93850" w:rsidRDefault="00ED6AFF" w:rsidP="0077427E">
                        <w:pPr>
                          <w:pStyle w:val="Normal1"/>
                          <w:spacing w:after="0" w:line="258" w:lineRule="auto"/>
                          <w:rPr>
                            <w:rFonts w:ascii="Garamond" w:eastAsia="DejaVu Math TeX Gyre" w:hAnsi="Garamond" w:cs="DejaVu Math TeX Gyre"/>
                            <w:b/>
                            <w:bCs/>
                            <w:color w:val="000000" w:themeColor="text1"/>
                            <w:sz w:val="96"/>
                            <w:szCs w:val="74"/>
                            <w:highlight w:val="none"/>
                          </w:rPr>
                        </w:pPr>
                        <w:r w:rsidRPr="00F93850">
                          <w:rPr>
                            <w:rFonts w:ascii="Garamond" w:eastAsia="DejaVu Math TeX Gyre" w:hAnsi="Garamond" w:cs="DejaVu Math TeX Gyre"/>
                            <w:b/>
                            <w:bCs/>
                            <w:color w:val="000000" w:themeColor="text1"/>
                            <w:sz w:val="96"/>
                            <w:szCs w:val="74"/>
                            <w:highlight w:val="none"/>
                          </w:rPr>
                          <w:t>EpiC</w:t>
                        </w:r>
                        <w:r>
                          <w:rPr>
                            <w:rFonts w:ascii="Garamond" w:eastAsia="DejaVu Math TeX Gyre" w:hAnsi="Garamond" w:cs="DejaVu Math TeX Gyre"/>
                            <w:b/>
                            <w:bCs/>
                            <w:color w:val="000000" w:themeColor="text1"/>
                            <w:sz w:val="96"/>
                            <w:szCs w:val="74"/>
                            <w:highlight w:val="none"/>
                          </w:rPr>
                          <w:t>O</w:t>
                        </w:r>
                        <w:r w:rsidRPr="00F93850">
                          <w:rPr>
                            <w:rFonts w:ascii="Garamond" w:eastAsia="DejaVu Math TeX Gyre" w:hAnsi="Garamond" w:cs="DejaVu Math TeX Gyre"/>
                            <w:b/>
                            <w:bCs/>
                            <w:color w:val="000000" w:themeColor="text1"/>
                            <w:sz w:val="96"/>
                            <w:szCs w:val="74"/>
                            <w:highlight w:val="none"/>
                          </w:rPr>
                          <w:t>19 Final Report</w:t>
                        </w:r>
                      </w:p>
                      <w:p w14:paraId="25E2667C" w14:textId="77777777" w:rsidR="00ED6AFF" w:rsidRPr="00F93850" w:rsidRDefault="00ED6AFF" w:rsidP="0077427E">
                        <w:pPr>
                          <w:pStyle w:val="Normal1"/>
                          <w:spacing w:after="0" w:line="258" w:lineRule="auto"/>
                          <w:rPr>
                            <w:rFonts w:ascii="Garamond" w:eastAsia="DejaVu Math TeX Gyre" w:hAnsi="Garamond" w:cs="DejaVu Math TeX Gyre"/>
                            <w:b/>
                            <w:bCs/>
                            <w:color w:val="000000" w:themeColor="text1"/>
                            <w:sz w:val="96"/>
                            <w:szCs w:val="74"/>
                            <w:highlight w:val="none"/>
                          </w:rPr>
                        </w:pPr>
                      </w:p>
                      <w:p w14:paraId="657DFC60" w14:textId="77777777" w:rsidR="00ED6AFF" w:rsidRDefault="00ED6AFF"/>
                      <w:p w14:paraId="2D47CEA3" w14:textId="77777777" w:rsidR="00ED6AFF" w:rsidRDefault="00ED6AFF"/>
                      <w:p w14:paraId="36CF0767" w14:textId="77777777" w:rsidR="00ED6AFF" w:rsidRPr="00391236" w:rsidRDefault="00ED6AFF" w:rsidP="0077427E">
                        <w:pPr>
                          <w:pStyle w:val="StyleIntroText14ptBold"/>
                          <w:rPr>
                            <w:rFonts w:ascii="Avenir Light" w:hAnsi="Avenir Light"/>
                            <w:b w:val="0"/>
                            <w:bCs w:val="0"/>
                            <w:color w:val="000000" w:themeColor="text1"/>
                            <w:sz w:val="48"/>
                            <w:szCs w:val="40"/>
                          </w:rPr>
                        </w:pPr>
                        <w:r w:rsidRPr="00391236">
                          <w:rPr>
                            <w:rFonts w:ascii="Avenir Light" w:hAnsi="Avenir Light"/>
                            <w:b w:val="0"/>
                            <w:bCs w:val="0"/>
                            <w:color w:val="000000" w:themeColor="text1"/>
                            <w:sz w:val="48"/>
                            <w:szCs w:val="40"/>
                          </w:rPr>
                          <w:t xml:space="preserve">Epidemiological survey and active screening for COVID-19: </w:t>
                        </w:r>
                      </w:p>
                      <w:p w14:paraId="3F5BB922" w14:textId="77777777" w:rsidR="00ED6AFF" w:rsidRPr="00391236" w:rsidRDefault="00ED6AFF" w:rsidP="0077427E">
                        <w:pPr>
                          <w:pStyle w:val="StyleIntroText14ptBold"/>
                          <w:rPr>
                            <w:rFonts w:ascii="Avenir Light" w:hAnsi="Avenir Light" w:cs="Baghdad"/>
                            <w:b w:val="0"/>
                            <w:bCs w:val="0"/>
                            <w:color w:val="FFFFFF" w:themeColor="background1"/>
                            <w:sz w:val="32"/>
                          </w:rPr>
                        </w:pPr>
                        <w:r w:rsidRPr="00391236">
                          <w:rPr>
                            <w:rFonts w:ascii="Avenir Light" w:hAnsi="Avenir Light" w:cs="Baghdad"/>
                            <w:b w:val="0"/>
                            <w:bCs w:val="0"/>
                            <w:color w:val="FFFFFF" w:themeColor="background1"/>
                            <w:sz w:val="36"/>
                            <w:szCs w:val="28"/>
                          </w:rPr>
                          <w:t>Investigating the circulation and impact of SARS-CoV-2 on the population of the health district of Cit</w:t>
                        </w:r>
                        <w:r w:rsidRPr="00391236">
                          <w:rPr>
                            <w:rFonts w:ascii="Avenir Light" w:hAnsi="Avenir Light" w:cs="Cambria"/>
                            <w:b w:val="0"/>
                            <w:bCs w:val="0"/>
                            <w:color w:val="FFFFFF" w:themeColor="background1"/>
                            <w:sz w:val="36"/>
                            <w:szCs w:val="28"/>
                          </w:rPr>
                          <w:t>é</w:t>
                        </w:r>
                        <w:r w:rsidRPr="00391236">
                          <w:rPr>
                            <w:rFonts w:ascii="Avenir Light" w:hAnsi="Avenir Light" w:cs="Baghdad"/>
                            <w:b w:val="0"/>
                            <w:bCs w:val="0"/>
                            <w:color w:val="FFFFFF" w:themeColor="background1"/>
                            <w:sz w:val="36"/>
                            <w:szCs w:val="28"/>
                          </w:rPr>
                          <w:t xml:space="preserve"> Verte in Yaounde</w:t>
                        </w:r>
                        <w:r w:rsidRPr="00391236">
                          <w:rPr>
                            <w:rFonts w:ascii="Avenir Light" w:hAnsi="Avenir Light" w:cs="Cambria"/>
                            <w:b w:val="0"/>
                            <w:bCs w:val="0"/>
                            <w:color w:val="FFFFFF" w:themeColor="background1"/>
                            <w:sz w:val="36"/>
                            <w:szCs w:val="28"/>
                          </w:rPr>
                          <w:t> </w:t>
                        </w:r>
                      </w:p>
                      <w:p w14:paraId="3CDA2877" w14:textId="77777777" w:rsidR="00ED6AFF" w:rsidRPr="00391236" w:rsidRDefault="00ED6AFF" w:rsidP="0077427E">
                        <w:pPr>
                          <w:pStyle w:val="Normal1"/>
                          <w:spacing w:after="0" w:line="258" w:lineRule="auto"/>
                          <w:rPr>
                            <w:rFonts w:ascii="Avenir Light" w:hAnsi="Avenir Light" w:cs="Baghdad"/>
                            <w:color w:val="000000"/>
                            <w:sz w:val="32"/>
                            <w:szCs w:val="32"/>
                            <w:highlight w:val="none"/>
                          </w:rPr>
                        </w:pPr>
                      </w:p>
                      <w:p w14:paraId="184F3247" w14:textId="77777777" w:rsidR="00ED6AFF" w:rsidRDefault="00ED6AFF"/>
                      <w:p w14:paraId="3148877D" w14:textId="77777777" w:rsidR="00ED6AFF" w:rsidRPr="00391236" w:rsidRDefault="00ED6AFF" w:rsidP="002B7BA0">
                        <w:pPr>
                          <w:pStyle w:val="StyleIntroText14ptBold"/>
                        </w:pPr>
                        <w:r w:rsidRPr="00391236">
                          <w:t xml:space="preserve">Epidemiological survey and active screening for COVID-19: </w:t>
                        </w:r>
                      </w:p>
                      <w:p w14:paraId="46829B01" w14:textId="77777777" w:rsidR="00ED6AFF" w:rsidRPr="00391236" w:rsidRDefault="00ED6AFF" w:rsidP="002B7BA0">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p w14:paraId="781654A4" w14:textId="1B8151FA" w:rsidR="00ED6AFF" w:rsidRDefault="00ED6AFF" w:rsidP="00BB7F4B"/>
                    </w:txbxContent>
                  </v:textbox>
                </v:roundrect>
                <w10:wrap type="topAndBottom"/>
              </v:group>
            </w:pict>
          </mc:Fallback>
        </mc:AlternateContent>
      </w:r>
      <w:r w:rsidR="006D2DA6"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12512" behindDoc="0" locked="0" layoutInCell="1" allowOverlap="1" wp14:anchorId="145F53F5" wp14:editId="652665D6">
                <wp:simplePos x="0" y="0"/>
                <wp:positionH relativeFrom="column">
                  <wp:posOffset>6230620</wp:posOffset>
                </wp:positionH>
                <wp:positionV relativeFrom="paragraph">
                  <wp:posOffset>351733</wp:posOffset>
                </wp:positionV>
                <wp:extent cx="821556" cy="824900"/>
                <wp:effectExtent l="0" t="0" r="4445" b="635"/>
                <wp:wrapNone/>
                <wp:docPr id="16" name="Freeform 4"/>
                <wp:cNvGraphicFramePr/>
                <a:graphic xmlns:a="http://schemas.openxmlformats.org/drawingml/2006/main">
                  <a:graphicData uri="http://schemas.microsoft.com/office/word/2010/wordprocessingShape">
                    <wps:wsp>
                      <wps:cNvSpPr/>
                      <wps:spPr bwMode="auto">
                        <a:xfrm>
                          <a:off x="0" y="0"/>
                          <a:ext cx="821556" cy="824900"/>
                        </a:xfrm>
                        <a:custGeom>
                          <a:avLst/>
                          <a:gdLst/>
                          <a:ahLst/>
                          <a:cxnLst/>
                          <a:rect l="l" t="t" r="r" b="b"/>
                          <a:pathLst>
                            <a:path w="3333" h="3380" extrusionOk="0">
                              <a:moveTo>
                                <a:pt x="3332" y="2240"/>
                              </a:moveTo>
                              <a:lnTo>
                                <a:pt x="3326" y="2220"/>
                              </a:lnTo>
                              <a:lnTo>
                                <a:pt x="3320" y="2200"/>
                              </a:lnTo>
                              <a:lnTo>
                                <a:pt x="3278" y="2200"/>
                              </a:lnTo>
                              <a:lnTo>
                                <a:pt x="3212" y="2220"/>
                              </a:lnTo>
                              <a:lnTo>
                                <a:pt x="3168" y="2220"/>
                              </a:lnTo>
                              <a:lnTo>
                                <a:pt x="3099" y="2200"/>
                              </a:lnTo>
                              <a:lnTo>
                                <a:pt x="3026" y="2160"/>
                              </a:lnTo>
                              <a:lnTo>
                                <a:pt x="3008" y="2140"/>
                              </a:lnTo>
                              <a:lnTo>
                                <a:pt x="2971" y="2100"/>
                              </a:lnTo>
                              <a:lnTo>
                                <a:pt x="2951" y="2080"/>
                              </a:lnTo>
                              <a:lnTo>
                                <a:pt x="2934" y="2040"/>
                              </a:lnTo>
                              <a:lnTo>
                                <a:pt x="2919" y="2040"/>
                              </a:lnTo>
                              <a:lnTo>
                                <a:pt x="2907" y="2020"/>
                              </a:lnTo>
                              <a:lnTo>
                                <a:pt x="2923" y="1960"/>
                              </a:lnTo>
                              <a:lnTo>
                                <a:pt x="2937" y="1900"/>
                              </a:lnTo>
                              <a:lnTo>
                                <a:pt x="2947" y="1840"/>
                              </a:lnTo>
                              <a:lnTo>
                                <a:pt x="2953" y="1760"/>
                              </a:lnTo>
                              <a:lnTo>
                                <a:pt x="3119" y="1760"/>
                              </a:lnTo>
                              <a:lnTo>
                                <a:pt x="3145" y="1780"/>
                              </a:lnTo>
                              <a:lnTo>
                                <a:pt x="3187" y="1820"/>
                              </a:lnTo>
                              <a:lnTo>
                                <a:pt x="3223" y="1840"/>
                              </a:lnTo>
                              <a:lnTo>
                                <a:pt x="3249" y="1820"/>
                              </a:lnTo>
                              <a:lnTo>
                                <a:pt x="3260" y="1760"/>
                              </a:lnTo>
                              <a:lnTo>
                                <a:pt x="3264" y="1740"/>
                              </a:lnTo>
                              <a:lnTo>
                                <a:pt x="3263" y="1700"/>
                              </a:lnTo>
                              <a:lnTo>
                                <a:pt x="3263" y="1680"/>
                              </a:lnTo>
                              <a:lnTo>
                                <a:pt x="3242" y="1660"/>
                              </a:lnTo>
                              <a:lnTo>
                                <a:pt x="3205" y="1660"/>
                              </a:lnTo>
                              <a:lnTo>
                                <a:pt x="3155" y="1700"/>
                              </a:lnTo>
                              <a:lnTo>
                                <a:pt x="3016" y="1700"/>
                              </a:lnTo>
                              <a:lnTo>
                                <a:pt x="2957" y="1680"/>
                              </a:lnTo>
                              <a:lnTo>
                                <a:pt x="2956" y="1620"/>
                              </a:lnTo>
                              <a:lnTo>
                                <a:pt x="2953" y="1580"/>
                              </a:lnTo>
                              <a:lnTo>
                                <a:pt x="2952" y="1560"/>
                              </a:lnTo>
                              <a:lnTo>
                                <a:pt x="2949" y="1520"/>
                              </a:lnTo>
                              <a:lnTo>
                                <a:pt x="2942" y="1480"/>
                              </a:lnTo>
                              <a:lnTo>
                                <a:pt x="2968" y="1440"/>
                              </a:lnTo>
                              <a:lnTo>
                                <a:pt x="2988" y="1420"/>
                              </a:lnTo>
                              <a:lnTo>
                                <a:pt x="3014" y="1400"/>
                              </a:lnTo>
                              <a:lnTo>
                                <a:pt x="3058" y="1380"/>
                              </a:lnTo>
                              <a:lnTo>
                                <a:pt x="3094" y="1380"/>
                              </a:lnTo>
                              <a:lnTo>
                                <a:pt x="3128" y="1400"/>
                              </a:lnTo>
                              <a:lnTo>
                                <a:pt x="3220" y="1400"/>
                              </a:lnTo>
                              <a:lnTo>
                                <a:pt x="3236" y="1380"/>
                              </a:lnTo>
                              <a:lnTo>
                                <a:pt x="3246" y="1360"/>
                              </a:lnTo>
                              <a:lnTo>
                                <a:pt x="3251" y="1320"/>
                              </a:lnTo>
                              <a:lnTo>
                                <a:pt x="3252" y="1320"/>
                              </a:lnTo>
                              <a:lnTo>
                                <a:pt x="3253" y="1300"/>
                              </a:lnTo>
                              <a:lnTo>
                                <a:pt x="3256" y="1280"/>
                              </a:lnTo>
                              <a:lnTo>
                                <a:pt x="3253" y="1280"/>
                              </a:lnTo>
                              <a:lnTo>
                                <a:pt x="3253" y="1260"/>
                              </a:lnTo>
                              <a:lnTo>
                                <a:pt x="3249" y="1260"/>
                              </a:lnTo>
                              <a:lnTo>
                                <a:pt x="3247" y="1240"/>
                              </a:lnTo>
                              <a:lnTo>
                                <a:pt x="3238" y="1240"/>
                              </a:lnTo>
                              <a:lnTo>
                                <a:pt x="3234" y="1220"/>
                              </a:lnTo>
                              <a:lnTo>
                                <a:pt x="3228" y="1220"/>
                              </a:lnTo>
                              <a:lnTo>
                                <a:pt x="3193" y="1160"/>
                              </a:lnTo>
                              <a:lnTo>
                                <a:pt x="3153" y="1140"/>
                              </a:lnTo>
                              <a:lnTo>
                                <a:pt x="3115" y="1140"/>
                              </a:lnTo>
                              <a:lnTo>
                                <a:pt x="3082" y="1160"/>
                              </a:lnTo>
                              <a:lnTo>
                                <a:pt x="3055" y="1180"/>
                              </a:lnTo>
                              <a:lnTo>
                                <a:pt x="3032" y="1220"/>
                              </a:lnTo>
                              <a:lnTo>
                                <a:pt x="3011" y="1260"/>
                              </a:lnTo>
                              <a:lnTo>
                                <a:pt x="2989" y="1280"/>
                              </a:lnTo>
                              <a:lnTo>
                                <a:pt x="2940" y="1280"/>
                              </a:lnTo>
                              <a:lnTo>
                                <a:pt x="2917" y="1260"/>
                              </a:lnTo>
                              <a:lnTo>
                                <a:pt x="2886" y="1240"/>
                              </a:lnTo>
                              <a:lnTo>
                                <a:pt x="2866" y="1200"/>
                              </a:lnTo>
                              <a:lnTo>
                                <a:pt x="2845" y="1140"/>
                              </a:lnTo>
                              <a:lnTo>
                                <a:pt x="2820" y="1100"/>
                              </a:lnTo>
                              <a:lnTo>
                                <a:pt x="2799" y="1049"/>
                              </a:lnTo>
                              <a:lnTo>
                                <a:pt x="2799" y="1048"/>
                              </a:lnTo>
                              <a:lnTo>
                                <a:pt x="2798" y="1047"/>
                              </a:lnTo>
                              <a:lnTo>
                                <a:pt x="2798" y="1048"/>
                              </a:lnTo>
                              <a:lnTo>
                                <a:pt x="2794" y="1040"/>
                              </a:lnTo>
                              <a:lnTo>
                                <a:pt x="2825" y="1020"/>
                              </a:lnTo>
                              <a:lnTo>
                                <a:pt x="2853" y="1000"/>
                              </a:lnTo>
                              <a:lnTo>
                                <a:pt x="2987" y="1000"/>
                              </a:lnTo>
                              <a:lnTo>
                                <a:pt x="2994" y="960"/>
                              </a:lnTo>
                              <a:lnTo>
                                <a:pt x="2969" y="900"/>
                              </a:lnTo>
                              <a:lnTo>
                                <a:pt x="2930" y="860"/>
                              </a:lnTo>
                              <a:lnTo>
                                <a:pt x="2897" y="840"/>
                              </a:lnTo>
                              <a:lnTo>
                                <a:pt x="2870" y="860"/>
                              </a:lnTo>
                              <a:lnTo>
                                <a:pt x="2849" y="920"/>
                              </a:lnTo>
                              <a:lnTo>
                                <a:pt x="2840" y="940"/>
                              </a:lnTo>
                              <a:lnTo>
                                <a:pt x="2822" y="960"/>
                              </a:lnTo>
                              <a:lnTo>
                                <a:pt x="2796" y="980"/>
                              </a:lnTo>
                              <a:lnTo>
                                <a:pt x="2767" y="998"/>
                              </a:lnTo>
                              <a:lnTo>
                                <a:pt x="2764" y="993"/>
                              </a:lnTo>
                              <a:lnTo>
                                <a:pt x="2740" y="956"/>
                              </a:lnTo>
                              <a:lnTo>
                                <a:pt x="2731" y="940"/>
                              </a:lnTo>
                              <a:lnTo>
                                <a:pt x="2722" y="930"/>
                              </a:lnTo>
                              <a:lnTo>
                                <a:pt x="2691" y="887"/>
                              </a:lnTo>
                              <a:lnTo>
                                <a:pt x="2674" y="866"/>
                              </a:lnTo>
                              <a:lnTo>
                                <a:pt x="2658" y="840"/>
                              </a:lnTo>
                              <a:lnTo>
                                <a:pt x="2653" y="835"/>
                              </a:lnTo>
                              <a:lnTo>
                                <a:pt x="2706" y="797"/>
                              </a:lnTo>
                              <a:lnTo>
                                <a:pt x="2761" y="792"/>
                              </a:lnTo>
                              <a:lnTo>
                                <a:pt x="2812" y="795"/>
                              </a:lnTo>
                              <a:lnTo>
                                <a:pt x="2820" y="792"/>
                              </a:lnTo>
                              <a:lnTo>
                                <a:pt x="2859" y="778"/>
                              </a:lnTo>
                              <a:lnTo>
                                <a:pt x="2866" y="764"/>
                              </a:lnTo>
                              <a:lnTo>
                                <a:pt x="2882" y="732"/>
                              </a:lnTo>
                              <a:lnTo>
                                <a:pt x="2870" y="673"/>
                              </a:lnTo>
                              <a:lnTo>
                                <a:pt x="2834" y="614"/>
                              </a:lnTo>
                              <a:lnTo>
                                <a:pt x="2783" y="568"/>
                              </a:lnTo>
                              <a:lnTo>
                                <a:pt x="2729" y="547"/>
                              </a:lnTo>
                              <a:lnTo>
                                <a:pt x="2681" y="565"/>
                              </a:lnTo>
                              <a:lnTo>
                                <a:pt x="2658" y="605"/>
                              </a:lnTo>
                              <a:lnTo>
                                <a:pt x="2647" y="659"/>
                              </a:lnTo>
                              <a:lnTo>
                                <a:pt x="2637" y="711"/>
                              </a:lnTo>
                              <a:lnTo>
                                <a:pt x="2618" y="747"/>
                              </a:lnTo>
                              <a:lnTo>
                                <a:pt x="2610" y="753"/>
                              </a:lnTo>
                              <a:lnTo>
                                <a:pt x="2599" y="758"/>
                              </a:lnTo>
                              <a:lnTo>
                                <a:pt x="2584" y="764"/>
                              </a:lnTo>
                              <a:lnTo>
                                <a:pt x="2561" y="741"/>
                              </a:lnTo>
                              <a:lnTo>
                                <a:pt x="2537" y="719"/>
                              </a:lnTo>
                              <a:lnTo>
                                <a:pt x="2513" y="697"/>
                              </a:lnTo>
                              <a:lnTo>
                                <a:pt x="2488" y="676"/>
                              </a:lnTo>
                              <a:lnTo>
                                <a:pt x="2495" y="664"/>
                              </a:lnTo>
                              <a:lnTo>
                                <a:pt x="2499" y="642"/>
                              </a:lnTo>
                              <a:lnTo>
                                <a:pt x="2498" y="608"/>
                              </a:lnTo>
                              <a:lnTo>
                                <a:pt x="2494" y="562"/>
                              </a:lnTo>
                              <a:lnTo>
                                <a:pt x="2499" y="526"/>
                              </a:lnTo>
                              <a:lnTo>
                                <a:pt x="2534" y="422"/>
                              </a:lnTo>
                              <a:lnTo>
                                <a:pt x="2573" y="354"/>
                              </a:lnTo>
                              <a:lnTo>
                                <a:pt x="2675" y="304"/>
                              </a:lnTo>
                              <a:lnTo>
                                <a:pt x="2705" y="275"/>
                              </a:lnTo>
                              <a:lnTo>
                                <a:pt x="2691" y="235"/>
                              </a:lnTo>
                              <a:lnTo>
                                <a:pt x="2627" y="184"/>
                              </a:lnTo>
                              <a:lnTo>
                                <a:pt x="2553" y="149"/>
                              </a:lnTo>
                              <a:lnTo>
                                <a:pt x="2512" y="154"/>
                              </a:lnTo>
                              <a:lnTo>
                                <a:pt x="2500" y="194"/>
                              </a:lnTo>
                              <a:lnTo>
                                <a:pt x="2513" y="264"/>
                              </a:lnTo>
                              <a:lnTo>
                                <a:pt x="2507" y="308"/>
                              </a:lnTo>
                              <a:lnTo>
                                <a:pt x="2476" y="372"/>
                              </a:lnTo>
                              <a:lnTo>
                                <a:pt x="2424" y="436"/>
                              </a:lnTo>
                              <a:lnTo>
                                <a:pt x="2355" y="479"/>
                              </a:lnTo>
                              <a:lnTo>
                                <a:pt x="2318" y="492"/>
                              </a:lnTo>
                              <a:lnTo>
                                <a:pt x="2290" y="504"/>
                              </a:lnTo>
                              <a:lnTo>
                                <a:pt x="2271" y="515"/>
                              </a:lnTo>
                              <a:lnTo>
                                <a:pt x="2260" y="526"/>
                              </a:lnTo>
                              <a:lnTo>
                                <a:pt x="2232" y="512"/>
                              </a:lnTo>
                              <a:lnTo>
                                <a:pt x="2238" y="500"/>
                              </a:lnTo>
                              <a:lnTo>
                                <a:pt x="2248" y="480"/>
                              </a:lnTo>
                              <a:lnTo>
                                <a:pt x="2267" y="440"/>
                              </a:lnTo>
                              <a:lnTo>
                                <a:pt x="2285" y="420"/>
                              </a:lnTo>
                              <a:lnTo>
                                <a:pt x="2300" y="420"/>
                              </a:lnTo>
                              <a:lnTo>
                                <a:pt x="2356" y="400"/>
                              </a:lnTo>
                              <a:lnTo>
                                <a:pt x="2382" y="360"/>
                              </a:lnTo>
                              <a:lnTo>
                                <a:pt x="2372" y="320"/>
                              </a:lnTo>
                              <a:lnTo>
                                <a:pt x="2321" y="280"/>
                              </a:lnTo>
                              <a:lnTo>
                                <a:pt x="2263" y="260"/>
                              </a:lnTo>
                              <a:lnTo>
                                <a:pt x="2229" y="280"/>
                              </a:lnTo>
                              <a:lnTo>
                                <a:pt x="2217" y="300"/>
                              </a:lnTo>
                              <a:lnTo>
                                <a:pt x="2226" y="360"/>
                              </a:lnTo>
                              <a:lnTo>
                                <a:pt x="2224" y="380"/>
                              </a:lnTo>
                              <a:lnTo>
                                <a:pt x="2214" y="420"/>
                              </a:lnTo>
                              <a:lnTo>
                                <a:pt x="2196" y="460"/>
                              </a:lnTo>
                              <a:lnTo>
                                <a:pt x="2178" y="488"/>
                              </a:lnTo>
                              <a:lnTo>
                                <a:pt x="2140" y="472"/>
                              </a:lnTo>
                              <a:lnTo>
                                <a:pt x="2098" y="457"/>
                              </a:lnTo>
                              <a:lnTo>
                                <a:pt x="2099" y="464"/>
                              </a:lnTo>
                              <a:lnTo>
                                <a:pt x="2093" y="460"/>
                              </a:lnTo>
                              <a:lnTo>
                                <a:pt x="2066" y="460"/>
                              </a:lnTo>
                              <a:lnTo>
                                <a:pt x="2064" y="440"/>
                              </a:lnTo>
                              <a:lnTo>
                                <a:pt x="2059" y="440"/>
                              </a:lnTo>
                              <a:lnTo>
                                <a:pt x="2045" y="380"/>
                              </a:lnTo>
                              <a:lnTo>
                                <a:pt x="2044" y="300"/>
                              </a:lnTo>
                              <a:lnTo>
                                <a:pt x="2054" y="220"/>
                              </a:lnTo>
                              <a:lnTo>
                                <a:pt x="2073" y="180"/>
                              </a:lnTo>
                              <a:lnTo>
                                <a:pt x="2130" y="120"/>
                              </a:lnTo>
                              <a:lnTo>
                                <a:pt x="2147" y="80"/>
                              </a:lnTo>
                              <a:lnTo>
                                <a:pt x="2119" y="60"/>
                              </a:lnTo>
                              <a:lnTo>
                                <a:pt x="2039" y="40"/>
                              </a:lnTo>
                              <a:lnTo>
                                <a:pt x="1958" y="40"/>
                              </a:lnTo>
                              <a:lnTo>
                                <a:pt x="1921" y="60"/>
                              </a:lnTo>
                              <a:lnTo>
                                <a:pt x="1925" y="100"/>
                              </a:lnTo>
                              <a:lnTo>
                                <a:pt x="1964" y="160"/>
                              </a:lnTo>
                              <a:lnTo>
                                <a:pt x="1975" y="200"/>
                              </a:lnTo>
                              <a:lnTo>
                                <a:pt x="1971" y="260"/>
                              </a:lnTo>
                              <a:lnTo>
                                <a:pt x="1948" y="340"/>
                              </a:lnTo>
                              <a:lnTo>
                                <a:pt x="1902" y="420"/>
                              </a:lnTo>
                              <a:lnTo>
                                <a:pt x="1834" y="400"/>
                              </a:lnTo>
                              <a:lnTo>
                                <a:pt x="1627" y="400"/>
                              </a:lnTo>
                              <a:lnTo>
                                <a:pt x="1631" y="320"/>
                              </a:lnTo>
                              <a:lnTo>
                                <a:pt x="1661" y="280"/>
                              </a:lnTo>
                              <a:lnTo>
                                <a:pt x="1693" y="240"/>
                              </a:lnTo>
                              <a:lnTo>
                                <a:pt x="1707" y="200"/>
                              </a:lnTo>
                              <a:lnTo>
                                <a:pt x="1687" y="140"/>
                              </a:lnTo>
                              <a:lnTo>
                                <a:pt x="1644" y="120"/>
                              </a:lnTo>
                              <a:lnTo>
                                <a:pt x="1523" y="120"/>
                              </a:lnTo>
                              <a:lnTo>
                                <a:pt x="1467" y="140"/>
                              </a:lnTo>
                              <a:lnTo>
                                <a:pt x="1427" y="160"/>
                              </a:lnTo>
                              <a:lnTo>
                                <a:pt x="1414" y="200"/>
                              </a:lnTo>
                              <a:lnTo>
                                <a:pt x="1434" y="260"/>
                              </a:lnTo>
                              <a:lnTo>
                                <a:pt x="1513" y="340"/>
                              </a:lnTo>
                              <a:lnTo>
                                <a:pt x="1533" y="380"/>
                              </a:lnTo>
                              <a:lnTo>
                                <a:pt x="1532" y="400"/>
                              </a:lnTo>
                              <a:lnTo>
                                <a:pt x="1486" y="400"/>
                              </a:lnTo>
                              <a:lnTo>
                                <a:pt x="1443" y="420"/>
                              </a:lnTo>
                              <a:lnTo>
                                <a:pt x="1399" y="420"/>
                              </a:lnTo>
                              <a:lnTo>
                                <a:pt x="1357" y="440"/>
                              </a:lnTo>
                              <a:lnTo>
                                <a:pt x="1346" y="420"/>
                              </a:lnTo>
                              <a:lnTo>
                                <a:pt x="1321" y="420"/>
                              </a:lnTo>
                              <a:lnTo>
                                <a:pt x="1306" y="400"/>
                              </a:lnTo>
                              <a:lnTo>
                                <a:pt x="1257" y="360"/>
                              </a:lnTo>
                              <a:lnTo>
                                <a:pt x="1207" y="280"/>
                              </a:lnTo>
                              <a:lnTo>
                                <a:pt x="1171" y="180"/>
                              </a:lnTo>
                              <a:lnTo>
                                <a:pt x="1166" y="140"/>
                              </a:lnTo>
                              <a:lnTo>
                                <a:pt x="1195" y="60"/>
                              </a:lnTo>
                              <a:lnTo>
                                <a:pt x="1189" y="20"/>
                              </a:lnTo>
                              <a:lnTo>
                                <a:pt x="1143" y="0"/>
                              </a:lnTo>
                              <a:lnTo>
                                <a:pt x="1054" y="20"/>
                              </a:lnTo>
                              <a:lnTo>
                                <a:pt x="973" y="60"/>
                              </a:lnTo>
                              <a:lnTo>
                                <a:pt x="949" y="100"/>
                              </a:lnTo>
                              <a:lnTo>
                                <a:pt x="977" y="140"/>
                              </a:lnTo>
                              <a:lnTo>
                                <a:pt x="1050" y="180"/>
                              </a:lnTo>
                              <a:lnTo>
                                <a:pt x="1085" y="220"/>
                              </a:lnTo>
                              <a:lnTo>
                                <a:pt x="1122" y="300"/>
                              </a:lnTo>
                              <a:lnTo>
                                <a:pt x="1145" y="380"/>
                              </a:lnTo>
                              <a:lnTo>
                                <a:pt x="1137" y="480"/>
                              </a:lnTo>
                              <a:lnTo>
                                <a:pt x="1133" y="480"/>
                              </a:lnTo>
                              <a:lnTo>
                                <a:pt x="1129" y="500"/>
                              </a:lnTo>
                              <a:lnTo>
                                <a:pt x="1125" y="520"/>
                              </a:lnTo>
                              <a:lnTo>
                                <a:pt x="1122" y="520"/>
                              </a:lnTo>
                              <a:lnTo>
                                <a:pt x="1068" y="560"/>
                              </a:lnTo>
                              <a:lnTo>
                                <a:pt x="1015" y="580"/>
                              </a:lnTo>
                              <a:lnTo>
                                <a:pt x="965" y="620"/>
                              </a:lnTo>
                              <a:lnTo>
                                <a:pt x="916" y="660"/>
                              </a:lnTo>
                              <a:lnTo>
                                <a:pt x="870" y="620"/>
                              </a:lnTo>
                              <a:lnTo>
                                <a:pt x="826" y="580"/>
                              </a:lnTo>
                              <a:lnTo>
                                <a:pt x="793" y="520"/>
                              </a:lnTo>
                              <a:lnTo>
                                <a:pt x="781" y="500"/>
                              </a:lnTo>
                              <a:lnTo>
                                <a:pt x="782" y="440"/>
                              </a:lnTo>
                              <a:lnTo>
                                <a:pt x="765" y="400"/>
                              </a:lnTo>
                              <a:lnTo>
                                <a:pt x="730" y="400"/>
                              </a:lnTo>
                              <a:lnTo>
                                <a:pt x="675" y="440"/>
                              </a:lnTo>
                              <a:lnTo>
                                <a:pt x="631" y="480"/>
                              </a:lnTo>
                              <a:lnTo>
                                <a:pt x="625" y="520"/>
                              </a:lnTo>
                              <a:lnTo>
                                <a:pt x="654" y="540"/>
                              </a:lnTo>
                              <a:lnTo>
                                <a:pt x="713" y="560"/>
                              </a:lnTo>
                              <a:lnTo>
                                <a:pt x="741" y="560"/>
                              </a:lnTo>
                              <a:lnTo>
                                <a:pt x="779" y="600"/>
                              </a:lnTo>
                              <a:lnTo>
                                <a:pt x="816" y="660"/>
                              </a:lnTo>
                              <a:lnTo>
                                <a:pt x="842" y="720"/>
                              </a:lnTo>
                              <a:lnTo>
                                <a:pt x="823" y="720"/>
                              </a:lnTo>
                              <a:lnTo>
                                <a:pt x="817" y="700"/>
                              </a:lnTo>
                              <a:lnTo>
                                <a:pt x="809" y="660"/>
                              </a:lnTo>
                              <a:lnTo>
                                <a:pt x="795" y="640"/>
                              </a:lnTo>
                              <a:lnTo>
                                <a:pt x="772" y="620"/>
                              </a:lnTo>
                              <a:lnTo>
                                <a:pt x="737" y="600"/>
                              </a:lnTo>
                              <a:lnTo>
                                <a:pt x="659" y="600"/>
                              </a:lnTo>
                              <a:lnTo>
                                <a:pt x="623" y="640"/>
                              </a:lnTo>
                              <a:lnTo>
                                <a:pt x="590" y="660"/>
                              </a:lnTo>
                              <a:lnTo>
                                <a:pt x="564" y="700"/>
                              </a:lnTo>
                              <a:lnTo>
                                <a:pt x="547" y="740"/>
                              </a:lnTo>
                              <a:lnTo>
                                <a:pt x="542" y="780"/>
                              </a:lnTo>
                              <a:lnTo>
                                <a:pt x="550" y="820"/>
                              </a:lnTo>
                              <a:lnTo>
                                <a:pt x="574" y="860"/>
                              </a:lnTo>
                              <a:lnTo>
                                <a:pt x="616" y="880"/>
                              </a:lnTo>
                              <a:lnTo>
                                <a:pt x="679" y="880"/>
                              </a:lnTo>
                              <a:lnTo>
                                <a:pt x="653" y="920"/>
                              </a:lnTo>
                              <a:lnTo>
                                <a:pt x="629" y="960"/>
                              </a:lnTo>
                              <a:lnTo>
                                <a:pt x="605" y="980"/>
                              </a:lnTo>
                              <a:lnTo>
                                <a:pt x="582" y="1020"/>
                              </a:lnTo>
                              <a:lnTo>
                                <a:pt x="483" y="1020"/>
                              </a:lnTo>
                              <a:lnTo>
                                <a:pt x="387" y="980"/>
                              </a:lnTo>
                              <a:lnTo>
                                <a:pt x="302" y="920"/>
                              </a:lnTo>
                              <a:lnTo>
                                <a:pt x="260" y="880"/>
                              </a:lnTo>
                              <a:lnTo>
                                <a:pt x="230" y="800"/>
                              </a:lnTo>
                              <a:lnTo>
                                <a:pt x="192" y="780"/>
                              </a:lnTo>
                              <a:lnTo>
                                <a:pt x="146" y="780"/>
                              </a:lnTo>
                              <a:lnTo>
                                <a:pt x="94" y="840"/>
                              </a:lnTo>
                              <a:lnTo>
                                <a:pt x="62" y="920"/>
                              </a:lnTo>
                              <a:lnTo>
                                <a:pt x="73" y="960"/>
                              </a:lnTo>
                              <a:lnTo>
                                <a:pt x="122" y="980"/>
                              </a:lnTo>
                              <a:lnTo>
                                <a:pt x="242" y="980"/>
                              </a:lnTo>
                              <a:lnTo>
                                <a:pt x="301" y="1000"/>
                              </a:lnTo>
                              <a:lnTo>
                                <a:pt x="369" y="1060"/>
                              </a:lnTo>
                              <a:lnTo>
                                <a:pt x="431" y="1100"/>
                              </a:lnTo>
                              <a:lnTo>
                                <a:pt x="476" y="1160"/>
                              </a:lnTo>
                              <a:lnTo>
                                <a:pt x="481" y="1180"/>
                              </a:lnTo>
                              <a:lnTo>
                                <a:pt x="486" y="1180"/>
                              </a:lnTo>
                              <a:lnTo>
                                <a:pt x="490" y="1200"/>
                              </a:lnTo>
                              <a:lnTo>
                                <a:pt x="495" y="1200"/>
                              </a:lnTo>
                              <a:lnTo>
                                <a:pt x="467" y="1280"/>
                              </a:lnTo>
                              <a:lnTo>
                                <a:pt x="444" y="1380"/>
                              </a:lnTo>
                              <a:lnTo>
                                <a:pt x="426" y="1460"/>
                              </a:lnTo>
                              <a:lnTo>
                                <a:pt x="415" y="1540"/>
                              </a:lnTo>
                              <a:lnTo>
                                <a:pt x="326" y="1560"/>
                              </a:lnTo>
                              <a:lnTo>
                                <a:pt x="265" y="1560"/>
                              </a:lnTo>
                              <a:lnTo>
                                <a:pt x="223" y="1520"/>
                              </a:lnTo>
                              <a:lnTo>
                                <a:pt x="188" y="1500"/>
                              </a:lnTo>
                              <a:lnTo>
                                <a:pt x="153" y="1460"/>
                              </a:lnTo>
                              <a:lnTo>
                                <a:pt x="60" y="1460"/>
                              </a:lnTo>
                              <a:lnTo>
                                <a:pt x="27" y="1500"/>
                              </a:lnTo>
                              <a:lnTo>
                                <a:pt x="7" y="1560"/>
                              </a:lnTo>
                              <a:lnTo>
                                <a:pt x="0" y="1620"/>
                              </a:lnTo>
                              <a:lnTo>
                                <a:pt x="7" y="1680"/>
                              </a:lnTo>
                              <a:lnTo>
                                <a:pt x="27" y="1740"/>
                              </a:lnTo>
                              <a:lnTo>
                                <a:pt x="60" y="1780"/>
                              </a:lnTo>
                              <a:lnTo>
                                <a:pt x="106" y="1800"/>
                              </a:lnTo>
                              <a:lnTo>
                                <a:pt x="160" y="1780"/>
                              </a:lnTo>
                              <a:lnTo>
                                <a:pt x="212" y="1740"/>
                              </a:lnTo>
                              <a:lnTo>
                                <a:pt x="263" y="1680"/>
                              </a:lnTo>
                              <a:lnTo>
                                <a:pt x="380" y="1680"/>
                              </a:lnTo>
                              <a:lnTo>
                                <a:pt x="409" y="1700"/>
                              </a:lnTo>
                              <a:lnTo>
                                <a:pt x="413" y="1780"/>
                              </a:lnTo>
                              <a:lnTo>
                                <a:pt x="422" y="1860"/>
                              </a:lnTo>
                              <a:lnTo>
                                <a:pt x="435" y="1940"/>
                              </a:lnTo>
                              <a:lnTo>
                                <a:pt x="453" y="2000"/>
                              </a:lnTo>
                              <a:lnTo>
                                <a:pt x="475" y="2080"/>
                              </a:lnTo>
                              <a:lnTo>
                                <a:pt x="377" y="2120"/>
                              </a:lnTo>
                              <a:lnTo>
                                <a:pt x="335" y="2140"/>
                              </a:lnTo>
                              <a:lnTo>
                                <a:pt x="310" y="2140"/>
                              </a:lnTo>
                              <a:lnTo>
                                <a:pt x="249" y="2100"/>
                              </a:lnTo>
                              <a:lnTo>
                                <a:pt x="209" y="2120"/>
                              </a:lnTo>
                              <a:lnTo>
                                <a:pt x="193" y="2140"/>
                              </a:lnTo>
                              <a:lnTo>
                                <a:pt x="207" y="2220"/>
                              </a:lnTo>
                              <a:lnTo>
                                <a:pt x="239" y="2280"/>
                              </a:lnTo>
                              <a:lnTo>
                                <a:pt x="271" y="2300"/>
                              </a:lnTo>
                              <a:lnTo>
                                <a:pt x="305" y="2280"/>
                              </a:lnTo>
                              <a:lnTo>
                                <a:pt x="340" y="2220"/>
                              </a:lnTo>
                              <a:lnTo>
                                <a:pt x="359" y="2200"/>
                              </a:lnTo>
                              <a:lnTo>
                                <a:pt x="397" y="2180"/>
                              </a:lnTo>
                              <a:lnTo>
                                <a:pt x="448" y="2160"/>
                              </a:lnTo>
                              <a:lnTo>
                                <a:pt x="504" y="2160"/>
                              </a:lnTo>
                              <a:lnTo>
                                <a:pt x="533" y="2220"/>
                              </a:lnTo>
                              <a:lnTo>
                                <a:pt x="489" y="2257"/>
                              </a:lnTo>
                              <a:lnTo>
                                <a:pt x="436" y="2292"/>
                              </a:lnTo>
                              <a:lnTo>
                                <a:pt x="389" y="2316"/>
                              </a:lnTo>
                              <a:lnTo>
                                <a:pt x="358" y="2322"/>
                              </a:lnTo>
                              <a:lnTo>
                                <a:pt x="299" y="2310"/>
                              </a:lnTo>
                              <a:lnTo>
                                <a:pt x="263" y="2320"/>
                              </a:lnTo>
                              <a:lnTo>
                                <a:pt x="254" y="2354"/>
                              </a:lnTo>
                              <a:lnTo>
                                <a:pt x="277" y="2415"/>
                              </a:lnTo>
                              <a:lnTo>
                                <a:pt x="313" y="2467"/>
                              </a:lnTo>
                              <a:lnTo>
                                <a:pt x="346" y="2479"/>
                              </a:lnTo>
                              <a:lnTo>
                                <a:pt x="374" y="2455"/>
                              </a:lnTo>
                              <a:lnTo>
                                <a:pt x="398" y="2399"/>
                              </a:lnTo>
                              <a:lnTo>
                                <a:pt x="418" y="2375"/>
                              </a:lnTo>
                              <a:lnTo>
                                <a:pt x="460" y="2345"/>
                              </a:lnTo>
                              <a:lnTo>
                                <a:pt x="507" y="2322"/>
                              </a:lnTo>
                              <a:lnTo>
                                <a:pt x="517" y="2318"/>
                              </a:lnTo>
                              <a:lnTo>
                                <a:pt x="578" y="2303"/>
                              </a:lnTo>
                              <a:lnTo>
                                <a:pt x="583" y="2310"/>
                              </a:lnTo>
                              <a:lnTo>
                                <a:pt x="587" y="2318"/>
                              </a:lnTo>
                              <a:lnTo>
                                <a:pt x="591" y="2325"/>
                              </a:lnTo>
                              <a:lnTo>
                                <a:pt x="558" y="2325"/>
                              </a:lnTo>
                              <a:lnTo>
                                <a:pt x="526" y="2327"/>
                              </a:lnTo>
                              <a:lnTo>
                                <a:pt x="495" y="2335"/>
                              </a:lnTo>
                              <a:lnTo>
                                <a:pt x="467" y="2353"/>
                              </a:lnTo>
                              <a:lnTo>
                                <a:pt x="443" y="2384"/>
                              </a:lnTo>
                              <a:lnTo>
                                <a:pt x="436" y="2422"/>
                              </a:lnTo>
                              <a:lnTo>
                                <a:pt x="443" y="2463"/>
                              </a:lnTo>
                              <a:lnTo>
                                <a:pt x="487" y="2542"/>
                              </a:lnTo>
                              <a:lnTo>
                                <a:pt x="557" y="2599"/>
                              </a:lnTo>
                              <a:lnTo>
                                <a:pt x="596" y="2613"/>
                              </a:lnTo>
                              <a:lnTo>
                                <a:pt x="633" y="2612"/>
                              </a:lnTo>
                              <a:lnTo>
                                <a:pt x="668" y="2594"/>
                              </a:lnTo>
                              <a:lnTo>
                                <a:pt x="696" y="2556"/>
                              </a:lnTo>
                              <a:lnTo>
                                <a:pt x="715" y="2499"/>
                              </a:lnTo>
                              <a:lnTo>
                                <a:pt x="769" y="2560"/>
                              </a:lnTo>
                              <a:lnTo>
                                <a:pt x="814" y="2596"/>
                              </a:lnTo>
                              <a:lnTo>
                                <a:pt x="838" y="2618"/>
                              </a:lnTo>
                              <a:lnTo>
                                <a:pt x="836" y="2626"/>
                              </a:lnTo>
                              <a:lnTo>
                                <a:pt x="835" y="2634"/>
                              </a:lnTo>
                              <a:lnTo>
                                <a:pt x="833" y="2643"/>
                              </a:lnTo>
                              <a:lnTo>
                                <a:pt x="803" y="2713"/>
                              </a:lnTo>
                              <a:lnTo>
                                <a:pt x="745" y="2799"/>
                              </a:lnTo>
                              <a:lnTo>
                                <a:pt x="682" y="2874"/>
                              </a:lnTo>
                              <a:lnTo>
                                <a:pt x="636" y="2907"/>
                              </a:lnTo>
                              <a:lnTo>
                                <a:pt x="556" y="2922"/>
                              </a:lnTo>
                              <a:lnTo>
                                <a:pt x="515" y="2953"/>
                              </a:lnTo>
                              <a:lnTo>
                                <a:pt x="517" y="3000"/>
                              </a:lnTo>
                              <a:lnTo>
                                <a:pt x="570" y="3063"/>
                              </a:lnTo>
                              <a:lnTo>
                                <a:pt x="638" y="3109"/>
                              </a:lnTo>
                              <a:lnTo>
                                <a:pt x="683" y="3107"/>
                              </a:lnTo>
                              <a:lnTo>
                                <a:pt x="709" y="3062"/>
                              </a:lnTo>
                              <a:lnTo>
                                <a:pt x="717" y="2981"/>
                              </a:lnTo>
                              <a:lnTo>
                                <a:pt x="730" y="2944"/>
                              </a:lnTo>
                              <a:lnTo>
                                <a:pt x="767" y="2890"/>
                              </a:lnTo>
                              <a:lnTo>
                                <a:pt x="820" y="2832"/>
                              </a:lnTo>
                              <a:lnTo>
                                <a:pt x="885" y="2781"/>
                              </a:lnTo>
                              <a:lnTo>
                                <a:pt x="955" y="2749"/>
                              </a:lnTo>
                              <a:lnTo>
                                <a:pt x="967" y="2747"/>
                              </a:lnTo>
                              <a:lnTo>
                                <a:pt x="978" y="2744"/>
                              </a:lnTo>
                              <a:lnTo>
                                <a:pt x="988" y="2741"/>
                              </a:lnTo>
                              <a:lnTo>
                                <a:pt x="995" y="2739"/>
                              </a:lnTo>
                              <a:lnTo>
                                <a:pt x="1015" y="2760"/>
                              </a:lnTo>
                              <a:lnTo>
                                <a:pt x="1063" y="2780"/>
                              </a:lnTo>
                              <a:lnTo>
                                <a:pt x="1112" y="2800"/>
                              </a:lnTo>
                              <a:lnTo>
                                <a:pt x="1162" y="2840"/>
                              </a:lnTo>
                              <a:lnTo>
                                <a:pt x="1214" y="2860"/>
                              </a:lnTo>
                              <a:lnTo>
                                <a:pt x="1218" y="2860"/>
                              </a:lnTo>
                              <a:lnTo>
                                <a:pt x="1222" y="2880"/>
                              </a:lnTo>
                              <a:lnTo>
                                <a:pt x="1227" y="2900"/>
                              </a:lnTo>
                              <a:lnTo>
                                <a:pt x="1232" y="2900"/>
                              </a:lnTo>
                              <a:lnTo>
                                <a:pt x="1239" y="2980"/>
                              </a:lnTo>
                              <a:lnTo>
                                <a:pt x="1226" y="3080"/>
                              </a:lnTo>
                              <a:lnTo>
                                <a:pt x="1202" y="3160"/>
                              </a:lnTo>
                              <a:lnTo>
                                <a:pt x="1173" y="3220"/>
                              </a:lnTo>
                              <a:lnTo>
                                <a:pt x="1103" y="3260"/>
                              </a:lnTo>
                              <a:lnTo>
                                <a:pt x="1078" y="3300"/>
                              </a:lnTo>
                              <a:lnTo>
                                <a:pt x="1104" y="3340"/>
                              </a:lnTo>
                              <a:lnTo>
                                <a:pt x="1189" y="3380"/>
                              </a:lnTo>
                              <a:lnTo>
                                <a:pt x="1325" y="3380"/>
                              </a:lnTo>
                              <a:lnTo>
                                <a:pt x="1327" y="3320"/>
                              </a:lnTo>
                              <a:lnTo>
                                <a:pt x="1293" y="3240"/>
                              </a:lnTo>
                              <a:lnTo>
                                <a:pt x="1287" y="3200"/>
                              </a:lnTo>
                              <a:lnTo>
                                <a:pt x="1304" y="3120"/>
                              </a:lnTo>
                              <a:lnTo>
                                <a:pt x="1344" y="3020"/>
                              </a:lnTo>
                              <a:lnTo>
                                <a:pt x="1408" y="2960"/>
                              </a:lnTo>
                              <a:lnTo>
                                <a:pt x="1422" y="2940"/>
                              </a:lnTo>
                              <a:lnTo>
                                <a:pt x="1446" y="2940"/>
                              </a:lnTo>
                              <a:lnTo>
                                <a:pt x="1457" y="2920"/>
                              </a:lnTo>
                              <a:lnTo>
                                <a:pt x="1492" y="2920"/>
                              </a:lnTo>
                              <a:lnTo>
                                <a:pt x="1527" y="2940"/>
                              </a:lnTo>
                              <a:lnTo>
                                <a:pt x="1599" y="2940"/>
                              </a:lnTo>
                              <a:lnTo>
                                <a:pt x="1605" y="2960"/>
                              </a:lnTo>
                              <a:lnTo>
                                <a:pt x="1615" y="2960"/>
                              </a:lnTo>
                              <a:lnTo>
                                <a:pt x="1627" y="2980"/>
                              </a:lnTo>
                              <a:lnTo>
                                <a:pt x="1643" y="3000"/>
                              </a:lnTo>
                              <a:lnTo>
                                <a:pt x="1663" y="3040"/>
                              </a:lnTo>
                              <a:lnTo>
                                <a:pt x="1677" y="3120"/>
                              </a:lnTo>
                              <a:lnTo>
                                <a:pt x="1681" y="3180"/>
                              </a:lnTo>
                              <a:lnTo>
                                <a:pt x="1672" y="3220"/>
                              </a:lnTo>
                              <a:lnTo>
                                <a:pt x="1634" y="3260"/>
                              </a:lnTo>
                              <a:lnTo>
                                <a:pt x="1627" y="3300"/>
                              </a:lnTo>
                              <a:lnTo>
                                <a:pt x="1654" y="3320"/>
                              </a:lnTo>
                              <a:lnTo>
                                <a:pt x="1784" y="3320"/>
                              </a:lnTo>
                              <a:lnTo>
                                <a:pt x="1810" y="3280"/>
                              </a:lnTo>
                              <a:lnTo>
                                <a:pt x="1800" y="3260"/>
                              </a:lnTo>
                              <a:lnTo>
                                <a:pt x="1761" y="3220"/>
                              </a:lnTo>
                              <a:lnTo>
                                <a:pt x="1745" y="3180"/>
                              </a:lnTo>
                              <a:lnTo>
                                <a:pt x="1738" y="3120"/>
                              </a:lnTo>
                              <a:lnTo>
                                <a:pt x="1745" y="3060"/>
                              </a:lnTo>
                              <a:lnTo>
                                <a:pt x="1772" y="3000"/>
                              </a:lnTo>
                              <a:lnTo>
                                <a:pt x="1786" y="2980"/>
                              </a:lnTo>
                              <a:lnTo>
                                <a:pt x="1798" y="2960"/>
                              </a:lnTo>
                              <a:lnTo>
                                <a:pt x="1806" y="2940"/>
                              </a:lnTo>
                              <a:lnTo>
                                <a:pt x="1865" y="2940"/>
                              </a:lnTo>
                              <a:lnTo>
                                <a:pt x="1891" y="2920"/>
                              </a:lnTo>
                              <a:lnTo>
                                <a:pt x="1917" y="2920"/>
                              </a:lnTo>
                              <a:lnTo>
                                <a:pt x="1927" y="2940"/>
                              </a:lnTo>
                              <a:lnTo>
                                <a:pt x="1939" y="2940"/>
                              </a:lnTo>
                              <a:lnTo>
                                <a:pt x="1953" y="2960"/>
                              </a:lnTo>
                              <a:lnTo>
                                <a:pt x="1968" y="2980"/>
                              </a:lnTo>
                              <a:lnTo>
                                <a:pt x="2004" y="3040"/>
                              </a:lnTo>
                              <a:lnTo>
                                <a:pt x="2035" y="3120"/>
                              </a:lnTo>
                              <a:lnTo>
                                <a:pt x="2054" y="3200"/>
                              </a:lnTo>
                              <a:lnTo>
                                <a:pt x="2051" y="3260"/>
                              </a:lnTo>
                              <a:lnTo>
                                <a:pt x="2014" y="3320"/>
                              </a:lnTo>
                              <a:lnTo>
                                <a:pt x="2012" y="3360"/>
                              </a:lnTo>
                              <a:lnTo>
                                <a:pt x="2050" y="3380"/>
                              </a:lnTo>
                              <a:lnTo>
                                <a:pt x="2132" y="3380"/>
                              </a:lnTo>
                              <a:lnTo>
                                <a:pt x="2210" y="3360"/>
                              </a:lnTo>
                              <a:lnTo>
                                <a:pt x="2237" y="3320"/>
                              </a:lnTo>
                              <a:lnTo>
                                <a:pt x="2218" y="3280"/>
                              </a:lnTo>
                              <a:lnTo>
                                <a:pt x="2160" y="3240"/>
                              </a:lnTo>
                              <a:lnTo>
                                <a:pt x="2148" y="3220"/>
                              </a:lnTo>
                              <a:lnTo>
                                <a:pt x="2135" y="3200"/>
                              </a:lnTo>
                              <a:lnTo>
                                <a:pt x="2124" y="3160"/>
                              </a:lnTo>
                              <a:lnTo>
                                <a:pt x="2114" y="3120"/>
                              </a:lnTo>
                              <a:lnTo>
                                <a:pt x="2168" y="3120"/>
                              </a:lnTo>
                              <a:lnTo>
                                <a:pt x="2220" y="3100"/>
                              </a:lnTo>
                              <a:lnTo>
                                <a:pt x="2255" y="3060"/>
                              </a:lnTo>
                              <a:lnTo>
                                <a:pt x="2256" y="3020"/>
                              </a:lnTo>
                              <a:lnTo>
                                <a:pt x="2236" y="2980"/>
                              </a:lnTo>
                              <a:lnTo>
                                <a:pt x="2206" y="2960"/>
                              </a:lnTo>
                              <a:lnTo>
                                <a:pt x="2174" y="2920"/>
                              </a:lnTo>
                              <a:lnTo>
                                <a:pt x="2146" y="2900"/>
                              </a:lnTo>
                              <a:lnTo>
                                <a:pt x="2153" y="2880"/>
                              </a:lnTo>
                              <a:lnTo>
                                <a:pt x="2158" y="2880"/>
                              </a:lnTo>
                              <a:lnTo>
                                <a:pt x="2162" y="2860"/>
                              </a:lnTo>
                              <a:lnTo>
                                <a:pt x="2164" y="2840"/>
                              </a:lnTo>
                              <a:lnTo>
                                <a:pt x="2206" y="2840"/>
                              </a:lnTo>
                              <a:lnTo>
                                <a:pt x="2288" y="2800"/>
                              </a:lnTo>
                              <a:lnTo>
                                <a:pt x="2328" y="2760"/>
                              </a:lnTo>
                              <a:lnTo>
                                <a:pt x="2339" y="2780"/>
                              </a:lnTo>
                              <a:lnTo>
                                <a:pt x="2354" y="2780"/>
                              </a:lnTo>
                              <a:lnTo>
                                <a:pt x="2375" y="2800"/>
                              </a:lnTo>
                              <a:lnTo>
                                <a:pt x="2400" y="2820"/>
                              </a:lnTo>
                              <a:lnTo>
                                <a:pt x="2443" y="2840"/>
                              </a:lnTo>
                              <a:lnTo>
                                <a:pt x="2491" y="2900"/>
                              </a:lnTo>
                              <a:lnTo>
                                <a:pt x="2530" y="2960"/>
                              </a:lnTo>
                              <a:lnTo>
                                <a:pt x="2543" y="3000"/>
                              </a:lnTo>
                              <a:lnTo>
                                <a:pt x="2535" y="3060"/>
                              </a:lnTo>
                              <a:lnTo>
                                <a:pt x="2548" y="3100"/>
                              </a:lnTo>
                              <a:lnTo>
                                <a:pt x="2582" y="3120"/>
                              </a:lnTo>
                              <a:lnTo>
                                <a:pt x="2639" y="3080"/>
                              </a:lnTo>
                              <a:lnTo>
                                <a:pt x="2688" y="3040"/>
                              </a:lnTo>
                              <a:lnTo>
                                <a:pt x="2697" y="3020"/>
                              </a:lnTo>
                              <a:lnTo>
                                <a:pt x="2671" y="2980"/>
                              </a:lnTo>
                              <a:lnTo>
                                <a:pt x="2615" y="2960"/>
                              </a:lnTo>
                              <a:lnTo>
                                <a:pt x="2584" y="2940"/>
                              </a:lnTo>
                              <a:lnTo>
                                <a:pt x="2546" y="2880"/>
                              </a:lnTo>
                              <a:lnTo>
                                <a:pt x="2515" y="2820"/>
                              </a:lnTo>
                              <a:lnTo>
                                <a:pt x="2507" y="2760"/>
                              </a:lnTo>
                              <a:lnTo>
                                <a:pt x="2505" y="2740"/>
                              </a:lnTo>
                              <a:lnTo>
                                <a:pt x="2507" y="2700"/>
                              </a:lnTo>
                              <a:lnTo>
                                <a:pt x="2506" y="2680"/>
                              </a:lnTo>
                              <a:lnTo>
                                <a:pt x="2502" y="2660"/>
                              </a:lnTo>
                              <a:lnTo>
                                <a:pt x="2496" y="2660"/>
                              </a:lnTo>
                              <a:lnTo>
                                <a:pt x="2544" y="2600"/>
                              </a:lnTo>
                              <a:lnTo>
                                <a:pt x="2591" y="2560"/>
                              </a:lnTo>
                              <a:lnTo>
                                <a:pt x="2635" y="2520"/>
                              </a:lnTo>
                              <a:lnTo>
                                <a:pt x="2676" y="2460"/>
                              </a:lnTo>
                              <a:lnTo>
                                <a:pt x="2726" y="2520"/>
                              </a:lnTo>
                              <a:lnTo>
                                <a:pt x="2741" y="2560"/>
                              </a:lnTo>
                              <a:lnTo>
                                <a:pt x="2748" y="2620"/>
                              </a:lnTo>
                              <a:lnTo>
                                <a:pt x="2773" y="2660"/>
                              </a:lnTo>
                              <a:lnTo>
                                <a:pt x="2823" y="2680"/>
                              </a:lnTo>
                              <a:lnTo>
                                <a:pt x="2879" y="2660"/>
                              </a:lnTo>
                              <a:lnTo>
                                <a:pt x="2930" y="2600"/>
                              </a:lnTo>
                              <a:lnTo>
                                <a:pt x="2965" y="2540"/>
                              </a:lnTo>
                              <a:lnTo>
                                <a:pt x="2975" y="2480"/>
                              </a:lnTo>
                              <a:lnTo>
                                <a:pt x="2962" y="2460"/>
                              </a:lnTo>
                              <a:lnTo>
                                <a:pt x="2949" y="2440"/>
                              </a:lnTo>
                              <a:lnTo>
                                <a:pt x="2905" y="2440"/>
                              </a:lnTo>
                              <a:lnTo>
                                <a:pt x="2850" y="2420"/>
                              </a:lnTo>
                              <a:lnTo>
                                <a:pt x="2797" y="2440"/>
                              </a:lnTo>
                              <a:lnTo>
                                <a:pt x="2758" y="2420"/>
                              </a:lnTo>
                              <a:lnTo>
                                <a:pt x="2751" y="2420"/>
                              </a:lnTo>
                              <a:lnTo>
                                <a:pt x="2743" y="2400"/>
                              </a:lnTo>
                              <a:lnTo>
                                <a:pt x="2735" y="2380"/>
                              </a:lnTo>
                              <a:lnTo>
                                <a:pt x="2753" y="2360"/>
                              </a:lnTo>
                              <a:lnTo>
                                <a:pt x="2770" y="2340"/>
                              </a:lnTo>
                              <a:lnTo>
                                <a:pt x="2787" y="2300"/>
                              </a:lnTo>
                              <a:lnTo>
                                <a:pt x="2803" y="2280"/>
                              </a:lnTo>
                              <a:lnTo>
                                <a:pt x="2872" y="2280"/>
                              </a:lnTo>
                              <a:lnTo>
                                <a:pt x="2916" y="2260"/>
                              </a:lnTo>
                              <a:lnTo>
                                <a:pt x="2978" y="2260"/>
                              </a:lnTo>
                              <a:lnTo>
                                <a:pt x="3061" y="2280"/>
                              </a:lnTo>
                              <a:lnTo>
                                <a:pt x="3135" y="2300"/>
                              </a:lnTo>
                              <a:lnTo>
                                <a:pt x="3172" y="2320"/>
                              </a:lnTo>
                              <a:lnTo>
                                <a:pt x="3204" y="2380"/>
                              </a:lnTo>
                              <a:lnTo>
                                <a:pt x="3238" y="2420"/>
                              </a:lnTo>
                              <a:lnTo>
                                <a:pt x="3275" y="2400"/>
                              </a:lnTo>
                              <a:lnTo>
                                <a:pt x="3312" y="2320"/>
                              </a:lnTo>
                              <a:lnTo>
                                <a:pt x="3327" y="2260"/>
                              </a:lnTo>
                              <a:lnTo>
                                <a:pt x="3332" y="2240"/>
                              </a:lnTo>
                            </a:path>
                          </a:pathLst>
                        </a:custGeom>
                        <a:solidFill>
                          <a:srgbClr val="2C969C"/>
                        </a:solidFill>
                        <a:ln>
                          <a:noFill/>
                        </a:ln>
                      </wps:spPr>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20AA5" id="Freeform 4" o:spid="_x0000_s1026" style="position:absolute;margin-left:490.6pt;margin-top:27.7pt;width:64.7pt;height:64.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333,3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" path="m3332,2240r-6,-20l3320,2200r-42,l3212,2220r-44,l3099,2200r-73,-40l3008,2140r-37,-40l2951,2080r-17,-40l2919,2040r-12,-20l2923,1960r14,-60l2947,1840r6,-80l3119,1760r26,20l3187,1820r36,20l3249,1820r11,-60l3264,1740r-1,-40l3263,1680r-21,-20l3205,1660r-50,40l3016,1700r-59,-20l2956,1620r-3,-40l2952,1560r-3,-40l2942,1480r26,-40l2988,1420r26,-20l3058,1380r36,l3128,1400r92,l3236,1380r10,-20l3251,1320r1,l3253,1300r3,-20l3253,1280r,-20l3249,1260r-2,-20l3238,1240r-4,-20l3228,1220r-35,-60l3153,1140r-38,l3082,1160r-27,20l3032,1220r-21,40l2989,1280r-49,l2917,1260r-31,-20l2866,1200r-21,-60l2820,1100r-21,-51l2799,1048r-1,-1l2798,1048r-4,-8l2825,1020r28,-20l2987,1000r7,-40l2969,900r-39,-40l2897,840r-27,20l2849,920r-9,20l2822,960r-26,20l2767,998r-3,-5l2740,956r-9,-16l2722,930r-31,-43l2674,866r-16,-26l2653,835r53,-38l2761,792r51,3l2820,792r39,-14l2866,764r16,-32l2870,673r-36,-59l2783,568r-54,-21l2681,565r-23,40l2647,659r-10,52l2618,747r-8,6l2599,758r-15,6l2561,741r-24,-22l2513,697r-25,-21l2495,664r4,-22l2498,608r-4,-46l2499,526r35,-104l2573,354r102,-50l2705,275r-14,-40l2627,184r-74,-35l2512,154r-12,40l2513,264r-6,44l2476,372r-52,64l2355,479r-37,13l2290,504r-19,11l2260,526r-28,-14l2238,500r10,-20l2267,440r18,-20l2300,420r56,-20l2382,360r-10,-40l2321,280r-58,-20l2229,280r-12,20l2226,360r-2,20l2214,420r-18,40l2178,488r-38,-16l2098,457r1,7l2093,460r-27,l2064,440r-5,l2045,380r-1,-80l2054,220r19,-40l2130,120r17,-40l2119,60,2039,40r-81,l1921,60r4,40l1964,160r11,40l1971,260r-23,80l1902,420r-68,-20l1627,400r4,-80l1661,280r32,-40l1707,200r-20,-60l1644,120r-121,l1467,140r-40,20l1414,200r20,60l1513,340r20,40l1532,400r-46,l1443,420r-44,l1357,440r-11,-20l1321,420r-15,-20l1257,360r-50,-80l1171,180r-5,-40l1195,60r-6,-40l1143,r-89,20l973,60r-24,40l977,140r73,40l1085,220r37,80l1145,380r-8,100l1133,480r-4,20l1125,520r-3,l1068,560r-53,20l965,620r-49,40l870,620,826,580,793,520,781,500r1,-60l765,400r-35,l675,440r-44,40l625,520r29,20l713,560r28,l779,600r37,60l842,720r-19,l817,700r-8,-40l795,640,772,620,737,600r-78,l623,640r-33,20l564,700r-17,40l542,780r8,40l574,860r42,20l679,880r-26,40l629,960r-24,20l582,1020r-99,l387,980,302,920,260,880,230,800,192,780r-46,l94,840,62,920r11,40l122,980r120,l301,1000r68,60l431,1100r45,60l481,1180r5,l490,1200r5,l467,1280r-23,100l426,1460r-11,80l326,1560r-61,l223,1520r-35,-20l153,1460r-93,l27,1500,7,1560,,1620r7,60l27,1740r33,40l106,1800r54,-20l212,1740r51,-60l380,1680r29,20l413,1780r9,80l435,1940r18,60l475,2080r-98,40l335,2140r-25,l249,2100r-40,20l193,2140r14,80l239,2280r32,20l305,2280r35,-60l359,2200r38,-20l448,2160r56,l533,2220r-44,37l436,2292r-47,24l358,2322r-59,-12l263,2320r-9,34l277,2415r36,52l346,2479r28,-24l398,2399r20,-24l460,2345r47,-23l517,2318r61,-15l583,2310r4,8l591,2325r-33,l526,2327r-31,8l467,2353r-24,31l436,2422r7,41l487,2542r70,57l596,2613r37,-1l668,2594r28,-38l715,2499r54,61l814,2596r24,22l836,2626r-1,8l833,2643r-30,70l745,2799r-63,75l636,2907r-80,15l515,2953r2,47l570,3063r68,46l683,3107r26,-45l717,2981r13,-37l767,2890r53,-58l885,2781r70,-32l967,2747r11,-3l988,2741r7,-2l1015,2760r48,20l1112,2800r50,40l1214,2860r4,l1222,2880r5,20l1232,2900r7,80l1226,3080r-24,80l1173,3220r-70,40l1078,3300r26,40l1189,3380r136,l1327,3320r-34,-80l1287,3200r17,-80l1344,3020r64,-60l1422,2940r24,l1457,2920r35,l1527,2940r72,l1605,2960r10,l1627,2980r16,20l1663,3040r14,80l1681,3180r-9,40l1634,3260r-7,40l1654,3320r130,l1810,3280r-10,-20l1761,3220r-16,-40l1738,3120r7,-60l1772,3000r14,-20l1798,2960r8,-20l1865,2940r26,-20l1917,2920r10,20l1939,2940r14,20l1968,2980r36,60l2035,3120r19,80l2051,3260r-37,60l2012,3360r38,20l2132,3380r78,-20l2237,3320r-19,-40l2160,3240r-12,-20l2135,3200r-11,-40l2114,3120r54,l2220,3100r35,-40l2256,3020r-20,-40l2206,2960r-32,-40l2146,2900r7,-20l2158,2880r4,-20l2164,2840r42,l2288,2800r40,-40l2339,2780r15,l2375,2800r25,20l2443,2840r48,60l2530,2960r13,40l2535,3060r13,40l2582,3120r57,-40l2688,3040r9,-20l2671,2980r-56,-20l2584,2940r-38,-60l2515,2820r-8,-60l2505,2740r2,-40l2506,2680r-4,-20l2496,2660r48,-60l2591,2560r44,-40l2676,2460r50,60l2741,2560r7,60l2773,2660r50,20l2879,2660r51,-60l2965,2540r10,-60l2962,2460r-13,-20l2905,2440r-55,-20l2797,2440r-39,-20l2751,2420r-8,-20l2735,2380r18,-20l2770,2340r17,-40l2803,2280r69,l2916,2260r62,l3061,2280r74,20l3172,2320r32,60l3238,2420r37,-20l3312,2320r15,-60l3332,2240e" fillcolor="#2c969c" stroked="f">
                <v:path arrowok="t" o:extrusionok="f"/>
              </v:shape>
            </w:pict>
          </mc:Fallback>
        </mc:AlternateContent>
      </w:r>
      <w:r w:rsidR="000B1F61"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09440" behindDoc="0" locked="0" layoutInCell="1" allowOverlap="1" wp14:anchorId="56D66851" wp14:editId="09E110EA">
                <wp:simplePos x="0" y="0"/>
                <wp:positionH relativeFrom="column">
                  <wp:posOffset>3428078</wp:posOffset>
                </wp:positionH>
                <wp:positionV relativeFrom="paragraph">
                  <wp:posOffset>9145905</wp:posOffset>
                </wp:positionV>
                <wp:extent cx="1197323" cy="1210761"/>
                <wp:effectExtent l="0" t="0" r="0" b="0"/>
                <wp:wrapNone/>
                <wp:docPr id="135" name="Freeform 4"/>
                <wp:cNvGraphicFramePr/>
                <a:graphic xmlns:a="http://schemas.openxmlformats.org/drawingml/2006/main">
                  <a:graphicData uri="http://schemas.microsoft.com/office/word/2010/wordprocessingShape">
                    <wps:wsp>
                      <wps:cNvSpPr/>
                      <wps:spPr bwMode="auto">
                        <a:xfrm>
                          <a:off x="0" y="0"/>
                          <a:ext cx="1197323" cy="1210761"/>
                        </a:xfrm>
                        <a:custGeom>
                          <a:avLst/>
                          <a:gdLst/>
                          <a:ahLst/>
                          <a:cxnLst/>
                          <a:rect l="l" t="t" r="r" b="b"/>
                          <a:pathLst>
                            <a:path w="3333" h="3380" extrusionOk="0">
                              <a:moveTo>
                                <a:pt x="3332" y="2240"/>
                              </a:moveTo>
                              <a:lnTo>
                                <a:pt x="3326" y="2220"/>
                              </a:lnTo>
                              <a:lnTo>
                                <a:pt x="3320" y="2200"/>
                              </a:lnTo>
                              <a:lnTo>
                                <a:pt x="3278" y="2200"/>
                              </a:lnTo>
                              <a:lnTo>
                                <a:pt x="3212" y="2220"/>
                              </a:lnTo>
                              <a:lnTo>
                                <a:pt x="3168" y="2220"/>
                              </a:lnTo>
                              <a:lnTo>
                                <a:pt x="3099" y="2200"/>
                              </a:lnTo>
                              <a:lnTo>
                                <a:pt x="3026" y="2160"/>
                              </a:lnTo>
                              <a:lnTo>
                                <a:pt x="3008" y="2140"/>
                              </a:lnTo>
                              <a:lnTo>
                                <a:pt x="2971" y="2100"/>
                              </a:lnTo>
                              <a:lnTo>
                                <a:pt x="2951" y="2080"/>
                              </a:lnTo>
                              <a:lnTo>
                                <a:pt x="2934" y="2040"/>
                              </a:lnTo>
                              <a:lnTo>
                                <a:pt x="2919" y="2040"/>
                              </a:lnTo>
                              <a:lnTo>
                                <a:pt x="2907" y="2020"/>
                              </a:lnTo>
                              <a:lnTo>
                                <a:pt x="2923" y="1960"/>
                              </a:lnTo>
                              <a:lnTo>
                                <a:pt x="2937" y="1900"/>
                              </a:lnTo>
                              <a:lnTo>
                                <a:pt x="2947" y="1840"/>
                              </a:lnTo>
                              <a:lnTo>
                                <a:pt x="2953" y="1760"/>
                              </a:lnTo>
                              <a:lnTo>
                                <a:pt x="3119" y="1760"/>
                              </a:lnTo>
                              <a:lnTo>
                                <a:pt x="3145" y="1780"/>
                              </a:lnTo>
                              <a:lnTo>
                                <a:pt x="3187" y="1820"/>
                              </a:lnTo>
                              <a:lnTo>
                                <a:pt x="3223" y="1840"/>
                              </a:lnTo>
                              <a:lnTo>
                                <a:pt x="3249" y="1820"/>
                              </a:lnTo>
                              <a:lnTo>
                                <a:pt x="3260" y="1760"/>
                              </a:lnTo>
                              <a:lnTo>
                                <a:pt x="3264" y="1740"/>
                              </a:lnTo>
                              <a:lnTo>
                                <a:pt x="3263" y="1700"/>
                              </a:lnTo>
                              <a:lnTo>
                                <a:pt x="3263" y="1680"/>
                              </a:lnTo>
                              <a:lnTo>
                                <a:pt x="3242" y="1660"/>
                              </a:lnTo>
                              <a:lnTo>
                                <a:pt x="3205" y="1660"/>
                              </a:lnTo>
                              <a:lnTo>
                                <a:pt x="3155" y="1700"/>
                              </a:lnTo>
                              <a:lnTo>
                                <a:pt x="3016" y="1700"/>
                              </a:lnTo>
                              <a:lnTo>
                                <a:pt x="2957" y="1680"/>
                              </a:lnTo>
                              <a:lnTo>
                                <a:pt x="2956" y="1620"/>
                              </a:lnTo>
                              <a:lnTo>
                                <a:pt x="2953" y="1580"/>
                              </a:lnTo>
                              <a:lnTo>
                                <a:pt x="2952" y="1560"/>
                              </a:lnTo>
                              <a:lnTo>
                                <a:pt x="2949" y="1520"/>
                              </a:lnTo>
                              <a:lnTo>
                                <a:pt x="2942" y="1480"/>
                              </a:lnTo>
                              <a:lnTo>
                                <a:pt x="2968" y="1440"/>
                              </a:lnTo>
                              <a:lnTo>
                                <a:pt x="2988" y="1420"/>
                              </a:lnTo>
                              <a:lnTo>
                                <a:pt x="3014" y="1400"/>
                              </a:lnTo>
                              <a:lnTo>
                                <a:pt x="3058" y="1380"/>
                              </a:lnTo>
                              <a:lnTo>
                                <a:pt x="3094" y="1380"/>
                              </a:lnTo>
                              <a:lnTo>
                                <a:pt x="3128" y="1400"/>
                              </a:lnTo>
                              <a:lnTo>
                                <a:pt x="3220" y="1400"/>
                              </a:lnTo>
                              <a:lnTo>
                                <a:pt x="3236" y="1380"/>
                              </a:lnTo>
                              <a:lnTo>
                                <a:pt x="3246" y="1360"/>
                              </a:lnTo>
                              <a:lnTo>
                                <a:pt x="3251" y="1320"/>
                              </a:lnTo>
                              <a:lnTo>
                                <a:pt x="3252" y="1320"/>
                              </a:lnTo>
                              <a:lnTo>
                                <a:pt x="3253" y="1300"/>
                              </a:lnTo>
                              <a:lnTo>
                                <a:pt x="3256" y="1280"/>
                              </a:lnTo>
                              <a:lnTo>
                                <a:pt x="3253" y="1280"/>
                              </a:lnTo>
                              <a:lnTo>
                                <a:pt x="3253" y="1260"/>
                              </a:lnTo>
                              <a:lnTo>
                                <a:pt x="3249" y="1260"/>
                              </a:lnTo>
                              <a:lnTo>
                                <a:pt x="3247" y="1240"/>
                              </a:lnTo>
                              <a:lnTo>
                                <a:pt x="3238" y="1240"/>
                              </a:lnTo>
                              <a:lnTo>
                                <a:pt x="3234" y="1220"/>
                              </a:lnTo>
                              <a:lnTo>
                                <a:pt x="3228" y="1220"/>
                              </a:lnTo>
                              <a:lnTo>
                                <a:pt x="3193" y="1160"/>
                              </a:lnTo>
                              <a:lnTo>
                                <a:pt x="3153" y="1140"/>
                              </a:lnTo>
                              <a:lnTo>
                                <a:pt x="3115" y="1140"/>
                              </a:lnTo>
                              <a:lnTo>
                                <a:pt x="3082" y="1160"/>
                              </a:lnTo>
                              <a:lnTo>
                                <a:pt x="3055" y="1180"/>
                              </a:lnTo>
                              <a:lnTo>
                                <a:pt x="3032" y="1220"/>
                              </a:lnTo>
                              <a:lnTo>
                                <a:pt x="3011" y="1260"/>
                              </a:lnTo>
                              <a:lnTo>
                                <a:pt x="2989" y="1280"/>
                              </a:lnTo>
                              <a:lnTo>
                                <a:pt x="2940" y="1280"/>
                              </a:lnTo>
                              <a:lnTo>
                                <a:pt x="2917" y="1260"/>
                              </a:lnTo>
                              <a:lnTo>
                                <a:pt x="2886" y="1240"/>
                              </a:lnTo>
                              <a:lnTo>
                                <a:pt x="2866" y="1200"/>
                              </a:lnTo>
                              <a:lnTo>
                                <a:pt x="2845" y="1140"/>
                              </a:lnTo>
                              <a:lnTo>
                                <a:pt x="2820" y="1100"/>
                              </a:lnTo>
                              <a:lnTo>
                                <a:pt x="2799" y="1049"/>
                              </a:lnTo>
                              <a:lnTo>
                                <a:pt x="2799" y="1048"/>
                              </a:lnTo>
                              <a:lnTo>
                                <a:pt x="2798" y="1047"/>
                              </a:lnTo>
                              <a:lnTo>
                                <a:pt x="2798" y="1048"/>
                              </a:lnTo>
                              <a:lnTo>
                                <a:pt x="2794" y="1040"/>
                              </a:lnTo>
                              <a:lnTo>
                                <a:pt x="2825" y="1020"/>
                              </a:lnTo>
                              <a:lnTo>
                                <a:pt x="2853" y="1000"/>
                              </a:lnTo>
                              <a:lnTo>
                                <a:pt x="2987" y="1000"/>
                              </a:lnTo>
                              <a:lnTo>
                                <a:pt x="2994" y="960"/>
                              </a:lnTo>
                              <a:lnTo>
                                <a:pt x="2969" y="900"/>
                              </a:lnTo>
                              <a:lnTo>
                                <a:pt x="2930" y="860"/>
                              </a:lnTo>
                              <a:lnTo>
                                <a:pt x="2897" y="840"/>
                              </a:lnTo>
                              <a:lnTo>
                                <a:pt x="2870" y="860"/>
                              </a:lnTo>
                              <a:lnTo>
                                <a:pt x="2849" y="920"/>
                              </a:lnTo>
                              <a:lnTo>
                                <a:pt x="2840" y="940"/>
                              </a:lnTo>
                              <a:lnTo>
                                <a:pt x="2822" y="960"/>
                              </a:lnTo>
                              <a:lnTo>
                                <a:pt x="2796" y="980"/>
                              </a:lnTo>
                              <a:lnTo>
                                <a:pt x="2767" y="998"/>
                              </a:lnTo>
                              <a:lnTo>
                                <a:pt x="2764" y="993"/>
                              </a:lnTo>
                              <a:lnTo>
                                <a:pt x="2740" y="956"/>
                              </a:lnTo>
                              <a:lnTo>
                                <a:pt x="2731" y="940"/>
                              </a:lnTo>
                              <a:lnTo>
                                <a:pt x="2722" y="930"/>
                              </a:lnTo>
                              <a:lnTo>
                                <a:pt x="2691" y="887"/>
                              </a:lnTo>
                              <a:lnTo>
                                <a:pt x="2674" y="866"/>
                              </a:lnTo>
                              <a:lnTo>
                                <a:pt x="2658" y="840"/>
                              </a:lnTo>
                              <a:lnTo>
                                <a:pt x="2653" y="835"/>
                              </a:lnTo>
                              <a:lnTo>
                                <a:pt x="2706" y="797"/>
                              </a:lnTo>
                              <a:lnTo>
                                <a:pt x="2761" y="792"/>
                              </a:lnTo>
                              <a:lnTo>
                                <a:pt x="2812" y="795"/>
                              </a:lnTo>
                              <a:lnTo>
                                <a:pt x="2820" y="792"/>
                              </a:lnTo>
                              <a:lnTo>
                                <a:pt x="2859" y="778"/>
                              </a:lnTo>
                              <a:lnTo>
                                <a:pt x="2866" y="764"/>
                              </a:lnTo>
                              <a:lnTo>
                                <a:pt x="2882" y="732"/>
                              </a:lnTo>
                              <a:lnTo>
                                <a:pt x="2870" y="673"/>
                              </a:lnTo>
                              <a:lnTo>
                                <a:pt x="2834" y="614"/>
                              </a:lnTo>
                              <a:lnTo>
                                <a:pt x="2783" y="568"/>
                              </a:lnTo>
                              <a:lnTo>
                                <a:pt x="2729" y="547"/>
                              </a:lnTo>
                              <a:lnTo>
                                <a:pt x="2681" y="565"/>
                              </a:lnTo>
                              <a:lnTo>
                                <a:pt x="2658" y="605"/>
                              </a:lnTo>
                              <a:lnTo>
                                <a:pt x="2647" y="659"/>
                              </a:lnTo>
                              <a:lnTo>
                                <a:pt x="2637" y="711"/>
                              </a:lnTo>
                              <a:lnTo>
                                <a:pt x="2618" y="747"/>
                              </a:lnTo>
                              <a:lnTo>
                                <a:pt x="2610" y="753"/>
                              </a:lnTo>
                              <a:lnTo>
                                <a:pt x="2599" y="758"/>
                              </a:lnTo>
                              <a:lnTo>
                                <a:pt x="2584" y="764"/>
                              </a:lnTo>
                              <a:lnTo>
                                <a:pt x="2561" y="741"/>
                              </a:lnTo>
                              <a:lnTo>
                                <a:pt x="2537" y="719"/>
                              </a:lnTo>
                              <a:lnTo>
                                <a:pt x="2513" y="697"/>
                              </a:lnTo>
                              <a:lnTo>
                                <a:pt x="2488" y="676"/>
                              </a:lnTo>
                              <a:lnTo>
                                <a:pt x="2495" y="664"/>
                              </a:lnTo>
                              <a:lnTo>
                                <a:pt x="2499" y="642"/>
                              </a:lnTo>
                              <a:lnTo>
                                <a:pt x="2498" y="608"/>
                              </a:lnTo>
                              <a:lnTo>
                                <a:pt x="2494" y="562"/>
                              </a:lnTo>
                              <a:lnTo>
                                <a:pt x="2499" y="526"/>
                              </a:lnTo>
                              <a:lnTo>
                                <a:pt x="2534" y="422"/>
                              </a:lnTo>
                              <a:lnTo>
                                <a:pt x="2573" y="354"/>
                              </a:lnTo>
                              <a:lnTo>
                                <a:pt x="2675" y="304"/>
                              </a:lnTo>
                              <a:lnTo>
                                <a:pt x="2705" y="275"/>
                              </a:lnTo>
                              <a:lnTo>
                                <a:pt x="2691" y="235"/>
                              </a:lnTo>
                              <a:lnTo>
                                <a:pt x="2627" y="184"/>
                              </a:lnTo>
                              <a:lnTo>
                                <a:pt x="2553" y="149"/>
                              </a:lnTo>
                              <a:lnTo>
                                <a:pt x="2512" y="154"/>
                              </a:lnTo>
                              <a:lnTo>
                                <a:pt x="2500" y="194"/>
                              </a:lnTo>
                              <a:lnTo>
                                <a:pt x="2513" y="264"/>
                              </a:lnTo>
                              <a:lnTo>
                                <a:pt x="2507" y="308"/>
                              </a:lnTo>
                              <a:lnTo>
                                <a:pt x="2476" y="372"/>
                              </a:lnTo>
                              <a:lnTo>
                                <a:pt x="2424" y="436"/>
                              </a:lnTo>
                              <a:lnTo>
                                <a:pt x="2355" y="479"/>
                              </a:lnTo>
                              <a:lnTo>
                                <a:pt x="2318" y="492"/>
                              </a:lnTo>
                              <a:lnTo>
                                <a:pt x="2290" y="504"/>
                              </a:lnTo>
                              <a:lnTo>
                                <a:pt x="2271" y="515"/>
                              </a:lnTo>
                              <a:lnTo>
                                <a:pt x="2260" y="526"/>
                              </a:lnTo>
                              <a:lnTo>
                                <a:pt x="2232" y="512"/>
                              </a:lnTo>
                              <a:lnTo>
                                <a:pt x="2238" y="500"/>
                              </a:lnTo>
                              <a:lnTo>
                                <a:pt x="2248" y="480"/>
                              </a:lnTo>
                              <a:lnTo>
                                <a:pt x="2267" y="440"/>
                              </a:lnTo>
                              <a:lnTo>
                                <a:pt x="2285" y="420"/>
                              </a:lnTo>
                              <a:lnTo>
                                <a:pt x="2300" y="420"/>
                              </a:lnTo>
                              <a:lnTo>
                                <a:pt x="2356" y="400"/>
                              </a:lnTo>
                              <a:lnTo>
                                <a:pt x="2382" y="360"/>
                              </a:lnTo>
                              <a:lnTo>
                                <a:pt x="2372" y="320"/>
                              </a:lnTo>
                              <a:lnTo>
                                <a:pt x="2321" y="280"/>
                              </a:lnTo>
                              <a:lnTo>
                                <a:pt x="2263" y="260"/>
                              </a:lnTo>
                              <a:lnTo>
                                <a:pt x="2229" y="280"/>
                              </a:lnTo>
                              <a:lnTo>
                                <a:pt x="2217" y="300"/>
                              </a:lnTo>
                              <a:lnTo>
                                <a:pt x="2226" y="360"/>
                              </a:lnTo>
                              <a:lnTo>
                                <a:pt x="2224" y="380"/>
                              </a:lnTo>
                              <a:lnTo>
                                <a:pt x="2214" y="420"/>
                              </a:lnTo>
                              <a:lnTo>
                                <a:pt x="2196" y="460"/>
                              </a:lnTo>
                              <a:lnTo>
                                <a:pt x="2178" y="488"/>
                              </a:lnTo>
                              <a:lnTo>
                                <a:pt x="2140" y="472"/>
                              </a:lnTo>
                              <a:lnTo>
                                <a:pt x="2098" y="457"/>
                              </a:lnTo>
                              <a:lnTo>
                                <a:pt x="2099" y="464"/>
                              </a:lnTo>
                              <a:lnTo>
                                <a:pt x="2093" y="460"/>
                              </a:lnTo>
                              <a:lnTo>
                                <a:pt x="2066" y="460"/>
                              </a:lnTo>
                              <a:lnTo>
                                <a:pt x="2064" y="440"/>
                              </a:lnTo>
                              <a:lnTo>
                                <a:pt x="2059" y="440"/>
                              </a:lnTo>
                              <a:lnTo>
                                <a:pt x="2045" y="380"/>
                              </a:lnTo>
                              <a:lnTo>
                                <a:pt x="2044" y="300"/>
                              </a:lnTo>
                              <a:lnTo>
                                <a:pt x="2054" y="220"/>
                              </a:lnTo>
                              <a:lnTo>
                                <a:pt x="2073" y="180"/>
                              </a:lnTo>
                              <a:lnTo>
                                <a:pt x="2130" y="120"/>
                              </a:lnTo>
                              <a:lnTo>
                                <a:pt x="2147" y="80"/>
                              </a:lnTo>
                              <a:lnTo>
                                <a:pt x="2119" y="60"/>
                              </a:lnTo>
                              <a:lnTo>
                                <a:pt x="2039" y="40"/>
                              </a:lnTo>
                              <a:lnTo>
                                <a:pt x="1958" y="40"/>
                              </a:lnTo>
                              <a:lnTo>
                                <a:pt x="1921" y="60"/>
                              </a:lnTo>
                              <a:lnTo>
                                <a:pt x="1925" y="100"/>
                              </a:lnTo>
                              <a:lnTo>
                                <a:pt x="1964" y="160"/>
                              </a:lnTo>
                              <a:lnTo>
                                <a:pt x="1975" y="200"/>
                              </a:lnTo>
                              <a:lnTo>
                                <a:pt x="1971" y="260"/>
                              </a:lnTo>
                              <a:lnTo>
                                <a:pt x="1948" y="340"/>
                              </a:lnTo>
                              <a:lnTo>
                                <a:pt x="1902" y="420"/>
                              </a:lnTo>
                              <a:lnTo>
                                <a:pt x="1834" y="400"/>
                              </a:lnTo>
                              <a:lnTo>
                                <a:pt x="1627" y="400"/>
                              </a:lnTo>
                              <a:lnTo>
                                <a:pt x="1631" y="320"/>
                              </a:lnTo>
                              <a:lnTo>
                                <a:pt x="1661" y="280"/>
                              </a:lnTo>
                              <a:lnTo>
                                <a:pt x="1693" y="240"/>
                              </a:lnTo>
                              <a:lnTo>
                                <a:pt x="1707" y="200"/>
                              </a:lnTo>
                              <a:lnTo>
                                <a:pt x="1687" y="140"/>
                              </a:lnTo>
                              <a:lnTo>
                                <a:pt x="1644" y="120"/>
                              </a:lnTo>
                              <a:lnTo>
                                <a:pt x="1523" y="120"/>
                              </a:lnTo>
                              <a:lnTo>
                                <a:pt x="1467" y="140"/>
                              </a:lnTo>
                              <a:lnTo>
                                <a:pt x="1427" y="160"/>
                              </a:lnTo>
                              <a:lnTo>
                                <a:pt x="1414" y="200"/>
                              </a:lnTo>
                              <a:lnTo>
                                <a:pt x="1434" y="260"/>
                              </a:lnTo>
                              <a:lnTo>
                                <a:pt x="1513" y="340"/>
                              </a:lnTo>
                              <a:lnTo>
                                <a:pt x="1533" y="380"/>
                              </a:lnTo>
                              <a:lnTo>
                                <a:pt x="1532" y="400"/>
                              </a:lnTo>
                              <a:lnTo>
                                <a:pt x="1486" y="400"/>
                              </a:lnTo>
                              <a:lnTo>
                                <a:pt x="1443" y="420"/>
                              </a:lnTo>
                              <a:lnTo>
                                <a:pt x="1399" y="420"/>
                              </a:lnTo>
                              <a:lnTo>
                                <a:pt x="1357" y="440"/>
                              </a:lnTo>
                              <a:lnTo>
                                <a:pt x="1346" y="420"/>
                              </a:lnTo>
                              <a:lnTo>
                                <a:pt x="1321" y="420"/>
                              </a:lnTo>
                              <a:lnTo>
                                <a:pt x="1306" y="400"/>
                              </a:lnTo>
                              <a:lnTo>
                                <a:pt x="1257" y="360"/>
                              </a:lnTo>
                              <a:lnTo>
                                <a:pt x="1207" y="280"/>
                              </a:lnTo>
                              <a:lnTo>
                                <a:pt x="1171" y="180"/>
                              </a:lnTo>
                              <a:lnTo>
                                <a:pt x="1166" y="140"/>
                              </a:lnTo>
                              <a:lnTo>
                                <a:pt x="1195" y="60"/>
                              </a:lnTo>
                              <a:lnTo>
                                <a:pt x="1189" y="20"/>
                              </a:lnTo>
                              <a:lnTo>
                                <a:pt x="1143" y="0"/>
                              </a:lnTo>
                              <a:lnTo>
                                <a:pt x="1054" y="20"/>
                              </a:lnTo>
                              <a:lnTo>
                                <a:pt x="973" y="60"/>
                              </a:lnTo>
                              <a:lnTo>
                                <a:pt x="949" y="100"/>
                              </a:lnTo>
                              <a:lnTo>
                                <a:pt x="977" y="140"/>
                              </a:lnTo>
                              <a:lnTo>
                                <a:pt x="1050" y="180"/>
                              </a:lnTo>
                              <a:lnTo>
                                <a:pt x="1085" y="220"/>
                              </a:lnTo>
                              <a:lnTo>
                                <a:pt x="1122" y="300"/>
                              </a:lnTo>
                              <a:lnTo>
                                <a:pt x="1145" y="380"/>
                              </a:lnTo>
                              <a:lnTo>
                                <a:pt x="1137" y="480"/>
                              </a:lnTo>
                              <a:lnTo>
                                <a:pt x="1133" y="480"/>
                              </a:lnTo>
                              <a:lnTo>
                                <a:pt x="1129" y="500"/>
                              </a:lnTo>
                              <a:lnTo>
                                <a:pt x="1125" y="520"/>
                              </a:lnTo>
                              <a:lnTo>
                                <a:pt x="1122" y="520"/>
                              </a:lnTo>
                              <a:lnTo>
                                <a:pt x="1068" y="560"/>
                              </a:lnTo>
                              <a:lnTo>
                                <a:pt x="1015" y="580"/>
                              </a:lnTo>
                              <a:lnTo>
                                <a:pt x="965" y="620"/>
                              </a:lnTo>
                              <a:lnTo>
                                <a:pt x="916" y="660"/>
                              </a:lnTo>
                              <a:lnTo>
                                <a:pt x="870" y="620"/>
                              </a:lnTo>
                              <a:lnTo>
                                <a:pt x="826" y="580"/>
                              </a:lnTo>
                              <a:lnTo>
                                <a:pt x="793" y="520"/>
                              </a:lnTo>
                              <a:lnTo>
                                <a:pt x="781" y="500"/>
                              </a:lnTo>
                              <a:lnTo>
                                <a:pt x="782" y="440"/>
                              </a:lnTo>
                              <a:lnTo>
                                <a:pt x="765" y="400"/>
                              </a:lnTo>
                              <a:lnTo>
                                <a:pt x="730" y="400"/>
                              </a:lnTo>
                              <a:lnTo>
                                <a:pt x="675" y="440"/>
                              </a:lnTo>
                              <a:lnTo>
                                <a:pt x="631" y="480"/>
                              </a:lnTo>
                              <a:lnTo>
                                <a:pt x="625" y="520"/>
                              </a:lnTo>
                              <a:lnTo>
                                <a:pt x="654" y="540"/>
                              </a:lnTo>
                              <a:lnTo>
                                <a:pt x="713" y="560"/>
                              </a:lnTo>
                              <a:lnTo>
                                <a:pt x="741" y="560"/>
                              </a:lnTo>
                              <a:lnTo>
                                <a:pt x="779" y="600"/>
                              </a:lnTo>
                              <a:lnTo>
                                <a:pt x="816" y="660"/>
                              </a:lnTo>
                              <a:lnTo>
                                <a:pt x="842" y="720"/>
                              </a:lnTo>
                              <a:lnTo>
                                <a:pt x="823" y="720"/>
                              </a:lnTo>
                              <a:lnTo>
                                <a:pt x="817" y="700"/>
                              </a:lnTo>
                              <a:lnTo>
                                <a:pt x="809" y="660"/>
                              </a:lnTo>
                              <a:lnTo>
                                <a:pt x="795" y="640"/>
                              </a:lnTo>
                              <a:lnTo>
                                <a:pt x="772" y="620"/>
                              </a:lnTo>
                              <a:lnTo>
                                <a:pt x="737" y="600"/>
                              </a:lnTo>
                              <a:lnTo>
                                <a:pt x="659" y="600"/>
                              </a:lnTo>
                              <a:lnTo>
                                <a:pt x="623" y="640"/>
                              </a:lnTo>
                              <a:lnTo>
                                <a:pt x="590" y="660"/>
                              </a:lnTo>
                              <a:lnTo>
                                <a:pt x="564" y="700"/>
                              </a:lnTo>
                              <a:lnTo>
                                <a:pt x="547" y="740"/>
                              </a:lnTo>
                              <a:lnTo>
                                <a:pt x="542" y="780"/>
                              </a:lnTo>
                              <a:lnTo>
                                <a:pt x="550" y="820"/>
                              </a:lnTo>
                              <a:lnTo>
                                <a:pt x="574" y="860"/>
                              </a:lnTo>
                              <a:lnTo>
                                <a:pt x="616" y="880"/>
                              </a:lnTo>
                              <a:lnTo>
                                <a:pt x="679" y="880"/>
                              </a:lnTo>
                              <a:lnTo>
                                <a:pt x="653" y="920"/>
                              </a:lnTo>
                              <a:lnTo>
                                <a:pt x="629" y="960"/>
                              </a:lnTo>
                              <a:lnTo>
                                <a:pt x="605" y="980"/>
                              </a:lnTo>
                              <a:lnTo>
                                <a:pt x="582" y="1020"/>
                              </a:lnTo>
                              <a:lnTo>
                                <a:pt x="483" y="1020"/>
                              </a:lnTo>
                              <a:lnTo>
                                <a:pt x="387" y="980"/>
                              </a:lnTo>
                              <a:lnTo>
                                <a:pt x="302" y="920"/>
                              </a:lnTo>
                              <a:lnTo>
                                <a:pt x="260" y="880"/>
                              </a:lnTo>
                              <a:lnTo>
                                <a:pt x="230" y="800"/>
                              </a:lnTo>
                              <a:lnTo>
                                <a:pt x="192" y="780"/>
                              </a:lnTo>
                              <a:lnTo>
                                <a:pt x="146" y="780"/>
                              </a:lnTo>
                              <a:lnTo>
                                <a:pt x="94" y="840"/>
                              </a:lnTo>
                              <a:lnTo>
                                <a:pt x="62" y="920"/>
                              </a:lnTo>
                              <a:lnTo>
                                <a:pt x="73" y="960"/>
                              </a:lnTo>
                              <a:lnTo>
                                <a:pt x="122" y="980"/>
                              </a:lnTo>
                              <a:lnTo>
                                <a:pt x="242" y="980"/>
                              </a:lnTo>
                              <a:lnTo>
                                <a:pt x="301" y="1000"/>
                              </a:lnTo>
                              <a:lnTo>
                                <a:pt x="369" y="1060"/>
                              </a:lnTo>
                              <a:lnTo>
                                <a:pt x="431" y="1100"/>
                              </a:lnTo>
                              <a:lnTo>
                                <a:pt x="476" y="1160"/>
                              </a:lnTo>
                              <a:lnTo>
                                <a:pt x="481" y="1180"/>
                              </a:lnTo>
                              <a:lnTo>
                                <a:pt x="486" y="1180"/>
                              </a:lnTo>
                              <a:lnTo>
                                <a:pt x="490" y="1200"/>
                              </a:lnTo>
                              <a:lnTo>
                                <a:pt x="495" y="1200"/>
                              </a:lnTo>
                              <a:lnTo>
                                <a:pt x="467" y="1280"/>
                              </a:lnTo>
                              <a:lnTo>
                                <a:pt x="444" y="1380"/>
                              </a:lnTo>
                              <a:lnTo>
                                <a:pt x="426" y="1460"/>
                              </a:lnTo>
                              <a:lnTo>
                                <a:pt x="415" y="1540"/>
                              </a:lnTo>
                              <a:lnTo>
                                <a:pt x="326" y="1560"/>
                              </a:lnTo>
                              <a:lnTo>
                                <a:pt x="265" y="1560"/>
                              </a:lnTo>
                              <a:lnTo>
                                <a:pt x="223" y="1520"/>
                              </a:lnTo>
                              <a:lnTo>
                                <a:pt x="188" y="1500"/>
                              </a:lnTo>
                              <a:lnTo>
                                <a:pt x="153" y="1460"/>
                              </a:lnTo>
                              <a:lnTo>
                                <a:pt x="60" y="1460"/>
                              </a:lnTo>
                              <a:lnTo>
                                <a:pt x="27" y="1500"/>
                              </a:lnTo>
                              <a:lnTo>
                                <a:pt x="7" y="1560"/>
                              </a:lnTo>
                              <a:lnTo>
                                <a:pt x="0" y="1620"/>
                              </a:lnTo>
                              <a:lnTo>
                                <a:pt x="7" y="1680"/>
                              </a:lnTo>
                              <a:lnTo>
                                <a:pt x="27" y="1740"/>
                              </a:lnTo>
                              <a:lnTo>
                                <a:pt x="60" y="1780"/>
                              </a:lnTo>
                              <a:lnTo>
                                <a:pt x="106" y="1800"/>
                              </a:lnTo>
                              <a:lnTo>
                                <a:pt x="160" y="1780"/>
                              </a:lnTo>
                              <a:lnTo>
                                <a:pt x="212" y="1740"/>
                              </a:lnTo>
                              <a:lnTo>
                                <a:pt x="263" y="1680"/>
                              </a:lnTo>
                              <a:lnTo>
                                <a:pt x="380" y="1680"/>
                              </a:lnTo>
                              <a:lnTo>
                                <a:pt x="409" y="1700"/>
                              </a:lnTo>
                              <a:lnTo>
                                <a:pt x="413" y="1780"/>
                              </a:lnTo>
                              <a:lnTo>
                                <a:pt x="422" y="1860"/>
                              </a:lnTo>
                              <a:lnTo>
                                <a:pt x="435" y="1940"/>
                              </a:lnTo>
                              <a:lnTo>
                                <a:pt x="453" y="2000"/>
                              </a:lnTo>
                              <a:lnTo>
                                <a:pt x="475" y="2080"/>
                              </a:lnTo>
                              <a:lnTo>
                                <a:pt x="377" y="2120"/>
                              </a:lnTo>
                              <a:lnTo>
                                <a:pt x="335" y="2140"/>
                              </a:lnTo>
                              <a:lnTo>
                                <a:pt x="310" y="2140"/>
                              </a:lnTo>
                              <a:lnTo>
                                <a:pt x="249" y="2100"/>
                              </a:lnTo>
                              <a:lnTo>
                                <a:pt x="209" y="2120"/>
                              </a:lnTo>
                              <a:lnTo>
                                <a:pt x="193" y="2140"/>
                              </a:lnTo>
                              <a:lnTo>
                                <a:pt x="207" y="2220"/>
                              </a:lnTo>
                              <a:lnTo>
                                <a:pt x="239" y="2280"/>
                              </a:lnTo>
                              <a:lnTo>
                                <a:pt x="271" y="2300"/>
                              </a:lnTo>
                              <a:lnTo>
                                <a:pt x="305" y="2280"/>
                              </a:lnTo>
                              <a:lnTo>
                                <a:pt x="340" y="2220"/>
                              </a:lnTo>
                              <a:lnTo>
                                <a:pt x="359" y="2200"/>
                              </a:lnTo>
                              <a:lnTo>
                                <a:pt x="397" y="2180"/>
                              </a:lnTo>
                              <a:lnTo>
                                <a:pt x="448" y="2160"/>
                              </a:lnTo>
                              <a:lnTo>
                                <a:pt x="504" y="2160"/>
                              </a:lnTo>
                              <a:lnTo>
                                <a:pt x="533" y="2220"/>
                              </a:lnTo>
                              <a:lnTo>
                                <a:pt x="489" y="2257"/>
                              </a:lnTo>
                              <a:lnTo>
                                <a:pt x="436" y="2292"/>
                              </a:lnTo>
                              <a:lnTo>
                                <a:pt x="389" y="2316"/>
                              </a:lnTo>
                              <a:lnTo>
                                <a:pt x="358" y="2322"/>
                              </a:lnTo>
                              <a:lnTo>
                                <a:pt x="299" y="2310"/>
                              </a:lnTo>
                              <a:lnTo>
                                <a:pt x="263" y="2320"/>
                              </a:lnTo>
                              <a:lnTo>
                                <a:pt x="254" y="2354"/>
                              </a:lnTo>
                              <a:lnTo>
                                <a:pt x="277" y="2415"/>
                              </a:lnTo>
                              <a:lnTo>
                                <a:pt x="313" y="2467"/>
                              </a:lnTo>
                              <a:lnTo>
                                <a:pt x="346" y="2479"/>
                              </a:lnTo>
                              <a:lnTo>
                                <a:pt x="374" y="2455"/>
                              </a:lnTo>
                              <a:lnTo>
                                <a:pt x="398" y="2399"/>
                              </a:lnTo>
                              <a:lnTo>
                                <a:pt x="418" y="2375"/>
                              </a:lnTo>
                              <a:lnTo>
                                <a:pt x="460" y="2345"/>
                              </a:lnTo>
                              <a:lnTo>
                                <a:pt x="507" y="2322"/>
                              </a:lnTo>
                              <a:lnTo>
                                <a:pt x="517" y="2318"/>
                              </a:lnTo>
                              <a:lnTo>
                                <a:pt x="578" y="2303"/>
                              </a:lnTo>
                              <a:lnTo>
                                <a:pt x="583" y="2310"/>
                              </a:lnTo>
                              <a:lnTo>
                                <a:pt x="587" y="2318"/>
                              </a:lnTo>
                              <a:lnTo>
                                <a:pt x="591" y="2325"/>
                              </a:lnTo>
                              <a:lnTo>
                                <a:pt x="558" y="2325"/>
                              </a:lnTo>
                              <a:lnTo>
                                <a:pt x="526" y="2327"/>
                              </a:lnTo>
                              <a:lnTo>
                                <a:pt x="495" y="2335"/>
                              </a:lnTo>
                              <a:lnTo>
                                <a:pt x="467" y="2353"/>
                              </a:lnTo>
                              <a:lnTo>
                                <a:pt x="443" y="2384"/>
                              </a:lnTo>
                              <a:lnTo>
                                <a:pt x="436" y="2422"/>
                              </a:lnTo>
                              <a:lnTo>
                                <a:pt x="443" y="2463"/>
                              </a:lnTo>
                              <a:lnTo>
                                <a:pt x="487" y="2542"/>
                              </a:lnTo>
                              <a:lnTo>
                                <a:pt x="557" y="2599"/>
                              </a:lnTo>
                              <a:lnTo>
                                <a:pt x="596" y="2613"/>
                              </a:lnTo>
                              <a:lnTo>
                                <a:pt x="633" y="2612"/>
                              </a:lnTo>
                              <a:lnTo>
                                <a:pt x="668" y="2594"/>
                              </a:lnTo>
                              <a:lnTo>
                                <a:pt x="696" y="2556"/>
                              </a:lnTo>
                              <a:lnTo>
                                <a:pt x="715" y="2499"/>
                              </a:lnTo>
                              <a:lnTo>
                                <a:pt x="769" y="2560"/>
                              </a:lnTo>
                              <a:lnTo>
                                <a:pt x="814" y="2596"/>
                              </a:lnTo>
                              <a:lnTo>
                                <a:pt x="838" y="2618"/>
                              </a:lnTo>
                              <a:lnTo>
                                <a:pt x="836" y="2626"/>
                              </a:lnTo>
                              <a:lnTo>
                                <a:pt x="835" y="2634"/>
                              </a:lnTo>
                              <a:lnTo>
                                <a:pt x="833" y="2643"/>
                              </a:lnTo>
                              <a:lnTo>
                                <a:pt x="803" y="2713"/>
                              </a:lnTo>
                              <a:lnTo>
                                <a:pt x="745" y="2799"/>
                              </a:lnTo>
                              <a:lnTo>
                                <a:pt x="682" y="2874"/>
                              </a:lnTo>
                              <a:lnTo>
                                <a:pt x="636" y="2907"/>
                              </a:lnTo>
                              <a:lnTo>
                                <a:pt x="556" y="2922"/>
                              </a:lnTo>
                              <a:lnTo>
                                <a:pt x="515" y="2953"/>
                              </a:lnTo>
                              <a:lnTo>
                                <a:pt x="517" y="3000"/>
                              </a:lnTo>
                              <a:lnTo>
                                <a:pt x="570" y="3063"/>
                              </a:lnTo>
                              <a:lnTo>
                                <a:pt x="638" y="3109"/>
                              </a:lnTo>
                              <a:lnTo>
                                <a:pt x="683" y="3107"/>
                              </a:lnTo>
                              <a:lnTo>
                                <a:pt x="709" y="3062"/>
                              </a:lnTo>
                              <a:lnTo>
                                <a:pt x="717" y="2981"/>
                              </a:lnTo>
                              <a:lnTo>
                                <a:pt x="730" y="2944"/>
                              </a:lnTo>
                              <a:lnTo>
                                <a:pt x="767" y="2890"/>
                              </a:lnTo>
                              <a:lnTo>
                                <a:pt x="820" y="2832"/>
                              </a:lnTo>
                              <a:lnTo>
                                <a:pt x="885" y="2781"/>
                              </a:lnTo>
                              <a:lnTo>
                                <a:pt x="955" y="2749"/>
                              </a:lnTo>
                              <a:lnTo>
                                <a:pt x="967" y="2747"/>
                              </a:lnTo>
                              <a:lnTo>
                                <a:pt x="978" y="2744"/>
                              </a:lnTo>
                              <a:lnTo>
                                <a:pt x="988" y="2741"/>
                              </a:lnTo>
                              <a:lnTo>
                                <a:pt x="995" y="2739"/>
                              </a:lnTo>
                              <a:lnTo>
                                <a:pt x="1015" y="2760"/>
                              </a:lnTo>
                              <a:lnTo>
                                <a:pt x="1063" y="2780"/>
                              </a:lnTo>
                              <a:lnTo>
                                <a:pt x="1112" y="2800"/>
                              </a:lnTo>
                              <a:lnTo>
                                <a:pt x="1162" y="2840"/>
                              </a:lnTo>
                              <a:lnTo>
                                <a:pt x="1214" y="2860"/>
                              </a:lnTo>
                              <a:lnTo>
                                <a:pt x="1218" y="2860"/>
                              </a:lnTo>
                              <a:lnTo>
                                <a:pt x="1222" y="2880"/>
                              </a:lnTo>
                              <a:lnTo>
                                <a:pt x="1227" y="2900"/>
                              </a:lnTo>
                              <a:lnTo>
                                <a:pt x="1232" y="2900"/>
                              </a:lnTo>
                              <a:lnTo>
                                <a:pt x="1239" y="2980"/>
                              </a:lnTo>
                              <a:lnTo>
                                <a:pt x="1226" y="3080"/>
                              </a:lnTo>
                              <a:lnTo>
                                <a:pt x="1202" y="3160"/>
                              </a:lnTo>
                              <a:lnTo>
                                <a:pt x="1173" y="3220"/>
                              </a:lnTo>
                              <a:lnTo>
                                <a:pt x="1103" y="3260"/>
                              </a:lnTo>
                              <a:lnTo>
                                <a:pt x="1078" y="3300"/>
                              </a:lnTo>
                              <a:lnTo>
                                <a:pt x="1104" y="3340"/>
                              </a:lnTo>
                              <a:lnTo>
                                <a:pt x="1189" y="3380"/>
                              </a:lnTo>
                              <a:lnTo>
                                <a:pt x="1325" y="3380"/>
                              </a:lnTo>
                              <a:lnTo>
                                <a:pt x="1327" y="3320"/>
                              </a:lnTo>
                              <a:lnTo>
                                <a:pt x="1293" y="3240"/>
                              </a:lnTo>
                              <a:lnTo>
                                <a:pt x="1287" y="3200"/>
                              </a:lnTo>
                              <a:lnTo>
                                <a:pt x="1304" y="3120"/>
                              </a:lnTo>
                              <a:lnTo>
                                <a:pt x="1344" y="3020"/>
                              </a:lnTo>
                              <a:lnTo>
                                <a:pt x="1408" y="2960"/>
                              </a:lnTo>
                              <a:lnTo>
                                <a:pt x="1422" y="2940"/>
                              </a:lnTo>
                              <a:lnTo>
                                <a:pt x="1446" y="2940"/>
                              </a:lnTo>
                              <a:lnTo>
                                <a:pt x="1457" y="2920"/>
                              </a:lnTo>
                              <a:lnTo>
                                <a:pt x="1492" y="2920"/>
                              </a:lnTo>
                              <a:lnTo>
                                <a:pt x="1527" y="2940"/>
                              </a:lnTo>
                              <a:lnTo>
                                <a:pt x="1599" y="2940"/>
                              </a:lnTo>
                              <a:lnTo>
                                <a:pt x="1605" y="2960"/>
                              </a:lnTo>
                              <a:lnTo>
                                <a:pt x="1615" y="2960"/>
                              </a:lnTo>
                              <a:lnTo>
                                <a:pt x="1627" y="2980"/>
                              </a:lnTo>
                              <a:lnTo>
                                <a:pt x="1643" y="3000"/>
                              </a:lnTo>
                              <a:lnTo>
                                <a:pt x="1663" y="3040"/>
                              </a:lnTo>
                              <a:lnTo>
                                <a:pt x="1677" y="3120"/>
                              </a:lnTo>
                              <a:lnTo>
                                <a:pt x="1681" y="3180"/>
                              </a:lnTo>
                              <a:lnTo>
                                <a:pt x="1672" y="3220"/>
                              </a:lnTo>
                              <a:lnTo>
                                <a:pt x="1634" y="3260"/>
                              </a:lnTo>
                              <a:lnTo>
                                <a:pt x="1627" y="3300"/>
                              </a:lnTo>
                              <a:lnTo>
                                <a:pt x="1654" y="3320"/>
                              </a:lnTo>
                              <a:lnTo>
                                <a:pt x="1784" y="3320"/>
                              </a:lnTo>
                              <a:lnTo>
                                <a:pt x="1810" y="3280"/>
                              </a:lnTo>
                              <a:lnTo>
                                <a:pt x="1800" y="3260"/>
                              </a:lnTo>
                              <a:lnTo>
                                <a:pt x="1761" y="3220"/>
                              </a:lnTo>
                              <a:lnTo>
                                <a:pt x="1745" y="3180"/>
                              </a:lnTo>
                              <a:lnTo>
                                <a:pt x="1738" y="3120"/>
                              </a:lnTo>
                              <a:lnTo>
                                <a:pt x="1745" y="3060"/>
                              </a:lnTo>
                              <a:lnTo>
                                <a:pt x="1772" y="3000"/>
                              </a:lnTo>
                              <a:lnTo>
                                <a:pt x="1786" y="2980"/>
                              </a:lnTo>
                              <a:lnTo>
                                <a:pt x="1798" y="2960"/>
                              </a:lnTo>
                              <a:lnTo>
                                <a:pt x="1806" y="2940"/>
                              </a:lnTo>
                              <a:lnTo>
                                <a:pt x="1865" y="2940"/>
                              </a:lnTo>
                              <a:lnTo>
                                <a:pt x="1891" y="2920"/>
                              </a:lnTo>
                              <a:lnTo>
                                <a:pt x="1917" y="2920"/>
                              </a:lnTo>
                              <a:lnTo>
                                <a:pt x="1927" y="2940"/>
                              </a:lnTo>
                              <a:lnTo>
                                <a:pt x="1939" y="2940"/>
                              </a:lnTo>
                              <a:lnTo>
                                <a:pt x="1953" y="2960"/>
                              </a:lnTo>
                              <a:lnTo>
                                <a:pt x="1968" y="2980"/>
                              </a:lnTo>
                              <a:lnTo>
                                <a:pt x="2004" y="3040"/>
                              </a:lnTo>
                              <a:lnTo>
                                <a:pt x="2035" y="3120"/>
                              </a:lnTo>
                              <a:lnTo>
                                <a:pt x="2054" y="3200"/>
                              </a:lnTo>
                              <a:lnTo>
                                <a:pt x="2051" y="3260"/>
                              </a:lnTo>
                              <a:lnTo>
                                <a:pt x="2014" y="3320"/>
                              </a:lnTo>
                              <a:lnTo>
                                <a:pt x="2012" y="3360"/>
                              </a:lnTo>
                              <a:lnTo>
                                <a:pt x="2050" y="3380"/>
                              </a:lnTo>
                              <a:lnTo>
                                <a:pt x="2132" y="3380"/>
                              </a:lnTo>
                              <a:lnTo>
                                <a:pt x="2210" y="3360"/>
                              </a:lnTo>
                              <a:lnTo>
                                <a:pt x="2237" y="3320"/>
                              </a:lnTo>
                              <a:lnTo>
                                <a:pt x="2218" y="3280"/>
                              </a:lnTo>
                              <a:lnTo>
                                <a:pt x="2160" y="3240"/>
                              </a:lnTo>
                              <a:lnTo>
                                <a:pt x="2148" y="3220"/>
                              </a:lnTo>
                              <a:lnTo>
                                <a:pt x="2135" y="3200"/>
                              </a:lnTo>
                              <a:lnTo>
                                <a:pt x="2124" y="3160"/>
                              </a:lnTo>
                              <a:lnTo>
                                <a:pt x="2114" y="3120"/>
                              </a:lnTo>
                              <a:lnTo>
                                <a:pt x="2168" y="3120"/>
                              </a:lnTo>
                              <a:lnTo>
                                <a:pt x="2220" y="3100"/>
                              </a:lnTo>
                              <a:lnTo>
                                <a:pt x="2255" y="3060"/>
                              </a:lnTo>
                              <a:lnTo>
                                <a:pt x="2256" y="3020"/>
                              </a:lnTo>
                              <a:lnTo>
                                <a:pt x="2236" y="2980"/>
                              </a:lnTo>
                              <a:lnTo>
                                <a:pt x="2206" y="2960"/>
                              </a:lnTo>
                              <a:lnTo>
                                <a:pt x="2174" y="2920"/>
                              </a:lnTo>
                              <a:lnTo>
                                <a:pt x="2146" y="2900"/>
                              </a:lnTo>
                              <a:lnTo>
                                <a:pt x="2153" y="2880"/>
                              </a:lnTo>
                              <a:lnTo>
                                <a:pt x="2158" y="2880"/>
                              </a:lnTo>
                              <a:lnTo>
                                <a:pt x="2162" y="2860"/>
                              </a:lnTo>
                              <a:lnTo>
                                <a:pt x="2164" y="2840"/>
                              </a:lnTo>
                              <a:lnTo>
                                <a:pt x="2206" y="2840"/>
                              </a:lnTo>
                              <a:lnTo>
                                <a:pt x="2288" y="2800"/>
                              </a:lnTo>
                              <a:lnTo>
                                <a:pt x="2328" y="2760"/>
                              </a:lnTo>
                              <a:lnTo>
                                <a:pt x="2339" y="2780"/>
                              </a:lnTo>
                              <a:lnTo>
                                <a:pt x="2354" y="2780"/>
                              </a:lnTo>
                              <a:lnTo>
                                <a:pt x="2375" y="2800"/>
                              </a:lnTo>
                              <a:lnTo>
                                <a:pt x="2400" y="2820"/>
                              </a:lnTo>
                              <a:lnTo>
                                <a:pt x="2443" y="2840"/>
                              </a:lnTo>
                              <a:lnTo>
                                <a:pt x="2491" y="2900"/>
                              </a:lnTo>
                              <a:lnTo>
                                <a:pt x="2530" y="2960"/>
                              </a:lnTo>
                              <a:lnTo>
                                <a:pt x="2543" y="3000"/>
                              </a:lnTo>
                              <a:lnTo>
                                <a:pt x="2535" y="3060"/>
                              </a:lnTo>
                              <a:lnTo>
                                <a:pt x="2548" y="3100"/>
                              </a:lnTo>
                              <a:lnTo>
                                <a:pt x="2582" y="3120"/>
                              </a:lnTo>
                              <a:lnTo>
                                <a:pt x="2639" y="3080"/>
                              </a:lnTo>
                              <a:lnTo>
                                <a:pt x="2688" y="3040"/>
                              </a:lnTo>
                              <a:lnTo>
                                <a:pt x="2697" y="3020"/>
                              </a:lnTo>
                              <a:lnTo>
                                <a:pt x="2671" y="2980"/>
                              </a:lnTo>
                              <a:lnTo>
                                <a:pt x="2615" y="2960"/>
                              </a:lnTo>
                              <a:lnTo>
                                <a:pt x="2584" y="2940"/>
                              </a:lnTo>
                              <a:lnTo>
                                <a:pt x="2546" y="2880"/>
                              </a:lnTo>
                              <a:lnTo>
                                <a:pt x="2515" y="2820"/>
                              </a:lnTo>
                              <a:lnTo>
                                <a:pt x="2507" y="2760"/>
                              </a:lnTo>
                              <a:lnTo>
                                <a:pt x="2505" y="2740"/>
                              </a:lnTo>
                              <a:lnTo>
                                <a:pt x="2507" y="2700"/>
                              </a:lnTo>
                              <a:lnTo>
                                <a:pt x="2506" y="2680"/>
                              </a:lnTo>
                              <a:lnTo>
                                <a:pt x="2502" y="2660"/>
                              </a:lnTo>
                              <a:lnTo>
                                <a:pt x="2496" y="2660"/>
                              </a:lnTo>
                              <a:lnTo>
                                <a:pt x="2544" y="2600"/>
                              </a:lnTo>
                              <a:lnTo>
                                <a:pt x="2591" y="2560"/>
                              </a:lnTo>
                              <a:lnTo>
                                <a:pt x="2635" y="2520"/>
                              </a:lnTo>
                              <a:lnTo>
                                <a:pt x="2676" y="2460"/>
                              </a:lnTo>
                              <a:lnTo>
                                <a:pt x="2726" y="2520"/>
                              </a:lnTo>
                              <a:lnTo>
                                <a:pt x="2741" y="2560"/>
                              </a:lnTo>
                              <a:lnTo>
                                <a:pt x="2748" y="2620"/>
                              </a:lnTo>
                              <a:lnTo>
                                <a:pt x="2773" y="2660"/>
                              </a:lnTo>
                              <a:lnTo>
                                <a:pt x="2823" y="2680"/>
                              </a:lnTo>
                              <a:lnTo>
                                <a:pt x="2879" y="2660"/>
                              </a:lnTo>
                              <a:lnTo>
                                <a:pt x="2930" y="2600"/>
                              </a:lnTo>
                              <a:lnTo>
                                <a:pt x="2965" y="2540"/>
                              </a:lnTo>
                              <a:lnTo>
                                <a:pt x="2975" y="2480"/>
                              </a:lnTo>
                              <a:lnTo>
                                <a:pt x="2962" y="2460"/>
                              </a:lnTo>
                              <a:lnTo>
                                <a:pt x="2949" y="2440"/>
                              </a:lnTo>
                              <a:lnTo>
                                <a:pt x="2905" y="2440"/>
                              </a:lnTo>
                              <a:lnTo>
                                <a:pt x="2850" y="2420"/>
                              </a:lnTo>
                              <a:lnTo>
                                <a:pt x="2797" y="2440"/>
                              </a:lnTo>
                              <a:lnTo>
                                <a:pt x="2758" y="2420"/>
                              </a:lnTo>
                              <a:lnTo>
                                <a:pt x="2751" y="2420"/>
                              </a:lnTo>
                              <a:lnTo>
                                <a:pt x="2743" y="2400"/>
                              </a:lnTo>
                              <a:lnTo>
                                <a:pt x="2735" y="2380"/>
                              </a:lnTo>
                              <a:lnTo>
                                <a:pt x="2753" y="2360"/>
                              </a:lnTo>
                              <a:lnTo>
                                <a:pt x="2770" y="2340"/>
                              </a:lnTo>
                              <a:lnTo>
                                <a:pt x="2787" y="2300"/>
                              </a:lnTo>
                              <a:lnTo>
                                <a:pt x="2803" y="2280"/>
                              </a:lnTo>
                              <a:lnTo>
                                <a:pt x="2872" y="2280"/>
                              </a:lnTo>
                              <a:lnTo>
                                <a:pt x="2916" y="2260"/>
                              </a:lnTo>
                              <a:lnTo>
                                <a:pt x="2978" y="2260"/>
                              </a:lnTo>
                              <a:lnTo>
                                <a:pt x="3061" y="2280"/>
                              </a:lnTo>
                              <a:lnTo>
                                <a:pt x="3135" y="2300"/>
                              </a:lnTo>
                              <a:lnTo>
                                <a:pt x="3172" y="2320"/>
                              </a:lnTo>
                              <a:lnTo>
                                <a:pt x="3204" y="2380"/>
                              </a:lnTo>
                              <a:lnTo>
                                <a:pt x="3238" y="2420"/>
                              </a:lnTo>
                              <a:lnTo>
                                <a:pt x="3275" y="2400"/>
                              </a:lnTo>
                              <a:lnTo>
                                <a:pt x="3312" y="2320"/>
                              </a:lnTo>
                              <a:lnTo>
                                <a:pt x="3327" y="2260"/>
                              </a:lnTo>
                              <a:lnTo>
                                <a:pt x="3332" y="2240"/>
                              </a:lnTo>
                            </a:path>
                          </a:pathLst>
                        </a:custGeom>
                        <a:solidFill>
                          <a:schemeClr val="bg1"/>
                        </a:solidFill>
                        <a:ln>
                          <a:noFill/>
                        </a:ln>
                      </wps:spPr>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7A3BE" id="Freeform 4" o:spid="_x0000_s1026" style="position:absolute;margin-left:269.95pt;margin-top:720.15pt;width:94.3pt;height:95.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333,3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" path="m3332,2240r-6,-20l3320,2200r-42,l3212,2220r-44,l3099,2200r-73,-40l3008,2140r-37,-40l2951,2080r-17,-40l2919,2040r-12,-20l2923,1960r14,-60l2947,1840r6,-80l3119,1760r26,20l3187,1820r36,20l3249,1820r11,-60l3264,1740r-1,-40l3263,1680r-21,-20l3205,1660r-50,40l3016,1700r-59,-20l2956,1620r-3,-40l2952,1560r-3,-40l2942,1480r26,-40l2988,1420r26,-20l3058,1380r36,l3128,1400r92,l3236,1380r10,-20l3251,1320r1,l3253,1300r3,-20l3253,1280r,-20l3249,1260r-2,-20l3238,1240r-4,-20l3228,1220r-35,-60l3153,1140r-38,l3082,1160r-27,20l3032,1220r-21,40l2989,1280r-49,l2917,1260r-31,-20l2866,1200r-21,-60l2820,1100r-21,-51l2799,1048r-1,-1l2798,1048r-4,-8l2825,1020r28,-20l2987,1000r7,-40l2969,900r-39,-40l2897,840r-27,20l2849,920r-9,20l2822,960r-26,20l2767,998r-3,-5l2740,956r-9,-16l2722,930r-31,-43l2674,866r-16,-26l2653,835r53,-38l2761,792r51,3l2820,792r39,-14l2866,764r16,-32l2870,673r-36,-59l2783,568r-54,-21l2681,565r-23,40l2647,659r-10,52l2618,747r-8,6l2599,758r-15,6l2561,741r-24,-22l2513,697r-25,-21l2495,664r4,-22l2498,608r-4,-46l2499,526r35,-104l2573,354r102,-50l2705,275r-14,-40l2627,184r-74,-35l2512,154r-12,40l2513,264r-6,44l2476,372r-52,64l2355,479r-37,13l2290,504r-19,11l2260,526r-28,-14l2238,500r10,-20l2267,440r18,-20l2300,420r56,-20l2382,360r-10,-40l2321,280r-58,-20l2229,280r-12,20l2226,360r-2,20l2214,420r-18,40l2178,488r-38,-16l2098,457r1,7l2093,460r-27,l2064,440r-5,l2045,380r-1,-80l2054,220r19,-40l2130,120r17,-40l2119,60,2039,40r-81,l1921,60r4,40l1964,160r11,40l1971,260r-23,80l1902,420r-68,-20l1627,400r4,-80l1661,280r32,-40l1707,200r-20,-60l1644,120r-121,l1467,140r-40,20l1414,200r20,60l1513,340r20,40l1532,400r-46,l1443,420r-44,l1357,440r-11,-20l1321,420r-15,-20l1257,360r-50,-80l1171,180r-5,-40l1195,60r-6,-40l1143,r-89,20l973,60r-24,40l977,140r73,40l1085,220r37,80l1145,380r-8,100l1133,480r-4,20l1125,520r-3,l1068,560r-53,20l965,620r-49,40l870,620,826,580,793,520,781,500r1,-60l765,400r-35,l675,440r-44,40l625,520r29,20l713,560r28,l779,600r37,60l842,720r-19,l817,700r-8,-40l795,640,772,620,737,600r-78,l623,640r-33,20l564,700r-17,40l542,780r8,40l574,860r42,20l679,880r-26,40l629,960r-24,20l582,1020r-99,l387,980,302,920,260,880,230,800,192,780r-46,l94,840,62,920r11,40l122,980r120,l301,1000r68,60l431,1100r45,60l481,1180r5,l490,1200r5,l467,1280r-23,100l426,1460r-11,80l326,1560r-61,l223,1520r-35,-20l153,1460r-93,l27,1500,7,1560,,1620r7,60l27,1740r33,40l106,1800r54,-20l212,1740r51,-60l380,1680r29,20l413,1780r9,80l435,1940r18,60l475,2080r-98,40l335,2140r-25,l249,2100r-40,20l193,2140r14,80l239,2280r32,20l305,2280r35,-60l359,2200r38,-20l448,2160r56,l533,2220r-44,37l436,2292r-47,24l358,2322r-59,-12l263,2320r-9,34l277,2415r36,52l346,2479r28,-24l398,2399r20,-24l460,2345r47,-23l517,2318r61,-15l583,2310r4,8l591,2325r-33,l526,2327r-31,8l467,2353r-24,31l436,2422r7,41l487,2542r70,57l596,2613r37,-1l668,2594r28,-38l715,2499r54,61l814,2596r24,22l836,2626r-1,8l833,2643r-30,70l745,2799r-63,75l636,2907r-80,15l515,2953r2,47l570,3063r68,46l683,3107r26,-45l717,2981r13,-37l767,2890r53,-58l885,2781r70,-32l967,2747r11,-3l988,2741r7,-2l1015,2760r48,20l1112,2800r50,40l1214,2860r4,l1222,2880r5,20l1232,2900r7,80l1226,3080r-24,80l1173,3220r-70,40l1078,3300r26,40l1189,3380r136,l1327,3320r-34,-80l1287,3200r17,-80l1344,3020r64,-60l1422,2940r24,l1457,2920r35,l1527,2940r72,l1605,2960r10,l1627,2980r16,20l1663,3040r14,80l1681,3180r-9,40l1634,3260r-7,40l1654,3320r130,l1810,3280r-10,-20l1761,3220r-16,-40l1738,3120r7,-60l1772,3000r14,-20l1798,2960r8,-20l1865,2940r26,-20l1917,2920r10,20l1939,2940r14,20l1968,2980r36,60l2035,3120r19,80l2051,3260r-37,60l2012,3360r38,20l2132,3380r78,-20l2237,3320r-19,-40l2160,3240r-12,-20l2135,3200r-11,-40l2114,3120r54,l2220,3100r35,-40l2256,3020r-20,-40l2206,2960r-32,-40l2146,2900r7,-20l2158,2880r4,-20l2164,2840r42,l2288,2800r40,-40l2339,2780r15,l2375,2800r25,20l2443,2840r48,60l2530,2960r13,40l2535,3060r13,40l2582,3120r57,-40l2688,3040r9,-20l2671,2980r-56,-20l2584,2940r-38,-60l2515,2820r-8,-60l2505,2740r2,-40l2506,2680r-4,-20l2496,2660r48,-60l2591,2560r44,-40l2676,2460r50,60l2741,2560r7,60l2773,2660r50,20l2879,2660r51,-60l2965,2540r10,-60l2962,2460r-13,-20l2905,2440r-55,-20l2797,2440r-39,-20l2751,2420r-8,-20l2735,2380r18,-20l2770,2340r17,-40l2803,2280r69,l2916,2260r62,l3061,2280r74,20l3172,2320r32,60l3238,2420r37,-20l3312,2320r15,-60l3332,2240e" fillcolor="white [3212]" stroked="f">
                <v:path arrowok="t" o:extrusionok="f"/>
              </v:shape>
            </w:pict>
          </mc:Fallback>
        </mc:AlternateContent>
      </w:r>
      <w:r w:rsidR="0077427E"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14560" behindDoc="0" locked="0" layoutInCell="1" allowOverlap="1" wp14:anchorId="2E21AD75" wp14:editId="5D082935">
                <wp:simplePos x="0" y="0"/>
                <wp:positionH relativeFrom="column">
                  <wp:posOffset>361950</wp:posOffset>
                </wp:positionH>
                <wp:positionV relativeFrom="paragraph">
                  <wp:posOffset>1299896</wp:posOffset>
                </wp:positionV>
                <wp:extent cx="6181090" cy="1856105"/>
                <wp:effectExtent l="0" t="0" r="0" b="0"/>
                <wp:wrapNone/>
                <wp:docPr id="167" name="Rectangle 87"/>
                <wp:cNvGraphicFramePr/>
                <a:graphic xmlns:a="http://schemas.openxmlformats.org/drawingml/2006/main">
                  <a:graphicData uri="http://schemas.microsoft.com/office/word/2010/wordprocessingShape">
                    <wps:wsp>
                      <wps:cNvSpPr/>
                      <wps:spPr bwMode="auto">
                        <a:xfrm>
                          <a:off x="0" y="0"/>
                          <a:ext cx="6181090" cy="1856105"/>
                        </a:xfrm>
                        <a:prstGeom prst="rect">
                          <a:avLst/>
                        </a:prstGeom>
                        <a:noFill/>
                        <a:ln>
                          <a:noFill/>
                        </a:ln>
                      </wps:spPr>
                      <wps:txbx>
                        <w:txbxContent>
                          <w:p w14:paraId="44CA2013" w14:textId="77777777" w:rsidR="00ED6AFF" w:rsidRPr="00391236" w:rsidRDefault="00ED6AFF" w:rsidP="0077427E">
                            <w:pPr>
                              <w:pStyle w:val="StyleIntroText14ptBold"/>
                              <w:rPr>
                                <w:rFonts w:ascii="Avenir Light" w:hAnsi="Avenir Light"/>
                                <w:b w:val="0"/>
                                <w:bCs w:val="0"/>
                                <w:color w:val="000000" w:themeColor="text1"/>
                                <w:sz w:val="48"/>
                                <w:szCs w:val="40"/>
                              </w:rPr>
                            </w:pPr>
                            <w:bookmarkStart w:id="0" w:name="OLE_LINK8"/>
                            <w:r w:rsidRPr="00391236">
                              <w:rPr>
                                <w:rFonts w:ascii="Avenir Light" w:hAnsi="Avenir Light"/>
                                <w:b w:val="0"/>
                                <w:bCs w:val="0"/>
                                <w:color w:val="000000" w:themeColor="text1"/>
                                <w:sz w:val="48"/>
                                <w:szCs w:val="40"/>
                              </w:rPr>
                              <w:t xml:space="preserve">Epidemiological survey and active screening for COVID-19: </w:t>
                            </w:r>
                          </w:p>
                          <w:p w14:paraId="193D4C26" w14:textId="77777777" w:rsidR="00ED6AFF" w:rsidRPr="00391236" w:rsidRDefault="00ED6AFF" w:rsidP="0077427E">
                            <w:pPr>
                              <w:pStyle w:val="StyleIntroText14ptBold"/>
                              <w:rPr>
                                <w:rFonts w:ascii="Avenir Light" w:hAnsi="Avenir Light" w:cs="Baghdad"/>
                                <w:b w:val="0"/>
                                <w:bCs w:val="0"/>
                                <w:color w:val="FFFFFF" w:themeColor="background1"/>
                                <w:sz w:val="32"/>
                              </w:rPr>
                            </w:pPr>
                            <w:r w:rsidRPr="00391236">
                              <w:rPr>
                                <w:rFonts w:ascii="Avenir Light" w:hAnsi="Avenir Light" w:cs="Baghdad"/>
                                <w:b w:val="0"/>
                                <w:bCs w:val="0"/>
                                <w:color w:val="FFFFFF" w:themeColor="background1"/>
                                <w:sz w:val="36"/>
                                <w:szCs w:val="28"/>
                              </w:rPr>
                              <w:t>Investigating the circulation and impact of SARS-CoV-2 on the population of the health district of Cit</w:t>
                            </w:r>
                            <w:r w:rsidRPr="00391236">
                              <w:rPr>
                                <w:rFonts w:ascii="Avenir Light" w:hAnsi="Avenir Light" w:cs="Cambria"/>
                                <w:b w:val="0"/>
                                <w:bCs w:val="0"/>
                                <w:color w:val="FFFFFF" w:themeColor="background1"/>
                                <w:sz w:val="36"/>
                                <w:szCs w:val="28"/>
                              </w:rPr>
                              <w:t>é</w:t>
                            </w:r>
                            <w:r w:rsidRPr="00391236">
                              <w:rPr>
                                <w:rFonts w:ascii="Avenir Light" w:hAnsi="Avenir Light" w:cs="Baghdad"/>
                                <w:b w:val="0"/>
                                <w:bCs w:val="0"/>
                                <w:color w:val="FFFFFF" w:themeColor="background1"/>
                                <w:sz w:val="36"/>
                                <w:szCs w:val="28"/>
                              </w:rPr>
                              <w:t xml:space="preserve"> Verte in Yaounde</w:t>
                            </w:r>
                            <w:r w:rsidRPr="00391236">
                              <w:rPr>
                                <w:rFonts w:ascii="Avenir Light" w:hAnsi="Avenir Light" w:cs="Cambria"/>
                                <w:b w:val="0"/>
                                <w:bCs w:val="0"/>
                                <w:color w:val="FFFFFF" w:themeColor="background1"/>
                                <w:sz w:val="36"/>
                                <w:szCs w:val="28"/>
                              </w:rPr>
                              <w:t> </w:t>
                            </w:r>
                          </w:p>
                          <w:p w14:paraId="5F9F2013" w14:textId="77777777" w:rsidR="00ED6AFF" w:rsidRPr="00391236" w:rsidRDefault="00ED6AFF" w:rsidP="0077427E">
                            <w:pPr>
                              <w:pStyle w:val="Normal1"/>
                              <w:spacing w:after="0" w:line="258" w:lineRule="auto"/>
                              <w:rPr>
                                <w:rFonts w:ascii="Avenir Light" w:hAnsi="Avenir Light" w:cs="Baghdad"/>
                                <w:color w:val="000000"/>
                                <w:sz w:val="32"/>
                                <w:szCs w:val="32"/>
                                <w:highlight w:val="none"/>
                              </w:rPr>
                            </w:pPr>
                          </w:p>
                          <w:p w14:paraId="769E63AC" w14:textId="77777777" w:rsidR="00ED6AFF" w:rsidRDefault="00ED6AFF"/>
                          <w:p w14:paraId="3562B778" w14:textId="77777777" w:rsidR="00ED6AFF" w:rsidRPr="00391236" w:rsidRDefault="00ED6AFF" w:rsidP="002B7BA0">
                            <w:pPr>
                              <w:pStyle w:val="StyleIntroText14ptBold"/>
                            </w:pPr>
                            <w:r w:rsidRPr="00391236">
                              <w:t xml:space="preserve">Epidemiological survey and active screening for COVID-19: </w:t>
                            </w:r>
                          </w:p>
                          <w:p w14:paraId="27254558" w14:textId="77777777" w:rsidR="00ED6AFF" w:rsidRPr="00391236" w:rsidRDefault="00ED6AFF" w:rsidP="002B7BA0">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p w14:paraId="5BE21723" w14:textId="77777777" w:rsidR="00ED6AFF" w:rsidRPr="00391236" w:rsidRDefault="00ED6AFF" w:rsidP="0077427E">
                            <w:pPr>
                              <w:pStyle w:val="Normal1"/>
                              <w:spacing w:after="0" w:line="258" w:lineRule="auto"/>
                              <w:rPr>
                                <w:rFonts w:ascii="Avenir Light" w:hAnsi="Avenir Light" w:cs="Baghdad"/>
                                <w:color w:val="000000"/>
                                <w:sz w:val="32"/>
                                <w:szCs w:val="32"/>
                                <w:highlight w:val="none"/>
                              </w:rPr>
                            </w:pPr>
                          </w:p>
                          <w:p w14:paraId="0B9E6F36" w14:textId="77777777" w:rsidR="00ED6AFF" w:rsidRDefault="00ED6AFF"/>
                          <w:p w14:paraId="2AE8A865" w14:textId="581D27C2" w:rsidR="00ED6AFF" w:rsidRPr="00391236" w:rsidRDefault="00ED6AFF" w:rsidP="00BB7F4B">
                            <w:pPr>
                              <w:pStyle w:val="StyleIntroText14ptBold"/>
                            </w:pPr>
                            <w:r w:rsidRPr="00391236">
                              <w:t xml:space="preserve">Epidemiological survey and active screening for COVID-19: </w:t>
                            </w:r>
                          </w:p>
                          <w:p w14:paraId="3A90EA62" w14:textId="77777777" w:rsidR="00ED6AFF" w:rsidRPr="00391236" w:rsidRDefault="00ED6AFF" w:rsidP="00BB7F4B">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p w14:paraId="647C7436" w14:textId="77777777" w:rsidR="00ED6AFF" w:rsidRPr="00391236" w:rsidRDefault="00ED6AFF" w:rsidP="0077427E">
                            <w:pPr>
                              <w:pStyle w:val="Normal1"/>
                              <w:spacing w:after="0" w:line="258" w:lineRule="auto"/>
                              <w:rPr>
                                <w:rFonts w:ascii="Avenir Light" w:hAnsi="Avenir Light" w:cs="Baghdad"/>
                                <w:color w:val="000000"/>
                                <w:sz w:val="32"/>
                                <w:szCs w:val="32"/>
                                <w:highlight w:val="none"/>
                              </w:rPr>
                            </w:pPr>
                          </w:p>
                          <w:p w14:paraId="158327D1" w14:textId="77777777" w:rsidR="00ED6AFF" w:rsidRDefault="00ED6AFF" w:rsidP="00BB7F4B"/>
                          <w:p w14:paraId="573FA07C" w14:textId="639B3B7D" w:rsidR="00ED6AFF" w:rsidRPr="00391236" w:rsidRDefault="00ED6AFF" w:rsidP="00BB7F4B">
                            <w:pPr>
                              <w:pStyle w:val="StyleIntroText14ptBold"/>
                            </w:pPr>
                            <w:r w:rsidRPr="00391236">
                              <w:t xml:space="preserve">Epidemiological survey and active screening for COVID-19: </w:t>
                            </w:r>
                          </w:p>
                          <w:p w14:paraId="3EFCA271" w14:textId="77777777" w:rsidR="00ED6AFF" w:rsidRPr="00391236" w:rsidRDefault="00ED6AFF" w:rsidP="00BB7F4B">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bookmarkEnd w:id="0"/>
                          <w:p w14:paraId="7CF0AA61" w14:textId="77777777" w:rsidR="00ED6AFF" w:rsidRPr="00391236" w:rsidRDefault="00ED6AFF" w:rsidP="0077427E">
                            <w:pPr>
                              <w:pStyle w:val="Normal1"/>
                              <w:spacing w:after="0" w:line="258" w:lineRule="auto"/>
                              <w:rPr>
                                <w:rFonts w:ascii="Avenir Light" w:hAnsi="Avenir Light" w:cs="Baghdad"/>
                                <w:color w:val="000000"/>
                                <w:sz w:val="32"/>
                                <w:szCs w:val="32"/>
                                <w:highlight w:val="none"/>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E21AD75" id="Rectangle 87" o:spid="_x0000_s1029" style="position:absolute;margin-left:28.5pt;margin-top:102.35pt;width:486.7pt;height:146.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" filled="f" stroked="f">
                <v:textbox inset="2.53958mm,1.2694mm,2.53958mm,1.2694mm">
                  <w:txbxContent>
                    <w:p w14:paraId="44CA2013" w14:textId="77777777" w:rsidR="00ED6AFF" w:rsidRPr="00391236" w:rsidRDefault="00ED6AFF" w:rsidP="0077427E">
                      <w:pPr>
                        <w:pStyle w:val="StyleIntroText14ptBold"/>
                        <w:rPr>
                          <w:rFonts w:ascii="Avenir Light" w:hAnsi="Avenir Light"/>
                          <w:b w:val="0"/>
                          <w:bCs w:val="0"/>
                          <w:color w:val="000000" w:themeColor="text1"/>
                          <w:sz w:val="48"/>
                          <w:szCs w:val="40"/>
                        </w:rPr>
                      </w:pPr>
                      <w:bookmarkStart w:id="1" w:name="OLE_LINK8"/>
                      <w:r w:rsidRPr="00391236">
                        <w:rPr>
                          <w:rFonts w:ascii="Avenir Light" w:hAnsi="Avenir Light"/>
                          <w:b w:val="0"/>
                          <w:bCs w:val="0"/>
                          <w:color w:val="000000" w:themeColor="text1"/>
                          <w:sz w:val="48"/>
                          <w:szCs w:val="40"/>
                        </w:rPr>
                        <w:t xml:space="preserve">Epidemiological survey and active screening for COVID-19: </w:t>
                      </w:r>
                    </w:p>
                    <w:p w14:paraId="193D4C26" w14:textId="77777777" w:rsidR="00ED6AFF" w:rsidRPr="00391236" w:rsidRDefault="00ED6AFF" w:rsidP="0077427E">
                      <w:pPr>
                        <w:pStyle w:val="StyleIntroText14ptBold"/>
                        <w:rPr>
                          <w:rFonts w:ascii="Avenir Light" w:hAnsi="Avenir Light" w:cs="Baghdad"/>
                          <w:b w:val="0"/>
                          <w:bCs w:val="0"/>
                          <w:color w:val="FFFFFF" w:themeColor="background1"/>
                          <w:sz w:val="32"/>
                        </w:rPr>
                      </w:pPr>
                      <w:r w:rsidRPr="00391236">
                        <w:rPr>
                          <w:rFonts w:ascii="Avenir Light" w:hAnsi="Avenir Light" w:cs="Baghdad"/>
                          <w:b w:val="0"/>
                          <w:bCs w:val="0"/>
                          <w:color w:val="FFFFFF" w:themeColor="background1"/>
                          <w:sz w:val="36"/>
                          <w:szCs w:val="28"/>
                        </w:rPr>
                        <w:t>Investigating the circulation and impact of SARS-CoV-2 on the population of the health district of Cit</w:t>
                      </w:r>
                      <w:r w:rsidRPr="00391236">
                        <w:rPr>
                          <w:rFonts w:ascii="Avenir Light" w:hAnsi="Avenir Light" w:cs="Cambria"/>
                          <w:b w:val="0"/>
                          <w:bCs w:val="0"/>
                          <w:color w:val="FFFFFF" w:themeColor="background1"/>
                          <w:sz w:val="36"/>
                          <w:szCs w:val="28"/>
                        </w:rPr>
                        <w:t>é</w:t>
                      </w:r>
                      <w:r w:rsidRPr="00391236">
                        <w:rPr>
                          <w:rFonts w:ascii="Avenir Light" w:hAnsi="Avenir Light" w:cs="Baghdad"/>
                          <w:b w:val="0"/>
                          <w:bCs w:val="0"/>
                          <w:color w:val="FFFFFF" w:themeColor="background1"/>
                          <w:sz w:val="36"/>
                          <w:szCs w:val="28"/>
                        </w:rPr>
                        <w:t xml:space="preserve"> Verte in Yaounde</w:t>
                      </w:r>
                      <w:r w:rsidRPr="00391236">
                        <w:rPr>
                          <w:rFonts w:ascii="Avenir Light" w:hAnsi="Avenir Light" w:cs="Cambria"/>
                          <w:b w:val="0"/>
                          <w:bCs w:val="0"/>
                          <w:color w:val="FFFFFF" w:themeColor="background1"/>
                          <w:sz w:val="36"/>
                          <w:szCs w:val="28"/>
                        </w:rPr>
                        <w:t> </w:t>
                      </w:r>
                    </w:p>
                    <w:p w14:paraId="5F9F2013" w14:textId="77777777" w:rsidR="00ED6AFF" w:rsidRPr="00391236" w:rsidRDefault="00ED6AFF" w:rsidP="0077427E">
                      <w:pPr>
                        <w:pStyle w:val="Normal1"/>
                        <w:spacing w:after="0" w:line="258" w:lineRule="auto"/>
                        <w:rPr>
                          <w:rFonts w:ascii="Avenir Light" w:hAnsi="Avenir Light" w:cs="Baghdad"/>
                          <w:color w:val="000000"/>
                          <w:sz w:val="32"/>
                          <w:szCs w:val="32"/>
                          <w:highlight w:val="none"/>
                        </w:rPr>
                      </w:pPr>
                    </w:p>
                    <w:p w14:paraId="769E63AC" w14:textId="77777777" w:rsidR="00ED6AFF" w:rsidRDefault="00ED6AFF"/>
                    <w:p w14:paraId="3562B778" w14:textId="77777777" w:rsidR="00ED6AFF" w:rsidRPr="00391236" w:rsidRDefault="00ED6AFF" w:rsidP="002B7BA0">
                      <w:pPr>
                        <w:pStyle w:val="StyleIntroText14ptBold"/>
                      </w:pPr>
                      <w:r w:rsidRPr="00391236">
                        <w:t xml:space="preserve">Epidemiological survey and active screening for COVID-19: </w:t>
                      </w:r>
                    </w:p>
                    <w:p w14:paraId="27254558" w14:textId="77777777" w:rsidR="00ED6AFF" w:rsidRPr="00391236" w:rsidRDefault="00ED6AFF" w:rsidP="002B7BA0">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p w14:paraId="5BE21723" w14:textId="77777777" w:rsidR="00ED6AFF" w:rsidRPr="00391236" w:rsidRDefault="00ED6AFF" w:rsidP="0077427E">
                      <w:pPr>
                        <w:pStyle w:val="Normal1"/>
                        <w:spacing w:after="0" w:line="258" w:lineRule="auto"/>
                        <w:rPr>
                          <w:rFonts w:ascii="Avenir Light" w:hAnsi="Avenir Light" w:cs="Baghdad"/>
                          <w:color w:val="000000"/>
                          <w:sz w:val="32"/>
                          <w:szCs w:val="32"/>
                          <w:highlight w:val="none"/>
                        </w:rPr>
                      </w:pPr>
                    </w:p>
                    <w:p w14:paraId="0B9E6F36" w14:textId="77777777" w:rsidR="00ED6AFF" w:rsidRDefault="00ED6AFF"/>
                    <w:p w14:paraId="2AE8A865" w14:textId="581D27C2" w:rsidR="00ED6AFF" w:rsidRPr="00391236" w:rsidRDefault="00ED6AFF" w:rsidP="00BB7F4B">
                      <w:pPr>
                        <w:pStyle w:val="StyleIntroText14ptBold"/>
                      </w:pPr>
                      <w:r w:rsidRPr="00391236">
                        <w:t xml:space="preserve">Epidemiological survey and active screening for COVID-19: </w:t>
                      </w:r>
                    </w:p>
                    <w:p w14:paraId="3A90EA62" w14:textId="77777777" w:rsidR="00ED6AFF" w:rsidRPr="00391236" w:rsidRDefault="00ED6AFF" w:rsidP="00BB7F4B">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p w14:paraId="647C7436" w14:textId="77777777" w:rsidR="00ED6AFF" w:rsidRPr="00391236" w:rsidRDefault="00ED6AFF" w:rsidP="0077427E">
                      <w:pPr>
                        <w:pStyle w:val="Normal1"/>
                        <w:spacing w:after="0" w:line="258" w:lineRule="auto"/>
                        <w:rPr>
                          <w:rFonts w:ascii="Avenir Light" w:hAnsi="Avenir Light" w:cs="Baghdad"/>
                          <w:color w:val="000000"/>
                          <w:sz w:val="32"/>
                          <w:szCs w:val="32"/>
                          <w:highlight w:val="none"/>
                        </w:rPr>
                      </w:pPr>
                    </w:p>
                    <w:p w14:paraId="158327D1" w14:textId="77777777" w:rsidR="00ED6AFF" w:rsidRDefault="00ED6AFF" w:rsidP="00BB7F4B"/>
                    <w:p w14:paraId="573FA07C" w14:textId="639B3B7D" w:rsidR="00ED6AFF" w:rsidRPr="00391236" w:rsidRDefault="00ED6AFF" w:rsidP="00BB7F4B">
                      <w:pPr>
                        <w:pStyle w:val="StyleIntroText14ptBold"/>
                      </w:pPr>
                      <w:r w:rsidRPr="00391236">
                        <w:t xml:space="preserve">Epidemiological survey and active screening for COVID-19: </w:t>
                      </w:r>
                    </w:p>
                    <w:p w14:paraId="3EFCA271" w14:textId="77777777" w:rsidR="00ED6AFF" w:rsidRPr="00391236" w:rsidRDefault="00ED6AFF" w:rsidP="00BB7F4B">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bookmarkEnd w:id="1"/>
                    <w:p w14:paraId="7CF0AA61" w14:textId="77777777" w:rsidR="00ED6AFF" w:rsidRPr="00391236" w:rsidRDefault="00ED6AFF" w:rsidP="0077427E">
                      <w:pPr>
                        <w:pStyle w:val="Normal1"/>
                        <w:spacing w:after="0" w:line="258" w:lineRule="auto"/>
                        <w:rPr>
                          <w:rFonts w:ascii="Avenir Light" w:hAnsi="Avenir Light" w:cs="Baghdad"/>
                          <w:color w:val="000000"/>
                          <w:sz w:val="32"/>
                          <w:szCs w:val="32"/>
                          <w:highlight w:val="none"/>
                        </w:rPr>
                      </w:pPr>
                    </w:p>
                  </w:txbxContent>
                </v:textbox>
              </v:rect>
            </w:pict>
          </mc:Fallback>
        </mc:AlternateContent>
      </w:r>
      <w:r w:rsidR="0077427E"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15584" behindDoc="0" locked="0" layoutInCell="1" allowOverlap="1" wp14:anchorId="1D21CFF1" wp14:editId="11A81874">
                <wp:simplePos x="0" y="0"/>
                <wp:positionH relativeFrom="column">
                  <wp:posOffset>416560</wp:posOffset>
                </wp:positionH>
                <wp:positionV relativeFrom="paragraph">
                  <wp:posOffset>1246556</wp:posOffset>
                </wp:positionV>
                <wp:extent cx="5741670" cy="0"/>
                <wp:effectExtent l="0" t="38100" r="36830" b="38100"/>
                <wp:wrapNone/>
                <wp:docPr id="169" name="Straight Connector 169"/>
                <wp:cNvGraphicFramePr/>
                <a:graphic xmlns:a="http://schemas.openxmlformats.org/drawingml/2006/main">
                  <a:graphicData uri="http://schemas.microsoft.com/office/word/2010/wordprocessingShape">
                    <wps:wsp>
                      <wps:cNvCnPr/>
                      <wps:spPr bwMode="auto">
                        <a:xfrm>
                          <a:off x="0" y="0"/>
                          <a:ext cx="5741670" cy="0"/>
                        </a:xfrm>
                        <a:prstGeom prst="line">
                          <a:avLst/>
                        </a:prstGeom>
                        <a:ln w="76200">
                          <a:solidFill>
                            <a:schemeClr val="bg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5DE5297" id="Straight Connector 169"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32.8pt,98.15pt" to="484.9pt,9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" strokecolor="white [3212]" strokeweight="6pt"/>
            </w:pict>
          </mc:Fallback>
        </mc:AlternateContent>
      </w:r>
      <w:r w:rsidR="0077427E"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10464" behindDoc="0" locked="0" layoutInCell="1" allowOverlap="1" wp14:anchorId="3B4882D2" wp14:editId="087BE417">
                <wp:simplePos x="0" y="0"/>
                <wp:positionH relativeFrom="column">
                  <wp:posOffset>5602085</wp:posOffset>
                </wp:positionH>
                <wp:positionV relativeFrom="paragraph">
                  <wp:posOffset>9551035</wp:posOffset>
                </wp:positionV>
                <wp:extent cx="1727200" cy="820615"/>
                <wp:effectExtent l="0" t="0" r="0" b="0"/>
                <wp:wrapNone/>
                <wp:docPr id="137" name="Rectangle 137"/>
                <wp:cNvGraphicFramePr/>
                <a:graphic xmlns:a="http://schemas.openxmlformats.org/drawingml/2006/main">
                  <a:graphicData uri="http://schemas.microsoft.com/office/word/2010/wordprocessingShape">
                    <wps:wsp>
                      <wps:cNvSpPr/>
                      <wps:spPr bwMode="auto">
                        <a:xfrm>
                          <a:off x="0" y="0"/>
                          <a:ext cx="1727200" cy="820615"/>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txbx>
                        <w:txbxContent>
                          <w:p w14:paraId="02E40F8A" w14:textId="77777777" w:rsidR="00ED6AFF" w:rsidRPr="00FC302C" w:rsidRDefault="00ED6AFF" w:rsidP="0077427E">
                            <w:pPr>
                              <w:jc w:val="right"/>
                              <w:rPr>
                                <w:b/>
                                <w:bCs/>
                                <w:color w:val="2C969C"/>
                                <w:lang w:val="en-US"/>
                              </w:rPr>
                            </w:pPr>
                            <w:r w:rsidRPr="00FC302C">
                              <w:rPr>
                                <w:b/>
                                <w:bCs/>
                                <w:color w:val="2C969C"/>
                                <w:lang w:val="en-US"/>
                              </w:rPr>
                              <w:t>Supported by:</w:t>
                            </w:r>
                          </w:p>
                          <w:p w14:paraId="0234DD3B" w14:textId="77777777" w:rsidR="00ED6AFF" w:rsidRPr="00FC302C" w:rsidRDefault="00ED6AFF" w:rsidP="0077427E">
                            <w:pPr>
                              <w:jc w:val="right"/>
                              <w:rPr>
                                <w:color w:val="2C969C"/>
                                <w:lang w:val="en-US"/>
                              </w:rPr>
                            </w:pPr>
                            <w:r>
                              <w:rPr>
                                <w:color w:val="2C969C"/>
                                <w:lang w:val="en-US"/>
                              </w:rPr>
                              <w:t xml:space="preserve">ASCRES • </w:t>
                            </w:r>
                            <w:r w:rsidRPr="00FC302C">
                              <w:rPr>
                                <w:color w:val="2C969C"/>
                                <w:lang w:val="en-US"/>
                              </w:rPr>
                              <w:t>CIRES</w:t>
                            </w:r>
                            <w:r>
                              <w:rPr>
                                <w:color w:val="2C969C"/>
                                <w:lang w:val="en-US"/>
                              </w:rPr>
                              <w:t xml:space="preserve"> • MINSANTE Cité Verte • CIRCB • GIZ</w:t>
                            </w:r>
                          </w:p>
                          <w:p w14:paraId="4117C779" w14:textId="77777777" w:rsidR="00ED6AFF" w:rsidRDefault="00ED6AFF"/>
                          <w:p w14:paraId="484C4FC8" w14:textId="77777777" w:rsidR="00ED6AFF" w:rsidRPr="00FC302C" w:rsidRDefault="00ED6AFF" w:rsidP="002B7BA0">
                            <w:pPr>
                              <w:rPr>
                                <w:lang w:val="en-US"/>
                              </w:rPr>
                            </w:pPr>
                            <w:r w:rsidRPr="00FC302C">
                              <w:rPr>
                                <w:lang w:val="en-US"/>
                              </w:rPr>
                              <w:t>Supported by:</w:t>
                            </w:r>
                          </w:p>
                          <w:p w14:paraId="329D9442" w14:textId="77777777" w:rsidR="00ED6AFF" w:rsidRPr="002F1C03" w:rsidRDefault="00ED6AFF" w:rsidP="002B7BA0">
                            <w:pPr>
                              <w:rPr>
                                <w:lang w:val="fr-CH"/>
                              </w:rPr>
                            </w:pPr>
                            <w:r w:rsidRPr="002F1C03">
                              <w:rPr>
                                <w:lang w:val="fr-CH"/>
                              </w:rPr>
                              <w:t>ASCRES • CIRES • MINSANTE Cité Verte • CIRCB • GIZ</w:t>
                            </w:r>
                          </w:p>
                          <w:p w14:paraId="624D7154" w14:textId="77777777" w:rsidR="00ED6AFF" w:rsidRDefault="00ED6AFF"/>
                          <w:p w14:paraId="684C5C46" w14:textId="77777777" w:rsidR="00ED6AFF" w:rsidRPr="00FC302C" w:rsidRDefault="00ED6AFF" w:rsidP="00BB7F4B">
                            <w:pPr>
                              <w:rPr>
                                <w:lang w:val="en-US"/>
                              </w:rPr>
                            </w:pPr>
                            <w:r w:rsidRPr="00FC302C">
                              <w:rPr>
                                <w:lang w:val="en-US"/>
                              </w:rPr>
                              <w:t>Supported by:</w:t>
                            </w:r>
                          </w:p>
                          <w:p w14:paraId="547CC810" w14:textId="77777777" w:rsidR="00ED6AFF" w:rsidRPr="0025156A" w:rsidRDefault="00ED6AFF" w:rsidP="00BB7F4B">
                            <w:pPr>
                              <w:rPr>
                                <w:lang w:val="fr-CM"/>
                              </w:rPr>
                            </w:pPr>
                            <w:r w:rsidRPr="0025156A">
                              <w:rPr>
                                <w:lang w:val="fr-CM"/>
                              </w:rPr>
                              <w:t>ASCRES • CIRES • MINSANTE Cité Verte • CIRCB • GIZ</w:t>
                            </w:r>
                          </w:p>
                          <w:p w14:paraId="5213F776" w14:textId="77777777" w:rsidR="00ED6AFF" w:rsidRPr="0025156A" w:rsidRDefault="00ED6AFF" w:rsidP="00BB7F4B">
                            <w:pPr>
                              <w:rPr>
                                <w:lang w:val="fr-CM"/>
                              </w:rPr>
                            </w:pPr>
                          </w:p>
                          <w:p w14:paraId="798273D1" w14:textId="77777777" w:rsidR="00ED6AFF" w:rsidRPr="00FC302C" w:rsidRDefault="00ED6AFF" w:rsidP="00BB7F4B">
                            <w:pPr>
                              <w:rPr>
                                <w:lang w:val="en-US"/>
                              </w:rPr>
                            </w:pPr>
                            <w:r w:rsidRPr="00FC302C">
                              <w:rPr>
                                <w:lang w:val="en-US"/>
                              </w:rPr>
                              <w:t>Supported by:</w:t>
                            </w:r>
                          </w:p>
                          <w:p w14:paraId="1CA211CA" w14:textId="77777777" w:rsidR="00ED6AFF" w:rsidRPr="002F1C03" w:rsidRDefault="00ED6AFF" w:rsidP="00BB7F4B">
                            <w:pPr>
                              <w:rPr>
                                <w:lang w:val="fr-CH"/>
                              </w:rPr>
                            </w:pPr>
                            <w:bookmarkStart w:id="1" w:name="OLE_LINK36"/>
                            <w:bookmarkStart w:id="2" w:name="OLE_LINK37"/>
                            <w:bookmarkStart w:id="3" w:name="_Hlk59891266"/>
                            <w:r w:rsidRPr="002F1C03">
                              <w:rPr>
                                <w:lang w:val="fr-CH"/>
                              </w:rPr>
                              <w:t>ASCRES • CIRES • MINSANTE Cité Verte • CIRCB • GIZ</w:t>
                            </w:r>
                            <w:bookmarkEnd w:id="1"/>
                            <w:bookmarkEnd w:id="2"/>
                            <w:bookmarkEnd w:id="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882D2" id="Rectangle 137" o:spid="_x0000_s1030" style="position:absolute;margin-left:441.1pt;margin-top:752.05pt;width:136pt;height:64.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" filled="f" stroked="f">
                <v:textbox>
                  <w:txbxContent>
                    <w:p w14:paraId="02E40F8A" w14:textId="77777777" w:rsidR="00ED6AFF" w:rsidRPr="00FC302C" w:rsidRDefault="00ED6AFF" w:rsidP="0077427E">
                      <w:pPr>
                        <w:jc w:val="right"/>
                        <w:rPr>
                          <w:b/>
                          <w:bCs/>
                          <w:color w:val="2C969C"/>
                          <w:lang w:val="en-US"/>
                        </w:rPr>
                      </w:pPr>
                      <w:r w:rsidRPr="00FC302C">
                        <w:rPr>
                          <w:b/>
                          <w:bCs/>
                          <w:color w:val="2C969C"/>
                          <w:lang w:val="en-US"/>
                        </w:rPr>
                        <w:t>Supported by:</w:t>
                      </w:r>
                    </w:p>
                    <w:p w14:paraId="0234DD3B" w14:textId="77777777" w:rsidR="00ED6AFF" w:rsidRPr="00FC302C" w:rsidRDefault="00ED6AFF" w:rsidP="0077427E">
                      <w:pPr>
                        <w:jc w:val="right"/>
                        <w:rPr>
                          <w:color w:val="2C969C"/>
                          <w:lang w:val="en-US"/>
                        </w:rPr>
                      </w:pPr>
                      <w:r>
                        <w:rPr>
                          <w:color w:val="2C969C"/>
                          <w:lang w:val="en-US"/>
                        </w:rPr>
                        <w:t xml:space="preserve">ASCRES • </w:t>
                      </w:r>
                      <w:r w:rsidRPr="00FC302C">
                        <w:rPr>
                          <w:color w:val="2C969C"/>
                          <w:lang w:val="en-US"/>
                        </w:rPr>
                        <w:t>CIRES</w:t>
                      </w:r>
                      <w:r>
                        <w:rPr>
                          <w:color w:val="2C969C"/>
                          <w:lang w:val="en-US"/>
                        </w:rPr>
                        <w:t xml:space="preserve"> • MINSANTE Cité Verte • CIRCB • GIZ</w:t>
                      </w:r>
                    </w:p>
                    <w:p w14:paraId="4117C779" w14:textId="77777777" w:rsidR="00ED6AFF" w:rsidRDefault="00ED6AFF"/>
                    <w:p w14:paraId="484C4FC8" w14:textId="77777777" w:rsidR="00ED6AFF" w:rsidRPr="00FC302C" w:rsidRDefault="00ED6AFF" w:rsidP="002B7BA0">
                      <w:pPr>
                        <w:rPr>
                          <w:lang w:val="en-US"/>
                        </w:rPr>
                      </w:pPr>
                      <w:r w:rsidRPr="00FC302C">
                        <w:rPr>
                          <w:lang w:val="en-US"/>
                        </w:rPr>
                        <w:t>Supported by:</w:t>
                      </w:r>
                    </w:p>
                    <w:p w14:paraId="329D9442" w14:textId="77777777" w:rsidR="00ED6AFF" w:rsidRPr="002F1C03" w:rsidRDefault="00ED6AFF" w:rsidP="002B7BA0">
                      <w:pPr>
                        <w:rPr>
                          <w:lang w:val="fr-CH"/>
                        </w:rPr>
                      </w:pPr>
                      <w:r w:rsidRPr="002F1C03">
                        <w:rPr>
                          <w:lang w:val="fr-CH"/>
                        </w:rPr>
                        <w:t>ASCRES • CIRES • MINSANTE Cité Verte • CIRCB • GIZ</w:t>
                      </w:r>
                    </w:p>
                    <w:p w14:paraId="624D7154" w14:textId="77777777" w:rsidR="00ED6AFF" w:rsidRDefault="00ED6AFF"/>
                    <w:p w14:paraId="684C5C46" w14:textId="77777777" w:rsidR="00ED6AFF" w:rsidRPr="00FC302C" w:rsidRDefault="00ED6AFF" w:rsidP="00BB7F4B">
                      <w:pPr>
                        <w:rPr>
                          <w:lang w:val="en-US"/>
                        </w:rPr>
                      </w:pPr>
                      <w:r w:rsidRPr="00FC302C">
                        <w:rPr>
                          <w:lang w:val="en-US"/>
                        </w:rPr>
                        <w:t>Supported by:</w:t>
                      </w:r>
                    </w:p>
                    <w:p w14:paraId="547CC810" w14:textId="77777777" w:rsidR="00ED6AFF" w:rsidRPr="0025156A" w:rsidRDefault="00ED6AFF" w:rsidP="00BB7F4B">
                      <w:pPr>
                        <w:rPr>
                          <w:lang w:val="fr-CM"/>
                        </w:rPr>
                      </w:pPr>
                      <w:r w:rsidRPr="0025156A">
                        <w:rPr>
                          <w:lang w:val="fr-CM"/>
                        </w:rPr>
                        <w:t>ASCRES • CIRES • MINSANTE Cité Verte • CIRCB • GIZ</w:t>
                      </w:r>
                    </w:p>
                    <w:p w14:paraId="5213F776" w14:textId="77777777" w:rsidR="00ED6AFF" w:rsidRPr="0025156A" w:rsidRDefault="00ED6AFF" w:rsidP="00BB7F4B">
                      <w:pPr>
                        <w:rPr>
                          <w:lang w:val="fr-CM"/>
                        </w:rPr>
                      </w:pPr>
                    </w:p>
                    <w:p w14:paraId="798273D1" w14:textId="77777777" w:rsidR="00ED6AFF" w:rsidRPr="00FC302C" w:rsidRDefault="00ED6AFF" w:rsidP="00BB7F4B">
                      <w:pPr>
                        <w:rPr>
                          <w:lang w:val="en-US"/>
                        </w:rPr>
                      </w:pPr>
                      <w:r w:rsidRPr="00FC302C">
                        <w:rPr>
                          <w:lang w:val="en-US"/>
                        </w:rPr>
                        <w:t>Supported by:</w:t>
                      </w:r>
                    </w:p>
                    <w:p w14:paraId="1CA211CA" w14:textId="77777777" w:rsidR="00ED6AFF" w:rsidRPr="002F1C03" w:rsidRDefault="00ED6AFF" w:rsidP="00BB7F4B">
                      <w:pPr>
                        <w:rPr>
                          <w:lang w:val="fr-CH"/>
                        </w:rPr>
                      </w:pPr>
                      <w:bookmarkStart w:id="5" w:name="OLE_LINK36"/>
                      <w:bookmarkStart w:id="6" w:name="OLE_LINK37"/>
                      <w:bookmarkStart w:id="7" w:name="_Hlk59891266"/>
                      <w:r w:rsidRPr="002F1C03">
                        <w:rPr>
                          <w:lang w:val="fr-CH"/>
                        </w:rPr>
                        <w:t>ASCRES • CIRES • MINSANTE Cité Verte • CIRCB • GIZ</w:t>
                      </w:r>
                      <w:bookmarkEnd w:id="5"/>
                      <w:bookmarkEnd w:id="6"/>
                      <w:bookmarkEnd w:id="7"/>
                    </w:p>
                  </w:txbxContent>
                </v:textbox>
              </v:rect>
            </w:pict>
          </mc:Fallback>
        </mc:AlternateContent>
      </w:r>
      <w:r w:rsidR="0077427E"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07392" behindDoc="0" locked="0" layoutInCell="1" allowOverlap="1" wp14:anchorId="21A40FA0" wp14:editId="2DF83A3A">
                <wp:simplePos x="0" y="0"/>
                <wp:positionH relativeFrom="column">
                  <wp:posOffset>736502</wp:posOffset>
                </wp:positionH>
                <wp:positionV relativeFrom="paragraph">
                  <wp:posOffset>8253730</wp:posOffset>
                </wp:positionV>
                <wp:extent cx="2868930" cy="542290"/>
                <wp:effectExtent l="0" t="0" r="0" b="0"/>
                <wp:wrapNone/>
                <wp:docPr id="13" name="Rectangle 87"/>
                <wp:cNvGraphicFramePr/>
                <a:graphic xmlns:a="http://schemas.openxmlformats.org/drawingml/2006/main">
                  <a:graphicData uri="http://schemas.microsoft.com/office/word/2010/wordprocessingShape">
                    <wps:wsp>
                      <wps:cNvSpPr/>
                      <wps:spPr bwMode="auto">
                        <a:xfrm>
                          <a:off x="0" y="0"/>
                          <a:ext cx="2868930" cy="542290"/>
                        </a:xfrm>
                        <a:prstGeom prst="rect">
                          <a:avLst/>
                        </a:prstGeom>
                        <a:noFill/>
                        <a:ln>
                          <a:noFill/>
                        </a:ln>
                      </wps:spPr>
                      <wps:txbx>
                        <w:txbxContent>
                          <w:p w14:paraId="1091256A" w14:textId="77777777" w:rsidR="00ED6AFF" w:rsidRPr="00391236" w:rsidRDefault="00ED6AFF" w:rsidP="0077427E">
                            <w:pPr>
                              <w:pStyle w:val="Normal1"/>
                              <w:spacing w:after="0" w:line="258" w:lineRule="auto"/>
                              <w:rPr>
                                <w:rFonts w:ascii="Garamond" w:hAnsi="Garamond" w:cs="Baghdad"/>
                                <w:b/>
                                <w:bCs/>
                                <w:color w:val="000000"/>
                                <w:sz w:val="36"/>
                                <w:szCs w:val="36"/>
                                <w:highlight w:val="none"/>
                              </w:rPr>
                            </w:pPr>
                            <w:r w:rsidRPr="00391236">
                              <w:rPr>
                                <w:rFonts w:ascii="Garamond" w:eastAsia="Comfortaa" w:hAnsi="Garamond" w:cs="Baghdad"/>
                                <w:b/>
                                <w:bCs/>
                                <w:color w:val="000000" w:themeColor="text1"/>
                                <w:sz w:val="36"/>
                                <w:szCs w:val="36"/>
                                <w:highlight w:val="none"/>
                              </w:rPr>
                              <w:t>Jan 04, 2020</w:t>
                            </w:r>
                          </w:p>
                          <w:p w14:paraId="053D3832" w14:textId="77777777" w:rsidR="00ED6AFF" w:rsidRDefault="00ED6AFF"/>
                          <w:p w14:paraId="18A19089" w14:textId="77777777" w:rsidR="00ED6AFF" w:rsidRDefault="00ED6AFF"/>
                          <w:p w14:paraId="077D3920" w14:textId="09329E5B" w:rsidR="00ED6AFF" w:rsidRDefault="00ED6AFF" w:rsidP="00BB7F4B"/>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1A40FA0" id="_x0000_s1031" style="position:absolute;margin-left:58pt;margin-top:649.9pt;width:225.9pt;height:42.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" filled="f" stroked="f">
                <v:textbox inset="2.53958mm,1.2694mm,2.53958mm,1.2694mm">
                  <w:txbxContent>
                    <w:p w14:paraId="1091256A" w14:textId="77777777" w:rsidR="00ED6AFF" w:rsidRPr="00391236" w:rsidRDefault="00ED6AFF" w:rsidP="0077427E">
                      <w:pPr>
                        <w:pStyle w:val="Normal1"/>
                        <w:spacing w:after="0" w:line="258" w:lineRule="auto"/>
                        <w:rPr>
                          <w:rFonts w:ascii="Garamond" w:hAnsi="Garamond" w:cs="Baghdad"/>
                          <w:b/>
                          <w:bCs/>
                          <w:color w:val="000000"/>
                          <w:sz w:val="36"/>
                          <w:szCs w:val="36"/>
                          <w:highlight w:val="none"/>
                        </w:rPr>
                      </w:pPr>
                      <w:r w:rsidRPr="00391236">
                        <w:rPr>
                          <w:rFonts w:ascii="Garamond" w:eastAsia="Comfortaa" w:hAnsi="Garamond" w:cs="Baghdad"/>
                          <w:b/>
                          <w:bCs/>
                          <w:color w:val="000000" w:themeColor="text1"/>
                          <w:sz w:val="36"/>
                          <w:szCs w:val="36"/>
                          <w:highlight w:val="none"/>
                        </w:rPr>
                        <w:t>Jan 04, 2020</w:t>
                      </w:r>
                    </w:p>
                    <w:p w14:paraId="053D3832" w14:textId="77777777" w:rsidR="00ED6AFF" w:rsidRDefault="00ED6AFF"/>
                    <w:p w14:paraId="18A19089" w14:textId="77777777" w:rsidR="00ED6AFF" w:rsidRDefault="00ED6AFF"/>
                    <w:p w14:paraId="077D3920" w14:textId="09329E5B" w:rsidR="00ED6AFF" w:rsidRDefault="00ED6AFF" w:rsidP="00BB7F4B"/>
                  </w:txbxContent>
                </v:textbox>
              </v:rect>
            </w:pict>
          </mc:Fallback>
        </mc:AlternateContent>
      </w:r>
      <w:r w:rsidR="0077427E" w:rsidRPr="001E7519">
        <w:rPr>
          <w:rFonts w:ascii="Open Sans" w:eastAsia="DejaVu Sans Condensed" w:hAnsi="Open Sans" w:cs="DejaVu Sans Condensed"/>
          <w:noProof/>
          <w:sz w:val="16"/>
          <w:szCs w:val="16"/>
        </w:rPr>
        <mc:AlternateContent>
          <mc:Choice Requires="wps">
            <w:drawing>
              <wp:anchor distT="0" distB="0" distL="114300" distR="114300" simplePos="0" relativeHeight="251711488" behindDoc="0" locked="0" layoutInCell="1" allowOverlap="1" wp14:anchorId="26DE9964" wp14:editId="7DA2BE80">
                <wp:simplePos x="0" y="0"/>
                <wp:positionH relativeFrom="column">
                  <wp:posOffset>6324917</wp:posOffset>
                </wp:positionH>
                <wp:positionV relativeFrom="paragraph">
                  <wp:posOffset>9402763</wp:posOffset>
                </wp:positionV>
                <wp:extent cx="1058545" cy="1026160"/>
                <wp:effectExtent l="3493" t="0" r="0" b="0"/>
                <wp:wrapNone/>
                <wp:docPr id="130" name="L-shape 130"/>
                <wp:cNvGraphicFramePr/>
                <a:graphic xmlns:a="http://schemas.openxmlformats.org/drawingml/2006/main">
                  <a:graphicData uri="http://schemas.microsoft.com/office/word/2010/wordprocessingShape">
                    <wps:wsp>
                      <wps:cNvSpPr/>
                      <wps:spPr bwMode="auto">
                        <a:xfrm rot="16200000">
                          <a:off x="0" y="0"/>
                          <a:ext cx="1058545" cy="1026160"/>
                        </a:xfrm>
                        <a:prstGeom prst="corner">
                          <a:avLst>
                            <a:gd name="adj1" fmla="val 2983"/>
                            <a:gd name="adj2" fmla="val 2983"/>
                          </a:avLst>
                        </a:prstGeom>
                        <a:solidFill>
                          <a:srgbClr val="2C969C"/>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859786" id="L-shape 130" o:spid="_x0000_s1026" style="position:absolute;margin-left:498pt;margin-top:740.4pt;width:83.35pt;height:80.8pt;rotation:-90;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058545,1026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" path="m,l30610,r,995550l1058545,995550r,30610l,1026160,,xe" fillcolor="#2c969c" stroked="f">
                <v:path arrowok="t" o:connecttype="custom" o:connectlocs="0,0;30610,0;30610,995550;1058545,995550;1058545,1026160;0,1026160;0,0" o:connectangles="0,0,0,0,0,0,0"/>
              </v:shape>
            </w:pict>
          </mc:Fallback>
        </mc:AlternateContent>
      </w:r>
    </w:p>
    <w:p w14:paraId="373A85B3" w14:textId="77777777" w:rsidR="0077427E" w:rsidRPr="001E7519" w:rsidRDefault="0077427E" w:rsidP="00585C8D">
      <w:pPr>
        <w:pStyle w:val="StyleIntroText14ptBold"/>
        <w:spacing w:line="276" w:lineRule="auto"/>
        <w:rPr>
          <w:rFonts w:ascii="Antique Olive" w:hAnsi="Antique Olive"/>
          <w:sz w:val="34"/>
          <w:szCs w:val="32"/>
        </w:rPr>
      </w:pPr>
      <w:bookmarkStart w:id="4" w:name="OLE_LINK7"/>
      <w:bookmarkStart w:id="5" w:name="OLE_LINK9"/>
      <w:r w:rsidRPr="001E7519">
        <w:rPr>
          <w:rFonts w:ascii="Antique Olive" w:hAnsi="Antique Olive"/>
          <w:sz w:val="34"/>
          <w:szCs w:val="32"/>
        </w:rPr>
        <w:lastRenderedPageBreak/>
        <w:t>Epidemiological survey and active screening for COVID-19: Investigating the circulation and impact of SARS-CoV-2 on the population of the health district of Cité Verte in Yaounde </w:t>
      </w:r>
    </w:p>
    <w:bookmarkEnd w:id="4"/>
    <w:bookmarkEnd w:id="5"/>
    <w:p w14:paraId="5B27FBFE" w14:textId="77777777" w:rsidR="0077427E" w:rsidRPr="001E7519" w:rsidRDefault="0077427E" w:rsidP="00585C8D">
      <w:pPr>
        <w:pStyle w:val="StyleIntroText14ptBold"/>
        <w:spacing w:line="276" w:lineRule="auto"/>
        <w:rPr>
          <w:sz w:val="32"/>
          <w:szCs w:val="32"/>
        </w:rPr>
      </w:pPr>
    </w:p>
    <w:p w14:paraId="27FB228E" w14:textId="77777777" w:rsidR="0077427E" w:rsidRPr="001E7519" w:rsidRDefault="0077427E" w:rsidP="00585C8D">
      <w:pPr>
        <w:ind w:hanging="2"/>
        <w:rPr>
          <w:rFonts w:eastAsia="Arial" w:cs="Arial"/>
          <w:sz w:val="18"/>
        </w:rPr>
      </w:pPr>
      <w:bookmarkStart w:id="6" w:name="OLE_LINK41"/>
      <w:bookmarkStart w:id="7" w:name="OLE_LINK42"/>
    </w:p>
    <w:tbl>
      <w:tblPr>
        <w:tblStyle w:val="TableList3"/>
        <w:tblW w:w="8940" w:type="dxa"/>
        <w:tblLayout w:type="fixed"/>
        <w:tblLook w:val="0000" w:firstRow="0" w:lastRow="0" w:firstColumn="0" w:lastColumn="0" w:noHBand="0" w:noVBand="0"/>
      </w:tblPr>
      <w:tblGrid>
        <w:gridCol w:w="3435"/>
        <w:gridCol w:w="5505"/>
      </w:tblGrid>
      <w:tr w:rsidR="0077427E" w:rsidRPr="001E7519" w14:paraId="7829DAB6" w14:textId="77777777" w:rsidTr="006E5205">
        <w:tc>
          <w:tcPr>
            <w:tcW w:w="3435" w:type="dxa"/>
            <w:tcBorders>
              <w:top w:val="nil"/>
              <w:bottom w:val="single" w:sz="18" w:space="0" w:color="DDD9C3" w:themeColor="background2" w:themeShade="E6"/>
            </w:tcBorders>
          </w:tcPr>
          <w:p w14:paraId="68696EE9"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 xml:space="preserve">Principal </w:t>
            </w:r>
            <w:proofErr w:type="spellStart"/>
            <w:r w:rsidRPr="001E7519">
              <w:rPr>
                <w:rFonts w:ascii="Avenir Book" w:hAnsi="Avenir Book"/>
                <w:b/>
                <w:sz w:val="16"/>
                <w:szCs w:val="16"/>
              </w:rPr>
              <w:t>Investigators</w:t>
            </w:r>
            <w:proofErr w:type="spellEnd"/>
            <w:r w:rsidRPr="001E7519">
              <w:rPr>
                <w:rFonts w:ascii="Avenir Book" w:hAnsi="Avenir Book"/>
                <w:b/>
                <w:sz w:val="16"/>
                <w:szCs w:val="16"/>
              </w:rPr>
              <w:t xml:space="preserve"> </w:t>
            </w:r>
          </w:p>
        </w:tc>
        <w:tc>
          <w:tcPr>
            <w:tcW w:w="5505" w:type="dxa"/>
            <w:tcBorders>
              <w:top w:val="nil"/>
              <w:bottom w:val="single" w:sz="18" w:space="0" w:color="DDD9C3" w:themeColor="background2" w:themeShade="E6"/>
            </w:tcBorders>
          </w:tcPr>
          <w:p w14:paraId="2FD0CBDE"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Affiliation</w:t>
            </w:r>
          </w:p>
        </w:tc>
      </w:tr>
      <w:tr w:rsidR="0077427E" w:rsidRPr="00F17913" w14:paraId="59BD9B4F" w14:textId="77777777" w:rsidTr="006E5205">
        <w:tc>
          <w:tcPr>
            <w:tcW w:w="3435" w:type="dxa"/>
            <w:tcBorders>
              <w:top w:val="single" w:sz="18" w:space="0" w:color="DDD9C3" w:themeColor="background2" w:themeShade="E6"/>
              <w:bottom w:val="single" w:sz="4" w:space="0" w:color="DDD9C3" w:themeColor="background2" w:themeShade="E6"/>
            </w:tcBorders>
          </w:tcPr>
          <w:p w14:paraId="78B87ADD"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Dr Laura </w:t>
            </w:r>
            <w:proofErr w:type="spellStart"/>
            <w:r w:rsidRPr="001E7519">
              <w:rPr>
                <w:rFonts w:ascii="Avenir Book" w:hAnsi="Avenir Book"/>
                <w:sz w:val="16"/>
                <w:szCs w:val="16"/>
              </w:rPr>
              <w:t>Ciaffi</w:t>
            </w:r>
            <w:proofErr w:type="spellEnd"/>
            <w:r w:rsidRPr="001E7519">
              <w:rPr>
                <w:rFonts w:ascii="Avenir Book" w:hAnsi="Avenir Book"/>
                <w:sz w:val="16"/>
                <w:szCs w:val="16"/>
              </w:rPr>
              <w:t xml:space="preserve"> </w:t>
            </w:r>
          </w:p>
          <w:p w14:paraId="584E6F23"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 </w:t>
            </w:r>
          </w:p>
        </w:tc>
        <w:tc>
          <w:tcPr>
            <w:tcW w:w="5505" w:type="dxa"/>
            <w:tcBorders>
              <w:top w:val="single" w:sz="18" w:space="0" w:color="DDD9C3" w:themeColor="background2" w:themeShade="E6"/>
              <w:bottom w:val="single" w:sz="4" w:space="0" w:color="DDD9C3" w:themeColor="background2" w:themeShade="E6"/>
            </w:tcBorders>
          </w:tcPr>
          <w:p w14:paraId="540A7F7C"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ASCRES</w:t>
            </w:r>
            <w:r w:rsidRPr="001E7519">
              <w:rPr>
                <w:rFonts w:ascii="Avenir Book" w:hAnsi="Avenir Book"/>
                <w:sz w:val="16"/>
                <w:szCs w:val="16"/>
              </w:rPr>
              <w:t xml:space="preserve"> - Association de soutien aux centres de recherches, d'enseignements et de soins</w:t>
            </w:r>
          </w:p>
          <w:p w14:paraId="31C995DC"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Tél : 00237 694 92 67 86</w:t>
            </w:r>
          </w:p>
          <w:p w14:paraId="1D86DC49"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Mail : </w:t>
            </w:r>
            <w:hyperlink r:id="rId11">
              <w:r w:rsidRPr="001E7519">
                <w:rPr>
                  <w:rFonts w:ascii="Avenir Book" w:hAnsi="Avenir Book"/>
                  <w:color w:val="0563C1"/>
                  <w:sz w:val="16"/>
                  <w:szCs w:val="16"/>
                  <w:u w:val="single"/>
                </w:rPr>
                <w:t>lauraciaffi2002@yahoo.fr</w:t>
              </w:r>
            </w:hyperlink>
          </w:p>
        </w:tc>
      </w:tr>
      <w:tr w:rsidR="0077427E" w:rsidRPr="00F17913" w14:paraId="110D9F8D" w14:textId="77777777" w:rsidTr="006E5205">
        <w:tc>
          <w:tcPr>
            <w:tcW w:w="3435" w:type="dxa"/>
            <w:tcBorders>
              <w:top w:val="single" w:sz="4" w:space="0" w:color="DDD9C3" w:themeColor="background2" w:themeShade="E6"/>
              <w:bottom w:val="single" w:sz="18" w:space="0" w:color="DDD9C3" w:themeColor="background2" w:themeShade="E6"/>
            </w:tcBorders>
          </w:tcPr>
          <w:p w14:paraId="59FC07C7"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Dr Franck Wanda </w:t>
            </w:r>
          </w:p>
          <w:p w14:paraId="34C35494"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 </w:t>
            </w:r>
          </w:p>
        </w:tc>
        <w:tc>
          <w:tcPr>
            <w:tcW w:w="5505" w:type="dxa"/>
            <w:tcBorders>
              <w:top w:val="single" w:sz="4" w:space="0" w:color="DDD9C3" w:themeColor="background2" w:themeShade="E6"/>
              <w:bottom w:val="single" w:sz="18" w:space="0" w:color="DDD9C3" w:themeColor="background2" w:themeShade="E6"/>
            </w:tcBorders>
          </w:tcPr>
          <w:p w14:paraId="44909233"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CIRES</w:t>
            </w:r>
            <w:r w:rsidRPr="001E7519">
              <w:rPr>
                <w:rFonts w:ascii="Avenir Book" w:hAnsi="Avenir Book"/>
                <w:sz w:val="16"/>
                <w:szCs w:val="16"/>
              </w:rPr>
              <w:t xml:space="preserve"> – Centre International de Recherches, d'Enseignements et de Soins</w:t>
            </w:r>
          </w:p>
          <w:p w14:paraId="79457F99"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Tél : 00237 699 73 46 89</w:t>
            </w:r>
          </w:p>
          <w:p w14:paraId="7A3CFEF3"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Mail : </w:t>
            </w:r>
            <w:hyperlink r:id="rId12">
              <w:r w:rsidRPr="001E7519">
                <w:rPr>
                  <w:rFonts w:ascii="Avenir Book" w:hAnsi="Avenir Book"/>
                  <w:color w:val="0563C1"/>
                  <w:sz w:val="16"/>
                  <w:szCs w:val="16"/>
                  <w:u w:val="single"/>
                </w:rPr>
                <w:t>franck.wanda@cires.solutions</w:t>
              </w:r>
            </w:hyperlink>
            <w:r w:rsidRPr="001E7519">
              <w:rPr>
                <w:rFonts w:ascii="Avenir Book" w:hAnsi="Avenir Book"/>
                <w:sz w:val="16"/>
                <w:szCs w:val="16"/>
              </w:rPr>
              <w:t xml:space="preserve">  </w:t>
            </w:r>
          </w:p>
        </w:tc>
      </w:tr>
    </w:tbl>
    <w:p w14:paraId="52AE8DA8" w14:textId="77777777" w:rsidR="0077427E" w:rsidRPr="001E7519" w:rsidRDefault="0077427E" w:rsidP="00585C8D">
      <w:pPr>
        <w:rPr>
          <w:rFonts w:ascii="Avenir Book" w:hAnsi="Avenir Book"/>
          <w:sz w:val="16"/>
          <w:szCs w:val="16"/>
          <w:lang w:val="fr-CM"/>
        </w:rPr>
      </w:pPr>
    </w:p>
    <w:p w14:paraId="0D7D5108" w14:textId="77777777" w:rsidR="0077427E" w:rsidRPr="001E7519" w:rsidRDefault="0077427E" w:rsidP="00585C8D">
      <w:pPr>
        <w:ind w:hanging="2"/>
        <w:rPr>
          <w:rFonts w:ascii="Avenir Book" w:eastAsia="Arial" w:hAnsi="Avenir Book" w:cs="Arial"/>
          <w:sz w:val="16"/>
          <w:szCs w:val="16"/>
          <w:lang w:val="fr-CM"/>
        </w:rPr>
      </w:pPr>
      <w:bookmarkStart w:id="8" w:name="OLE_LINK48"/>
      <w:bookmarkStart w:id="9" w:name="OLE_LINK49"/>
    </w:p>
    <w:tbl>
      <w:tblPr>
        <w:tblStyle w:val="TableList3"/>
        <w:tblW w:w="8940" w:type="dxa"/>
        <w:tblLayout w:type="fixed"/>
        <w:tblLook w:val="0000" w:firstRow="0" w:lastRow="0" w:firstColumn="0" w:lastColumn="0" w:noHBand="0" w:noVBand="0"/>
      </w:tblPr>
      <w:tblGrid>
        <w:gridCol w:w="3435"/>
        <w:gridCol w:w="5505"/>
      </w:tblGrid>
      <w:tr w:rsidR="0077427E" w:rsidRPr="001E7519" w14:paraId="7F967163" w14:textId="77777777" w:rsidTr="006E5205">
        <w:tc>
          <w:tcPr>
            <w:tcW w:w="3435" w:type="dxa"/>
            <w:tcBorders>
              <w:top w:val="nil"/>
              <w:bottom w:val="single" w:sz="18" w:space="0" w:color="DDD9C3" w:themeColor="background2" w:themeShade="E6"/>
            </w:tcBorders>
          </w:tcPr>
          <w:p w14:paraId="1B9A6212" w14:textId="77777777" w:rsidR="0077427E" w:rsidRPr="001E7519" w:rsidRDefault="0077427E" w:rsidP="00585C8D">
            <w:pPr>
              <w:spacing w:line="276" w:lineRule="auto"/>
              <w:ind w:hanging="2"/>
              <w:rPr>
                <w:rFonts w:ascii="Avenir Book" w:hAnsi="Avenir Book"/>
                <w:sz w:val="16"/>
                <w:szCs w:val="16"/>
              </w:rPr>
            </w:pPr>
            <w:proofErr w:type="spellStart"/>
            <w:r w:rsidRPr="001E7519">
              <w:rPr>
                <w:rFonts w:ascii="Avenir Book" w:hAnsi="Avenir Book"/>
                <w:b/>
                <w:sz w:val="16"/>
                <w:szCs w:val="16"/>
              </w:rPr>
              <w:t>Investigators</w:t>
            </w:r>
            <w:proofErr w:type="spellEnd"/>
          </w:p>
        </w:tc>
        <w:tc>
          <w:tcPr>
            <w:tcW w:w="5505" w:type="dxa"/>
            <w:tcBorders>
              <w:top w:val="nil"/>
              <w:bottom w:val="single" w:sz="18" w:space="0" w:color="DDD9C3" w:themeColor="background2" w:themeShade="E6"/>
            </w:tcBorders>
          </w:tcPr>
          <w:p w14:paraId="0CB10EEE"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Affiliation</w:t>
            </w:r>
          </w:p>
        </w:tc>
      </w:tr>
      <w:tr w:rsidR="0077427E" w:rsidRPr="001E7519" w14:paraId="1854A760" w14:textId="77777777" w:rsidTr="006E5205">
        <w:tc>
          <w:tcPr>
            <w:tcW w:w="3435" w:type="dxa"/>
            <w:tcBorders>
              <w:top w:val="single" w:sz="18" w:space="0" w:color="DDD9C3" w:themeColor="background2" w:themeShade="E6"/>
              <w:bottom w:val="single" w:sz="4" w:space="0" w:color="DDD9C3" w:themeColor="background2" w:themeShade="E6"/>
            </w:tcBorders>
          </w:tcPr>
          <w:p w14:paraId="4988D442" w14:textId="77777777" w:rsidR="0077427E" w:rsidRPr="002F1C03" w:rsidRDefault="0077427E" w:rsidP="00585C8D">
            <w:pPr>
              <w:spacing w:line="276" w:lineRule="auto"/>
              <w:ind w:hanging="2"/>
              <w:rPr>
                <w:rFonts w:ascii="Avenir Book" w:hAnsi="Avenir Book"/>
                <w:sz w:val="16"/>
                <w:szCs w:val="16"/>
                <w:lang w:val="en-US"/>
              </w:rPr>
            </w:pPr>
            <w:r w:rsidRPr="002F1C03">
              <w:rPr>
                <w:rFonts w:ascii="Avenir Book" w:hAnsi="Avenir Book"/>
                <w:sz w:val="16"/>
                <w:szCs w:val="16"/>
                <w:lang w:val="en-US"/>
              </w:rPr>
              <w:t>Dr Lucien Mama</w:t>
            </w:r>
          </w:p>
          <w:p w14:paraId="2143B408" w14:textId="77777777" w:rsidR="0077427E" w:rsidRPr="002F1C03" w:rsidRDefault="0077427E" w:rsidP="00585C8D">
            <w:pPr>
              <w:spacing w:line="276" w:lineRule="auto"/>
              <w:ind w:hanging="2"/>
              <w:rPr>
                <w:rFonts w:ascii="Avenir Book" w:hAnsi="Avenir Book"/>
                <w:sz w:val="16"/>
                <w:szCs w:val="16"/>
                <w:lang w:val="en-US"/>
              </w:rPr>
            </w:pPr>
            <w:r w:rsidRPr="002F1C03">
              <w:rPr>
                <w:rFonts w:ascii="Avenir Book" w:hAnsi="Avenir Book"/>
                <w:sz w:val="16"/>
                <w:szCs w:val="16"/>
                <w:lang w:val="en-US"/>
              </w:rPr>
              <w:t>District medical Officer</w:t>
            </w:r>
          </w:p>
        </w:tc>
        <w:tc>
          <w:tcPr>
            <w:tcW w:w="5505" w:type="dxa"/>
            <w:tcBorders>
              <w:top w:val="single" w:sz="18" w:space="0" w:color="DDD9C3" w:themeColor="background2" w:themeShade="E6"/>
              <w:bottom w:val="single" w:sz="4" w:space="0" w:color="DDD9C3" w:themeColor="background2" w:themeShade="E6"/>
            </w:tcBorders>
          </w:tcPr>
          <w:p w14:paraId="3D5E5865" w14:textId="77777777" w:rsidR="0077427E" w:rsidRPr="002F1C03" w:rsidRDefault="0077427E" w:rsidP="00585C8D">
            <w:pPr>
              <w:spacing w:line="276" w:lineRule="auto"/>
              <w:ind w:hanging="2"/>
              <w:rPr>
                <w:rFonts w:ascii="Avenir Book" w:hAnsi="Avenir Book"/>
                <w:sz w:val="16"/>
                <w:szCs w:val="16"/>
                <w:lang w:val="en-US"/>
              </w:rPr>
            </w:pPr>
            <w:r w:rsidRPr="002F1C03">
              <w:rPr>
                <w:rFonts w:ascii="Avenir Book" w:hAnsi="Avenir Book"/>
                <w:b/>
                <w:sz w:val="16"/>
                <w:szCs w:val="16"/>
                <w:lang w:val="en-US"/>
              </w:rPr>
              <w:t>Ministry of Public health</w:t>
            </w:r>
          </w:p>
          <w:p w14:paraId="6771EB16" w14:textId="77777777" w:rsidR="0077427E" w:rsidRPr="002F1C03" w:rsidRDefault="0077427E" w:rsidP="00585C8D">
            <w:pPr>
              <w:spacing w:line="276" w:lineRule="auto"/>
              <w:ind w:hanging="2"/>
              <w:rPr>
                <w:rFonts w:ascii="Avenir Book" w:hAnsi="Avenir Book"/>
                <w:sz w:val="16"/>
                <w:szCs w:val="16"/>
                <w:lang w:val="en-US"/>
              </w:rPr>
            </w:pPr>
            <w:r w:rsidRPr="002F1C03">
              <w:rPr>
                <w:rFonts w:ascii="Avenir Book" w:hAnsi="Avenir Book"/>
                <w:sz w:val="16"/>
                <w:szCs w:val="16"/>
                <w:lang w:val="en-US"/>
              </w:rPr>
              <w:t xml:space="preserve">District de Sante </w:t>
            </w:r>
            <w:proofErr w:type="spellStart"/>
            <w:r w:rsidRPr="002F1C03">
              <w:rPr>
                <w:rFonts w:ascii="Avenir Book" w:hAnsi="Avenir Book"/>
                <w:sz w:val="16"/>
                <w:szCs w:val="16"/>
                <w:lang w:val="en-US"/>
              </w:rPr>
              <w:t>Cité</w:t>
            </w:r>
            <w:proofErr w:type="spellEnd"/>
            <w:r w:rsidRPr="002F1C03">
              <w:rPr>
                <w:rFonts w:ascii="Avenir Book" w:hAnsi="Avenir Book"/>
                <w:sz w:val="16"/>
                <w:szCs w:val="16"/>
                <w:lang w:val="en-US"/>
              </w:rPr>
              <w:t xml:space="preserve"> </w:t>
            </w:r>
            <w:proofErr w:type="spellStart"/>
            <w:r w:rsidRPr="002F1C03">
              <w:rPr>
                <w:rFonts w:ascii="Avenir Book" w:hAnsi="Avenir Book"/>
                <w:sz w:val="16"/>
                <w:szCs w:val="16"/>
                <w:lang w:val="en-US"/>
              </w:rPr>
              <w:t>Verte</w:t>
            </w:r>
            <w:proofErr w:type="spellEnd"/>
            <w:r w:rsidRPr="002F1C03">
              <w:rPr>
                <w:rFonts w:ascii="Avenir Book" w:hAnsi="Avenir Book"/>
                <w:sz w:val="16"/>
                <w:szCs w:val="16"/>
                <w:lang w:val="en-US"/>
              </w:rPr>
              <w:t xml:space="preserve"> -</w:t>
            </w:r>
            <w:proofErr w:type="spellStart"/>
            <w:r w:rsidRPr="002F1C03">
              <w:rPr>
                <w:rFonts w:ascii="Avenir Book" w:hAnsi="Avenir Book"/>
                <w:sz w:val="16"/>
                <w:szCs w:val="16"/>
                <w:lang w:val="en-US"/>
              </w:rPr>
              <w:t>Yaounde</w:t>
            </w:r>
            <w:proofErr w:type="spellEnd"/>
          </w:p>
        </w:tc>
      </w:tr>
      <w:tr w:rsidR="0077427E" w:rsidRPr="00F17913" w14:paraId="6B8A5FB3" w14:textId="77777777" w:rsidTr="006E5205">
        <w:tc>
          <w:tcPr>
            <w:tcW w:w="3435" w:type="dxa"/>
            <w:tcBorders>
              <w:top w:val="single" w:sz="4" w:space="0" w:color="DDD9C3" w:themeColor="background2" w:themeShade="E6"/>
              <w:bottom w:val="single" w:sz="4" w:space="0" w:color="DDD9C3" w:themeColor="background2" w:themeShade="E6"/>
            </w:tcBorders>
          </w:tcPr>
          <w:p w14:paraId="02A5D570"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Dr Joseph </w:t>
            </w:r>
            <w:proofErr w:type="spellStart"/>
            <w:r w:rsidRPr="001E7519">
              <w:rPr>
                <w:rFonts w:ascii="Avenir Book" w:hAnsi="Avenir Book"/>
                <w:sz w:val="16"/>
                <w:szCs w:val="16"/>
              </w:rPr>
              <w:t>Fokam</w:t>
            </w:r>
            <w:proofErr w:type="spellEnd"/>
            <w:r w:rsidRPr="001E7519">
              <w:rPr>
                <w:rFonts w:ascii="Avenir Book" w:hAnsi="Avenir Book"/>
                <w:sz w:val="16"/>
                <w:szCs w:val="16"/>
              </w:rPr>
              <w:t xml:space="preserve"> </w:t>
            </w:r>
          </w:p>
          <w:p w14:paraId="2EF9C8B6" w14:textId="77777777" w:rsidR="0077427E" w:rsidRPr="001E7519" w:rsidRDefault="0077427E" w:rsidP="00585C8D">
            <w:pPr>
              <w:spacing w:line="276" w:lineRule="auto"/>
              <w:ind w:hanging="2"/>
              <w:rPr>
                <w:rFonts w:ascii="Avenir Book" w:hAnsi="Avenir Book"/>
                <w:sz w:val="16"/>
                <w:szCs w:val="16"/>
              </w:rPr>
            </w:pPr>
            <w:proofErr w:type="spellStart"/>
            <w:r w:rsidRPr="001E7519">
              <w:rPr>
                <w:rFonts w:ascii="Avenir Book" w:hAnsi="Avenir Book"/>
                <w:sz w:val="16"/>
                <w:szCs w:val="16"/>
              </w:rPr>
              <w:t>Virologist</w:t>
            </w:r>
            <w:proofErr w:type="spellEnd"/>
          </w:p>
        </w:tc>
        <w:tc>
          <w:tcPr>
            <w:tcW w:w="5505" w:type="dxa"/>
            <w:tcBorders>
              <w:top w:val="single" w:sz="4" w:space="0" w:color="DDD9C3" w:themeColor="background2" w:themeShade="E6"/>
              <w:bottom w:val="single" w:sz="4" w:space="0" w:color="DDD9C3" w:themeColor="background2" w:themeShade="E6"/>
            </w:tcBorders>
          </w:tcPr>
          <w:p w14:paraId="3F95A93D"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 xml:space="preserve">CIRCB - </w:t>
            </w:r>
            <w:r w:rsidRPr="001E7519">
              <w:rPr>
                <w:rFonts w:ascii="Avenir Book" w:hAnsi="Avenir Book"/>
                <w:sz w:val="16"/>
                <w:szCs w:val="16"/>
              </w:rPr>
              <w:t>Centre International de recherche Chantal Biya Yaoundé</w:t>
            </w:r>
          </w:p>
        </w:tc>
      </w:tr>
      <w:tr w:rsidR="0077427E" w:rsidRPr="00F17913" w14:paraId="6C32BC86" w14:textId="77777777" w:rsidTr="003B0CA1">
        <w:tc>
          <w:tcPr>
            <w:tcW w:w="3435" w:type="dxa"/>
            <w:tcBorders>
              <w:top w:val="single" w:sz="4" w:space="0" w:color="DDD9C3" w:themeColor="background2" w:themeShade="E6"/>
              <w:bottom w:val="single" w:sz="4" w:space="0" w:color="DDD9C3" w:themeColor="background2" w:themeShade="E6"/>
            </w:tcBorders>
          </w:tcPr>
          <w:p w14:paraId="36864E5D" w14:textId="77777777" w:rsidR="0077427E" w:rsidRPr="002F1C03" w:rsidRDefault="0077427E" w:rsidP="00585C8D">
            <w:pPr>
              <w:spacing w:line="276" w:lineRule="auto"/>
              <w:ind w:hanging="2"/>
              <w:rPr>
                <w:rFonts w:ascii="Avenir Book" w:hAnsi="Avenir Book"/>
                <w:sz w:val="16"/>
                <w:szCs w:val="16"/>
                <w:lang w:val="en-US"/>
              </w:rPr>
            </w:pPr>
            <w:r w:rsidRPr="002F1C03">
              <w:rPr>
                <w:rFonts w:ascii="Avenir Book" w:hAnsi="Avenir Book"/>
                <w:sz w:val="16"/>
                <w:szCs w:val="16"/>
                <w:lang w:val="en-US"/>
              </w:rPr>
              <w:t xml:space="preserve">Dr Eric Comte </w:t>
            </w:r>
          </w:p>
          <w:p w14:paraId="597914D5" w14:textId="77777777" w:rsidR="0077427E" w:rsidRPr="002F1C03" w:rsidRDefault="0077427E" w:rsidP="00585C8D">
            <w:pPr>
              <w:spacing w:line="276" w:lineRule="auto"/>
              <w:ind w:hanging="2"/>
              <w:rPr>
                <w:rFonts w:ascii="Avenir Book" w:hAnsi="Avenir Book"/>
                <w:sz w:val="16"/>
                <w:szCs w:val="16"/>
                <w:lang w:val="en-US"/>
              </w:rPr>
            </w:pPr>
            <w:r w:rsidRPr="002F1C03">
              <w:rPr>
                <w:rFonts w:ascii="Avenir Book" w:hAnsi="Avenir Book"/>
                <w:sz w:val="16"/>
                <w:szCs w:val="16"/>
                <w:lang w:val="en-US"/>
              </w:rPr>
              <w:t>Public Health Specialist</w:t>
            </w:r>
          </w:p>
        </w:tc>
        <w:tc>
          <w:tcPr>
            <w:tcW w:w="5505" w:type="dxa"/>
            <w:tcBorders>
              <w:top w:val="single" w:sz="4" w:space="0" w:color="DDD9C3" w:themeColor="background2" w:themeShade="E6"/>
              <w:bottom w:val="single" w:sz="4" w:space="0" w:color="DDD9C3" w:themeColor="background2" w:themeShade="E6"/>
            </w:tcBorders>
          </w:tcPr>
          <w:p w14:paraId="1521216C" w14:textId="77777777" w:rsidR="0077427E" w:rsidRPr="001E7519" w:rsidRDefault="0077427E" w:rsidP="00585C8D">
            <w:pPr>
              <w:spacing w:line="276" w:lineRule="auto"/>
              <w:ind w:hanging="2"/>
              <w:rPr>
                <w:rFonts w:ascii="Avenir Book" w:hAnsi="Avenir Book"/>
                <w:sz w:val="16"/>
                <w:szCs w:val="16"/>
              </w:rPr>
            </w:pPr>
            <w:bookmarkStart w:id="10" w:name="OLE_LINK166"/>
            <w:bookmarkStart w:id="11" w:name="OLE_LINK167"/>
            <w:r w:rsidRPr="001E7519">
              <w:rPr>
                <w:rFonts w:ascii="Avenir Book" w:hAnsi="Avenir Book"/>
                <w:b/>
                <w:sz w:val="16"/>
                <w:szCs w:val="16"/>
              </w:rPr>
              <w:t>ASCRES</w:t>
            </w:r>
            <w:r w:rsidRPr="001E7519">
              <w:rPr>
                <w:rFonts w:ascii="Avenir Book" w:hAnsi="Avenir Book"/>
                <w:sz w:val="16"/>
                <w:szCs w:val="16"/>
              </w:rPr>
              <w:t xml:space="preserve"> - Association de soutien aux centres de recherches, d'enseignements et de soins</w:t>
            </w:r>
          </w:p>
          <w:bookmarkEnd w:id="10"/>
          <w:bookmarkEnd w:id="11"/>
          <w:p w14:paraId="330BF13F" w14:textId="77777777" w:rsidR="0077427E" w:rsidRPr="001E7519" w:rsidRDefault="0077427E" w:rsidP="00585C8D">
            <w:pPr>
              <w:spacing w:line="276" w:lineRule="auto"/>
              <w:ind w:hanging="2"/>
              <w:rPr>
                <w:rFonts w:ascii="Avenir Book" w:hAnsi="Avenir Book"/>
                <w:b/>
                <w:sz w:val="16"/>
                <w:szCs w:val="16"/>
              </w:rPr>
            </w:pPr>
          </w:p>
        </w:tc>
      </w:tr>
      <w:tr w:rsidR="003B0CA1" w:rsidRPr="002F1C03" w14:paraId="7F28A698" w14:textId="77777777" w:rsidTr="003B0CA1">
        <w:tc>
          <w:tcPr>
            <w:tcW w:w="3435" w:type="dxa"/>
            <w:tcBorders>
              <w:top w:val="single" w:sz="4" w:space="0" w:color="DDD9C3" w:themeColor="background2" w:themeShade="E6"/>
              <w:bottom w:val="single" w:sz="4" w:space="0" w:color="DDD9C3" w:themeColor="background2" w:themeShade="E6"/>
            </w:tcBorders>
          </w:tcPr>
          <w:p w14:paraId="0E8DCC95" w14:textId="77777777" w:rsidR="003B0CA1" w:rsidRDefault="003B0CA1" w:rsidP="00585C8D">
            <w:pPr>
              <w:ind w:hanging="2"/>
              <w:rPr>
                <w:rFonts w:ascii="Avenir Book" w:hAnsi="Avenir Book"/>
                <w:sz w:val="16"/>
                <w:szCs w:val="16"/>
                <w:lang w:val="en-US"/>
              </w:rPr>
            </w:pPr>
            <w:bookmarkStart w:id="12" w:name="_Hlk61342353"/>
            <w:r>
              <w:rPr>
                <w:rFonts w:ascii="Avenir Book" w:hAnsi="Avenir Book"/>
                <w:sz w:val="16"/>
                <w:szCs w:val="16"/>
                <w:lang w:val="en-US"/>
              </w:rPr>
              <w:t>Prof. Olivia Keiser</w:t>
            </w:r>
          </w:p>
          <w:p w14:paraId="471567D1" w14:textId="328C45B4" w:rsidR="003B0CA1" w:rsidRPr="007124CF" w:rsidRDefault="003B0CA1" w:rsidP="003B0CA1">
            <w:pPr>
              <w:ind w:hanging="2"/>
              <w:rPr>
                <w:rFonts w:ascii="Avenir Book" w:hAnsi="Avenir Book"/>
                <w:sz w:val="16"/>
                <w:szCs w:val="16"/>
                <w:lang w:val="en-US"/>
                <w:rPrChange w:id="13" w:author="hp" w:date="2021-01-13T11:41:00Z">
                  <w:rPr>
                    <w:rFonts w:ascii="Avenir Book" w:hAnsi="Avenir Book"/>
                    <w:sz w:val="16"/>
                    <w:szCs w:val="16"/>
                  </w:rPr>
                </w:rPrChange>
              </w:rPr>
            </w:pPr>
            <w:r w:rsidRPr="007124CF">
              <w:rPr>
                <w:rFonts w:ascii="Avenir Book" w:hAnsi="Avenir Book"/>
                <w:sz w:val="16"/>
                <w:szCs w:val="16"/>
                <w:lang w:val="en-US"/>
                <w:rPrChange w:id="14" w:author="hp" w:date="2021-01-13T11:41:00Z">
                  <w:rPr>
                    <w:rFonts w:ascii="Avenir Book" w:hAnsi="Avenir Book"/>
                    <w:sz w:val="16"/>
                    <w:szCs w:val="16"/>
                  </w:rPr>
                </w:rPrChange>
              </w:rPr>
              <w:t>Head of division of Infectious Diseases and Mathematical Modelling</w:t>
            </w:r>
          </w:p>
        </w:tc>
        <w:tc>
          <w:tcPr>
            <w:tcW w:w="5505" w:type="dxa"/>
            <w:tcBorders>
              <w:top w:val="single" w:sz="4" w:space="0" w:color="DDD9C3" w:themeColor="background2" w:themeShade="E6"/>
              <w:bottom w:val="single" w:sz="4" w:space="0" w:color="DDD9C3" w:themeColor="background2" w:themeShade="E6"/>
            </w:tcBorders>
          </w:tcPr>
          <w:p w14:paraId="60EF5B7C" w14:textId="52E7ACE5" w:rsidR="003B0CA1" w:rsidRPr="0025156A" w:rsidRDefault="003B0CA1" w:rsidP="003B0CA1">
            <w:pPr>
              <w:spacing w:line="276" w:lineRule="auto"/>
              <w:ind w:hanging="2"/>
              <w:rPr>
                <w:rFonts w:ascii="Avenir Book" w:hAnsi="Avenir Book"/>
                <w:sz w:val="16"/>
                <w:szCs w:val="16"/>
                <w:lang w:val="en-US"/>
              </w:rPr>
            </w:pPr>
            <w:r w:rsidRPr="0025156A">
              <w:rPr>
                <w:rFonts w:ascii="Avenir Book" w:hAnsi="Avenir Book"/>
                <w:b/>
                <w:bCs/>
                <w:sz w:val="16"/>
                <w:szCs w:val="16"/>
                <w:lang w:val="en-US"/>
              </w:rPr>
              <w:t>University of Geneva</w:t>
            </w:r>
            <w:r w:rsidRPr="0025156A">
              <w:rPr>
                <w:rFonts w:ascii="Avenir Book" w:hAnsi="Avenir Book"/>
                <w:sz w:val="16"/>
                <w:szCs w:val="16"/>
                <w:lang w:val="en-US"/>
              </w:rPr>
              <w:t>, Institute of Global Health</w:t>
            </w:r>
          </w:p>
          <w:p w14:paraId="1B3C9B90" w14:textId="77777777" w:rsidR="003B0CA1" w:rsidRPr="0025156A" w:rsidRDefault="003B0CA1" w:rsidP="00585C8D">
            <w:pPr>
              <w:ind w:hanging="2"/>
              <w:rPr>
                <w:rFonts w:ascii="Avenir Book" w:hAnsi="Avenir Book"/>
                <w:b/>
                <w:sz w:val="16"/>
                <w:szCs w:val="16"/>
                <w:lang w:val="en-US"/>
              </w:rPr>
            </w:pPr>
          </w:p>
        </w:tc>
      </w:tr>
      <w:tr w:rsidR="003B0CA1" w:rsidRPr="002F1C03" w14:paraId="7BDD11A9" w14:textId="77777777" w:rsidTr="003B0CA1">
        <w:tc>
          <w:tcPr>
            <w:tcW w:w="3435" w:type="dxa"/>
            <w:tcBorders>
              <w:top w:val="single" w:sz="4" w:space="0" w:color="DDD9C3" w:themeColor="background2" w:themeShade="E6"/>
              <w:bottom w:val="single" w:sz="4" w:space="0" w:color="DDD9C3" w:themeColor="background2" w:themeShade="E6"/>
            </w:tcBorders>
          </w:tcPr>
          <w:p w14:paraId="61FA1115" w14:textId="77777777" w:rsidR="003B0CA1" w:rsidRDefault="003B0CA1" w:rsidP="00585C8D">
            <w:pPr>
              <w:ind w:hanging="2"/>
              <w:rPr>
                <w:rFonts w:ascii="Avenir Book" w:hAnsi="Avenir Book"/>
                <w:sz w:val="16"/>
                <w:szCs w:val="16"/>
                <w:lang w:val="en-US"/>
              </w:rPr>
            </w:pPr>
            <w:bookmarkStart w:id="15" w:name="_Hlk61342395"/>
            <w:bookmarkEnd w:id="12"/>
            <w:r>
              <w:rPr>
                <w:rFonts w:ascii="Avenir Book" w:hAnsi="Avenir Book"/>
                <w:sz w:val="16"/>
                <w:szCs w:val="16"/>
                <w:lang w:val="en-US"/>
              </w:rPr>
              <w:t>Prof. Nicolas Ray</w:t>
            </w:r>
          </w:p>
          <w:p w14:paraId="0FC9937B" w14:textId="2275E26A" w:rsidR="003B0CA1" w:rsidRDefault="003B0CA1" w:rsidP="00585C8D">
            <w:pPr>
              <w:ind w:hanging="2"/>
              <w:rPr>
                <w:rFonts w:ascii="Avenir Book" w:hAnsi="Avenir Book"/>
                <w:sz w:val="16"/>
                <w:szCs w:val="16"/>
                <w:lang w:val="en-US"/>
              </w:rPr>
            </w:pPr>
            <w:r>
              <w:rPr>
                <w:rFonts w:ascii="Avenir Book" w:hAnsi="Avenir Book"/>
                <w:sz w:val="16"/>
                <w:szCs w:val="16"/>
                <w:lang w:val="en-US"/>
              </w:rPr>
              <w:t>Associate Professor</w:t>
            </w:r>
          </w:p>
        </w:tc>
        <w:tc>
          <w:tcPr>
            <w:tcW w:w="5505" w:type="dxa"/>
            <w:tcBorders>
              <w:top w:val="single" w:sz="4" w:space="0" w:color="DDD9C3" w:themeColor="background2" w:themeShade="E6"/>
              <w:bottom w:val="single" w:sz="4" w:space="0" w:color="DDD9C3" w:themeColor="background2" w:themeShade="E6"/>
            </w:tcBorders>
          </w:tcPr>
          <w:p w14:paraId="432BA170" w14:textId="3CA6D1C9" w:rsidR="003B0CA1" w:rsidRPr="0025156A" w:rsidRDefault="003B0CA1" w:rsidP="003B0CA1">
            <w:pPr>
              <w:ind w:hanging="2"/>
              <w:rPr>
                <w:rFonts w:ascii="Avenir Book" w:hAnsi="Avenir Book"/>
                <w:bCs/>
                <w:sz w:val="16"/>
                <w:szCs w:val="16"/>
                <w:lang w:val="en-US"/>
              </w:rPr>
            </w:pPr>
            <w:r w:rsidRPr="0025156A">
              <w:rPr>
                <w:rFonts w:ascii="Avenir Book" w:hAnsi="Avenir Book"/>
                <w:b/>
                <w:sz w:val="16"/>
                <w:szCs w:val="16"/>
                <w:lang w:val="en-US"/>
              </w:rPr>
              <w:t>University of Geneva,</w:t>
            </w:r>
            <w:r w:rsidRPr="0025156A">
              <w:rPr>
                <w:rFonts w:ascii="Avenir Book" w:hAnsi="Avenir Book"/>
                <w:bCs/>
                <w:sz w:val="16"/>
                <w:szCs w:val="16"/>
                <w:lang w:val="en-US"/>
              </w:rPr>
              <w:t xml:space="preserve"> Institute of Global Health</w:t>
            </w:r>
          </w:p>
        </w:tc>
      </w:tr>
      <w:bookmarkEnd w:id="15"/>
      <w:tr w:rsidR="003B0CA1" w:rsidRPr="002F1C03" w14:paraId="3C9ABF5E" w14:textId="77777777" w:rsidTr="003B0CA1">
        <w:tc>
          <w:tcPr>
            <w:tcW w:w="3435" w:type="dxa"/>
            <w:tcBorders>
              <w:top w:val="single" w:sz="4" w:space="0" w:color="DDD9C3" w:themeColor="background2" w:themeShade="E6"/>
              <w:bottom w:val="single" w:sz="4" w:space="0" w:color="DDD9C3" w:themeColor="background2" w:themeShade="E6"/>
            </w:tcBorders>
          </w:tcPr>
          <w:p w14:paraId="63533BBD" w14:textId="77777777" w:rsidR="003B0CA1" w:rsidRDefault="003B0CA1" w:rsidP="003B0CA1">
            <w:pPr>
              <w:ind w:hanging="2"/>
              <w:rPr>
                <w:rFonts w:ascii="Avenir Book" w:hAnsi="Avenir Book"/>
                <w:sz w:val="16"/>
                <w:szCs w:val="16"/>
                <w:lang w:val="en-US"/>
              </w:rPr>
            </w:pPr>
            <w:r>
              <w:rPr>
                <w:rFonts w:ascii="Avenir Book" w:hAnsi="Avenir Book"/>
                <w:sz w:val="16"/>
                <w:szCs w:val="16"/>
                <w:lang w:val="en-US"/>
              </w:rPr>
              <w:t>Erol Orel</w:t>
            </w:r>
          </w:p>
          <w:p w14:paraId="2276E70A" w14:textId="7945C526" w:rsidR="003B0CA1" w:rsidRDefault="003B0CA1" w:rsidP="003B0CA1">
            <w:pPr>
              <w:ind w:hanging="2"/>
              <w:rPr>
                <w:rFonts w:ascii="Avenir Book" w:hAnsi="Avenir Book"/>
                <w:sz w:val="16"/>
                <w:szCs w:val="16"/>
                <w:lang w:val="en-US"/>
              </w:rPr>
            </w:pPr>
            <w:r>
              <w:rPr>
                <w:rFonts w:ascii="Avenir Book" w:hAnsi="Avenir Book"/>
                <w:sz w:val="16"/>
                <w:szCs w:val="16"/>
                <w:lang w:val="en-US"/>
              </w:rPr>
              <w:t>Scientific Collaborator</w:t>
            </w:r>
          </w:p>
        </w:tc>
        <w:tc>
          <w:tcPr>
            <w:tcW w:w="5505" w:type="dxa"/>
            <w:tcBorders>
              <w:top w:val="single" w:sz="4" w:space="0" w:color="DDD9C3" w:themeColor="background2" w:themeShade="E6"/>
              <w:bottom w:val="single" w:sz="4" w:space="0" w:color="DDD9C3" w:themeColor="background2" w:themeShade="E6"/>
            </w:tcBorders>
          </w:tcPr>
          <w:p w14:paraId="468A242D" w14:textId="04C2C05D" w:rsidR="003B0CA1" w:rsidRPr="0025156A" w:rsidRDefault="003B0CA1" w:rsidP="003B0CA1">
            <w:pPr>
              <w:ind w:hanging="2"/>
              <w:rPr>
                <w:rFonts w:ascii="Avenir Book" w:hAnsi="Avenir Book"/>
                <w:b/>
                <w:sz w:val="16"/>
                <w:szCs w:val="16"/>
                <w:lang w:val="en-US"/>
              </w:rPr>
            </w:pPr>
            <w:r w:rsidRPr="0025156A">
              <w:rPr>
                <w:rFonts w:ascii="Avenir Book" w:hAnsi="Avenir Book"/>
                <w:b/>
                <w:sz w:val="16"/>
                <w:szCs w:val="16"/>
                <w:lang w:val="en-US"/>
              </w:rPr>
              <w:t>University of Geneva,</w:t>
            </w:r>
            <w:r w:rsidRPr="0025156A">
              <w:rPr>
                <w:rFonts w:ascii="Avenir Book" w:hAnsi="Avenir Book"/>
                <w:bCs/>
                <w:sz w:val="16"/>
                <w:szCs w:val="16"/>
                <w:lang w:val="en-US"/>
              </w:rPr>
              <w:t xml:space="preserve"> Institute of Global Health</w:t>
            </w:r>
          </w:p>
        </w:tc>
      </w:tr>
      <w:tr w:rsidR="003B0CA1" w:rsidRPr="002F1C03" w14:paraId="53997ECF" w14:textId="77777777" w:rsidTr="006E5205">
        <w:tc>
          <w:tcPr>
            <w:tcW w:w="3435" w:type="dxa"/>
            <w:tcBorders>
              <w:top w:val="single" w:sz="4" w:space="0" w:color="DDD9C3" w:themeColor="background2" w:themeShade="E6"/>
              <w:bottom w:val="single" w:sz="18" w:space="0" w:color="DDD9C3" w:themeColor="background2" w:themeShade="E6"/>
            </w:tcBorders>
          </w:tcPr>
          <w:p w14:paraId="61212E84" w14:textId="77777777" w:rsidR="003B0CA1" w:rsidRDefault="003B0CA1" w:rsidP="003B0CA1">
            <w:pPr>
              <w:ind w:hanging="2"/>
              <w:rPr>
                <w:rFonts w:ascii="Avenir Book" w:hAnsi="Avenir Book"/>
                <w:sz w:val="16"/>
                <w:szCs w:val="16"/>
                <w:lang w:val="en-GB"/>
              </w:rPr>
            </w:pPr>
            <w:r>
              <w:rPr>
                <w:rFonts w:ascii="Avenir Book" w:hAnsi="Avenir Book"/>
                <w:sz w:val="16"/>
                <w:szCs w:val="16"/>
                <w:lang w:val="en-GB"/>
              </w:rPr>
              <w:t>Kene David Nwosu</w:t>
            </w:r>
          </w:p>
          <w:p w14:paraId="32D60AA0" w14:textId="63F2786B" w:rsidR="003B0CA1" w:rsidRPr="003B0CA1" w:rsidRDefault="003B0CA1" w:rsidP="003B0CA1">
            <w:pPr>
              <w:ind w:hanging="2"/>
              <w:rPr>
                <w:rFonts w:ascii="Avenir Book" w:hAnsi="Avenir Book"/>
                <w:sz w:val="16"/>
                <w:szCs w:val="16"/>
                <w:lang w:val="en-GB"/>
              </w:rPr>
            </w:pPr>
            <w:r>
              <w:rPr>
                <w:rFonts w:ascii="Avenir Book" w:hAnsi="Avenir Book"/>
                <w:sz w:val="16"/>
                <w:szCs w:val="16"/>
                <w:lang w:val="en-GB"/>
              </w:rPr>
              <w:t>Research Assistant</w:t>
            </w:r>
          </w:p>
        </w:tc>
        <w:tc>
          <w:tcPr>
            <w:tcW w:w="5505" w:type="dxa"/>
            <w:tcBorders>
              <w:top w:val="single" w:sz="4" w:space="0" w:color="DDD9C3" w:themeColor="background2" w:themeShade="E6"/>
              <w:bottom w:val="single" w:sz="18" w:space="0" w:color="DDD9C3" w:themeColor="background2" w:themeShade="E6"/>
            </w:tcBorders>
          </w:tcPr>
          <w:p w14:paraId="58627118" w14:textId="2876699F" w:rsidR="003B0CA1" w:rsidRPr="0025156A" w:rsidRDefault="003B0CA1" w:rsidP="003B0CA1">
            <w:pPr>
              <w:ind w:hanging="2"/>
              <w:rPr>
                <w:rFonts w:ascii="Avenir Book" w:hAnsi="Avenir Book"/>
                <w:bCs/>
                <w:sz w:val="16"/>
                <w:szCs w:val="16"/>
                <w:lang w:val="en-US"/>
              </w:rPr>
            </w:pPr>
            <w:r w:rsidRPr="0025156A">
              <w:rPr>
                <w:rFonts w:ascii="Avenir Book" w:hAnsi="Avenir Book"/>
                <w:b/>
                <w:sz w:val="16"/>
                <w:szCs w:val="16"/>
                <w:lang w:val="en-US"/>
              </w:rPr>
              <w:t xml:space="preserve">University of Geneva, </w:t>
            </w:r>
            <w:r w:rsidRPr="0025156A">
              <w:rPr>
                <w:rFonts w:ascii="Avenir Book" w:hAnsi="Avenir Book"/>
                <w:bCs/>
                <w:sz w:val="16"/>
                <w:szCs w:val="16"/>
                <w:lang w:val="en-US"/>
              </w:rPr>
              <w:t>Institute of Global Health</w:t>
            </w:r>
          </w:p>
        </w:tc>
      </w:tr>
      <w:bookmarkEnd w:id="8"/>
      <w:bookmarkEnd w:id="9"/>
    </w:tbl>
    <w:p w14:paraId="71775B2F" w14:textId="77777777" w:rsidR="0077427E" w:rsidRPr="0025156A" w:rsidRDefault="0077427E" w:rsidP="00585C8D">
      <w:pPr>
        <w:rPr>
          <w:sz w:val="16"/>
          <w:szCs w:val="16"/>
          <w:lang w:val="en-US"/>
        </w:rPr>
      </w:pPr>
    </w:p>
    <w:p w14:paraId="0AF219AE" w14:textId="77777777" w:rsidR="0077427E" w:rsidRPr="0025156A" w:rsidRDefault="0077427E" w:rsidP="00585C8D">
      <w:pPr>
        <w:rPr>
          <w:sz w:val="16"/>
          <w:szCs w:val="16"/>
          <w:lang w:val="en-US"/>
        </w:rPr>
      </w:pPr>
    </w:p>
    <w:p w14:paraId="04CFE894" w14:textId="77777777" w:rsidR="0077427E" w:rsidRPr="0025156A" w:rsidRDefault="0077427E" w:rsidP="00585C8D">
      <w:pPr>
        <w:ind w:hanging="2"/>
        <w:rPr>
          <w:rFonts w:eastAsia="Arial" w:cs="Arial"/>
          <w:sz w:val="16"/>
          <w:szCs w:val="16"/>
          <w:lang w:val="en-US"/>
        </w:rPr>
      </w:pPr>
    </w:p>
    <w:tbl>
      <w:tblPr>
        <w:tblStyle w:val="TableList3"/>
        <w:tblW w:w="8940" w:type="dxa"/>
        <w:tblLayout w:type="fixed"/>
        <w:tblLook w:val="0000" w:firstRow="0" w:lastRow="0" w:firstColumn="0" w:lastColumn="0" w:noHBand="0" w:noVBand="0"/>
      </w:tblPr>
      <w:tblGrid>
        <w:gridCol w:w="3435"/>
        <w:gridCol w:w="5505"/>
      </w:tblGrid>
      <w:tr w:rsidR="0077427E" w:rsidRPr="001E7519" w14:paraId="5B33E8EA" w14:textId="77777777" w:rsidTr="006E5205">
        <w:tc>
          <w:tcPr>
            <w:tcW w:w="3435" w:type="dxa"/>
            <w:tcBorders>
              <w:top w:val="nil"/>
              <w:bottom w:val="single" w:sz="18" w:space="0" w:color="DDD9C3" w:themeColor="background2" w:themeShade="E6"/>
            </w:tcBorders>
          </w:tcPr>
          <w:p w14:paraId="371A2A5E" w14:textId="77777777" w:rsidR="0077427E" w:rsidRPr="001E7519" w:rsidRDefault="0077427E" w:rsidP="00585C8D">
            <w:pPr>
              <w:spacing w:line="276" w:lineRule="auto"/>
              <w:ind w:hanging="2"/>
              <w:rPr>
                <w:rFonts w:ascii="Avenir Book" w:hAnsi="Avenir Book"/>
                <w:sz w:val="16"/>
                <w:szCs w:val="16"/>
              </w:rPr>
            </w:pPr>
            <w:bookmarkStart w:id="16" w:name="OLE_LINK62"/>
            <w:bookmarkStart w:id="17" w:name="OLE_LINK63"/>
            <w:r w:rsidRPr="001E7519">
              <w:rPr>
                <w:rFonts w:ascii="Avenir Book" w:hAnsi="Avenir Book"/>
                <w:b/>
                <w:sz w:val="16"/>
                <w:szCs w:val="16"/>
              </w:rPr>
              <w:t>Project Staff</w:t>
            </w:r>
          </w:p>
        </w:tc>
        <w:tc>
          <w:tcPr>
            <w:tcW w:w="5505" w:type="dxa"/>
            <w:tcBorders>
              <w:top w:val="nil"/>
              <w:bottom w:val="single" w:sz="18" w:space="0" w:color="DDD9C3" w:themeColor="background2" w:themeShade="E6"/>
            </w:tcBorders>
          </w:tcPr>
          <w:p w14:paraId="01D81F42" w14:textId="77777777" w:rsidR="0077427E" w:rsidRPr="001E7519" w:rsidRDefault="0077427E" w:rsidP="00585C8D">
            <w:pPr>
              <w:spacing w:line="276" w:lineRule="auto"/>
              <w:ind w:hanging="2"/>
              <w:rPr>
                <w:rFonts w:ascii="Avenir Book" w:hAnsi="Avenir Book"/>
                <w:sz w:val="16"/>
                <w:szCs w:val="16"/>
              </w:rPr>
            </w:pPr>
            <w:proofErr w:type="spellStart"/>
            <w:r w:rsidRPr="001E7519">
              <w:rPr>
                <w:rFonts w:ascii="Avenir Book" w:hAnsi="Avenir Book"/>
                <w:b/>
                <w:sz w:val="16"/>
                <w:szCs w:val="16"/>
              </w:rPr>
              <w:t>Role</w:t>
            </w:r>
            <w:proofErr w:type="spellEnd"/>
          </w:p>
        </w:tc>
      </w:tr>
      <w:tr w:rsidR="0077427E" w:rsidRPr="001E7519" w14:paraId="1E720F60" w14:textId="77777777" w:rsidTr="006E5205">
        <w:tc>
          <w:tcPr>
            <w:tcW w:w="3435" w:type="dxa"/>
            <w:tcBorders>
              <w:top w:val="single" w:sz="18" w:space="0" w:color="DDD9C3" w:themeColor="background2" w:themeShade="E6"/>
              <w:bottom w:val="single" w:sz="4" w:space="0" w:color="DDD9C3" w:themeColor="background2" w:themeShade="E6"/>
            </w:tcBorders>
          </w:tcPr>
          <w:p w14:paraId="717B2CDA" w14:textId="77777777" w:rsidR="0077427E" w:rsidRPr="001E7519" w:rsidRDefault="0077427E" w:rsidP="00585C8D">
            <w:pPr>
              <w:spacing w:line="276" w:lineRule="auto"/>
              <w:ind w:hanging="2"/>
              <w:rPr>
                <w:rFonts w:ascii="Avenir Book" w:hAnsi="Avenir Book"/>
                <w:sz w:val="16"/>
                <w:szCs w:val="16"/>
              </w:rPr>
            </w:pPr>
            <w:proofErr w:type="spellStart"/>
            <w:r w:rsidRPr="001E7519">
              <w:rPr>
                <w:rFonts w:ascii="Avenir Book" w:hAnsi="Avenir Book"/>
                <w:sz w:val="16"/>
                <w:szCs w:val="16"/>
              </w:rPr>
              <w:t>Eric</w:t>
            </w:r>
            <w:proofErr w:type="spellEnd"/>
            <w:r w:rsidRPr="001E7519">
              <w:rPr>
                <w:rFonts w:ascii="Avenir Book" w:hAnsi="Avenir Book"/>
                <w:sz w:val="16"/>
                <w:szCs w:val="16"/>
              </w:rPr>
              <w:t xml:space="preserve"> </w:t>
            </w:r>
            <w:proofErr w:type="spellStart"/>
            <w:r w:rsidRPr="001E7519">
              <w:rPr>
                <w:rFonts w:ascii="Avenir Book" w:hAnsi="Avenir Book"/>
                <w:sz w:val="16"/>
                <w:szCs w:val="16"/>
              </w:rPr>
              <w:t>Mimbe</w:t>
            </w:r>
            <w:proofErr w:type="spellEnd"/>
          </w:p>
        </w:tc>
        <w:tc>
          <w:tcPr>
            <w:tcW w:w="5505" w:type="dxa"/>
            <w:tcBorders>
              <w:top w:val="single" w:sz="18" w:space="0" w:color="DDD9C3" w:themeColor="background2" w:themeShade="E6"/>
              <w:bottom w:val="single" w:sz="4" w:space="0" w:color="DDD9C3" w:themeColor="background2" w:themeShade="E6"/>
            </w:tcBorders>
          </w:tcPr>
          <w:p w14:paraId="1D74A1DB"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Cs/>
                <w:sz w:val="16"/>
                <w:szCs w:val="16"/>
              </w:rPr>
              <w:t>Data Manager</w:t>
            </w:r>
          </w:p>
        </w:tc>
      </w:tr>
      <w:tr w:rsidR="0077427E" w:rsidRPr="001E7519" w14:paraId="647911DE" w14:textId="77777777" w:rsidTr="006E5205">
        <w:tc>
          <w:tcPr>
            <w:tcW w:w="3435" w:type="dxa"/>
            <w:tcBorders>
              <w:top w:val="single" w:sz="4" w:space="0" w:color="DDD9C3" w:themeColor="background2" w:themeShade="E6"/>
              <w:bottom w:val="single" w:sz="4" w:space="0" w:color="DDD9C3" w:themeColor="background2" w:themeShade="E6"/>
            </w:tcBorders>
          </w:tcPr>
          <w:p w14:paraId="18C48DED"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Jeanine </w:t>
            </w:r>
            <w:proofErr w:type="spellStart"/>
            <w:r w:rsidRPr="001E7519">
              <w:rPr>
                <w:rFonts w:ascii="Avenir Book" w:hAnsi="Avenir Book"/>
                <w:sz w:val="16"/>
                <w:szCs w:val="16"/>
              </w:rPr>
              <w:t>Meke</w:t>
            </w:r>
            <w:proofErr w:type="spellEnd"/>
          </w:p>
        </w:tc>
        <w:tc>
          <w:tcPr>
            <w:tcW w:w="5505" w:type="dxa"/>
            <w:tcBorders>
              <w:top w:val="single" w:sz="4" w:space="0" w:color="DDD9C3" w:themeColor="background2" w:themeShade="E6"/>
              <w:bottom w:val="single" w:sz="4" w:space="0" w:color="DDD9C3" w:themeColor="background2" w:themeShade="E6"/>
            </w:tcBorders>
          </w:tcPr>
          <w:p w14:paraId="47856B7A" w14:textId="671C734A" w:rsidR="0077427E" w:rsidRPr="001E7519" w:rsidRDefault="0077427E" w:rsidP="00585C8D">
            <w:pPr>
              <w:spacing w:line="276" w:lineRule="auto"/>
              <w:ind w:hanging="2"/>
              <w:rPr>
                <w:rFonts w:ascii="Avenir Book" w:hAnsi="Avenir Book"/>
                <w:sz w:val="16"/>
                <w:szCs w:val="16"/>
              </w:rPr>
            </w:pPr>
            <w:r w:rsidRPr="001E7519">
              <w:rPr>
                <w:rFonts w:ascii="Avenir Book" w:hAnsi="Avenir Book"/>
                <w:bCs/>
                <w:sz w:val="16"/>
                <w:szCs w:val="16"/>
              </w:rPr>
              <w:t>Interviewers</w:t>
            </w:r>
            <w:r w:rsidR="0034685D">
              <w:rPr>
                <w:rFonts w:ascii="Avenir Book" w:hAnsi="Avenir Book"/>
                <w:bCs/>
                <w:sz w:val="16"/>
                <w:szCs w:val="16"/>
              </w:rPr>
              <w:t>’</w:t>
            </w:r>
            <w:r w:rsidRPr="001E7519">
              <w:rPr>
                <w:rFonts w:ascii="Avenir Book" w:hAnsi="Avenir Book"/>
                <w:bCs/>
                <w:sz w:val="16"/>
                <w:szCs w:val="16"/>
              </w:rPr>
              <w:t xml:space="preserve"> </w:t>
            </w:r>
            <w:r w:rsidR="0034685D">
              <w:rPr>
                <w:rFonts w:ascii="Avenir Book" w:hAnsi="Avenir Book"/>
                <w:bCs/>
                <w:sz w:val="16"/>
                <w:szCs w:val="16"/>
              </w:rPr>
              <w:t>T</w:t>
            </w:r>
            <w:r w:rsidRPr="001E7519">
              <w:rPr>
                <w:rFonts w:ascii="Avenir Book" w:hAnsi="Avenir Book"/>
                <w:bCs/>
                <w:sz w:val="16"/>
                <w:szCs w:val="16"/>
              </w:rPr>
              <w:t>eam Leader</w:t>
            </w:r>
          </w:p>
        </w:tc>
      </w:tr>
      <w:tr w:rsidR="0077427E" w:rsidRPr="001E7519" w14:paraId="15B7269F" w14:textId="77777777" w:rsidTr="006E5205">
        <w:tc>
          <w:tcPr>
            <w:tcW w:w="3435" w:type="dxa"/>
            <w:tcBorders>
              <w:top w:val="single" w:sz="4" w:space="0" w:color="DDD9C3" w:themeColor="background2" w:themeShade="E6"/>
              <w:bottom w:val="single" w:sz="4" w:space="0" w:color="DDD9C3" w:themeColor="background2" w:themeShade="E6"/>
            </w:tcBorders>
          </w:tcPr>
          <w:p w14:paraId="13AF56BB" w14:textId="77777777" w:rsidR="0077427E" w:rsidRPr="001E7519" w:rsidRDefault="0077427E" w:rsidP="00585C8D">
            <w:pPr>
              <w:spacing w:line="276" w:lineRule="auto"/>
              <w:rPr>
                <w:rFonts w:ascii="Avenir Book" w:hAnsi="Avenir Book"/>
                <w:sz w:val="16"/>
                <w:szCs w:val="16"/>
              </w:rPr>
            </w:pPr>
            <w:r w:rsidRPr="001E7519">
              <w:rPr>
                <w:rFonts w:ascii="Avenir Book" w:hAnsi="Avenir Book"/>
                <w:sz w:val="16"/>
                <w:szCs w:val="16"/>
              </w:rPr>
              <w:t xml:space="preserve">Armel </w:t>
            </w:r>
            <w:proofErr w:type="spellStart"/>
            <w:r w:rsidRPr="001E7519">
              <w:rPr>
                <w:rFonts w:ascii="Avenir Book" w:hAnsi="Avenir Book"/>
                <w:sz w:val="16"/>
                <w:szCs w:val="16"/>
              </w:rPr>
              <w:t>Tassegning</w:t>
            </w:r>
            <w:proofErr w:type="spellEnd"/>
          </w:p>
        </w:tc>
        <w:tc>
          <w:tcPr>
            <w:tcW w:w="5505" w:type="dxa"/>
            <w:tcBorders>
              <w:top w:val="single" w:sz="4" w:space="0" w:color="DDD9C3" w:themeColor="background2" w:themeShade="E6"/>
              <w:bottom w:val="single" w:sz="4" w:space="0" w:color="DDD9C3" w:themeColor="background2" w:themeShade="E6"/>
            </w:tcBorders>
          </w:tcPr>
          <w:p w14:paraId="489EF8AF" w14:textId="262D1282" w:rsidR="0077427E" w:rsidRPr="001E7519" w:rsidRDefault="0077427E" w:rsidP="00585C8D">
            <w:pPr>
              <w:spacing w:line="276" w:lineRule="auto"/>
              <w:ind w:hanging="2"/>
              <w:rPr>
                <w:rFonts w:ascii="Avenir Book" w:hAnsi="Avenir Book"/>
                <w:b/>
                <w:sz w:val="16"/>
                <w:szCs w:val="16"/>
              </w:rPr>
            </w:pPr>
            <w:r w:rsidRPr="001E7519">
              <w:rPr>
                <w:rFonts w:ascii="Avenir Book" w:hAnsi="Avenir Book"/>
                <w:bCs/>
                <w:sz w:val="16"/>
                <w:szCs w:val="16"/>
              </w:rPr>
              <w:t>Interviewers</w:t>
            </w:r>
            <w:r w:rsidR="0034685D">
              <w:rPr>
                <w:rFonts w:ascii="Avenir Book" w:hAnsi="Avenir Book"/>
                <w:bCs/>
                <w:sz w:val="16"/>
                <w:szCs w:val="16"/>
              </w:rPr>
              <w:t>’</w:t>
            </w:r>
            <w:r w:rsidRPr="001E7519">
              <w:rPr>
                <w:rFonts w:ascii="Avenir Book" w:hAnsi="Avenir Book"/>
                <w:bCs/>
                <w:sz w:val="16"/>
                <w:szCs w:val="16"/>
              </w:rPr>
              <w:t xml:space="preserve"> Team Leader</w:t>
            </w:r>
          </w:p>
        </w:tc>
      </w:tr>
      <w:tr w:rsidR="0077427E" w:rsidRPr="001E7519" w14:paraId="49F5D7B1" w14:textId="77777777" w:rsidTr="006E5205">
        <w:tc>
          <w:tcPr>
            <w:tcW w:w="3435" w:type="dxa"/>
            <w:tcBorders>
              <w:top w:val="single" w:sz="4" w:space="0" w:color="DDD9C3" w:themeColor="background2" w:themeShade="E6"/>
              <w:bottom w:val="single" w:sz="4" w:space="0" w:color="DDD9C3" w:themeColor="background2" w:themeShade="E6"/>
            </w:tcBorders>
          </w:tcPr>
          <w:p w14:paraId="2E515B75" w14:textId="77777777" w:rsidR="0077427E" w:rsidRPr="001E7519" w:rsidRDefault="0077427E" w:rsidP="00585C8D">
            <w:pPr>
              <w:spacing w:line="276" w:lineRule="auto"/>
              <w:rPr>
                <w:rFonts w:ascii="Avenir Book" w:hAnsi="Avenir Book"/>
                <w:sz w:val="16"/>
                <w:szCs w:val="16"/>
              </w:rPr>
            </w:pPr>
            <w:r w:rsidRPr="001E7519">
              <w:rPr>
                <w:rFonts w:ascii="Avenir Book" w:hAnsi="Avenir Book"/>
                <w:sz w:val="16"/>
                <w:szCs w:val="16"/>
              </w:rPr>
              <w:t xml:space="preserve">Thomas </w:t>
            </w:r>
            <w:proofErr w:type="spellStart"/>
            <w:r w:rsidRPr="001E7519">
              <w:rPr>
                <w:rFonts w:ascii="Avenir Book" w:hAnsi="Avenir Book"/>
                <w:sz w:val="16"/>
                <w:szCs w:val="16"/>
              </w:rPr>
              <w:t>Eyinga</w:t>
            </w:r>
            <w:proofErr w:type="spellEnd"/>
          </w:p>
        </w:tc>
        <w:tc>
          <w:tcPr>
            <w:tcW w:w="5505" w:type="dxa"/>
            <w:tcBorders>
              <w:top w:val="single" w:sz="4" w:space="0" w:color="DDD9C3" w:themeColor="background2" w:themeShade="E6"/>
              <w:bottom w:val="single" w:sz="4" w:space="0" w:color="DDD9C3" w:themeColor="background2" w:themeShade="E6"/>
            </w:tcBorders>
          </w:tcPr>
          <w:p w14:paraId="022E6C1A"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Interviewer</w:t>
            </w:r>
          </w:p>
        </w:tc>
      </w:tr>
      <w:tr w:rsidR="0077427E" w:rsidRPr="001E7519" w14:paraId="6250D415" w14:textId="77777777" w:rsidTr="006E5205">
        <w:tc>
          <w:tcPr>
            <w:tcW w:w="3435" w:type="dxa"/>
            <w:tcBorders>
              <w:top w:val="single" w:sz="4" w:space="0" w:color="DDD9C3" w:themeColor="background2" w:themeShade="E6"/>
              <w:bottom w:val="single" w:sz="4" w:space="0" w:color="DDD9C3" w:themeColor="background2" w:themeShade="E6"/>
            </w:tcBorders>
          </w:tcPr>
          <w:p w14:paraId="77608E9F"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Evelyne </w:t>
            </w:r>
            <w:proofErr w:type="spellStart"/>
            <w:r w:rsidRPr="001E7519">
              <w:rPr>
                <w:rFonts w:ascii="Avenir Book" w:hAnsi="Avenir Book"/>
                <w:sz w:val="16"/>
                <w:szCs w:val="16"/>
              </w:rPr>
              <w:t>Boyomo</w:t>
            </w:r>
            <w:proofErr w:type="spellEnd"/>
          </w:p>
        </w:tc>
        <w:tc>
          <w:tcPr>
            <w:tcW w:w="5505" w:type="dxa"/>
            <w:tcBorders>
              <w:top w:val="single" w:sz="4" w:space="0" w:color="DDD9C3" w:themeColor="background2" w:themeShade="E6"/>
              <w:bottom w:val="single" w:sz="4" w:space="0" w:color="DDD9C3" w:themeColor="background2" w:themeShade="E6"/>
            </w:tcBorders>
          </w:tcPr>
          <w:p w14:paraId="4E4C5B21"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Interviewer</w:t>
            </w:r>
          </w:p>
        </w:tc>
      </w:tr>
      <w:tr w:rsidR="0077427E" w:rsidRPr="001E7519" w14:paraId="109EEF7F" w14:textId="77777777" w:rsidTr="006E5205">
        <w:tc>
          <w:tcPr>
            <w:tcW w:w="3435" w:type="dxa"/>
            <w:tcBorders>
              <w:top w:val="single" w:sz="4" w:space="0" w:color="DDD9C3" w:themeColor="background2" w:themeShade="E6"/>
              <w:bottom w:val="single" w:sz="4" w:space="0" w:color="DDD9C3" w:themeColor="background2" w:themeShade="E6"/>
            </w:tcBorders>
          </w:tcPr>
          <w:p w14:paraId="51E51453" w14:textId="77777777" w:rsidR="0077427E" w:rsidRPr="001E7519" w:rsidRDefault="0077427E" w:rsidP="00585C8D">
            <w:pPr>
              <w:spacing w:line="276" w:lineRule="auto"/>
              <w:rPr>
                <w:rFonts w:ascii="Avenir Book" w:hAnsi="Avenir Book"/>
                <w:sz w:val="16"/>
                <w:szCs w:val="16"/>
              </w:rPr>
            </w:pPr>
            <w:proofErr w:type="spellStart"/>
            <w:r w:rsidRPr="001E7519">
              <w:rPr>
                <w:rFonts w:ascii="Avenir Book" w:hAnsi="Avenir Book"/>
                <w:sz w:val="16"/>
                <w:szCs w:val="16"/>
              </w:rPr>
              <w:t>Assana</w:t>
            </w:r>
            <w:proofErr w:type="spellEnd"/>
            <w:r w:rsidRPr="001E7519">
              <w:rPr>
                <w:rFonts w:ascii="Avenir Book" w:hAnsi="Avenir Book"/>
                <w:sz w:val="16"/>
                <w:szCs w:val="16"/>
              </w:rPr>
              <w:t xml:space="preserve"> </w:t>
            </w:r>
            <w:proofErr w:type="spellStart"/>
            <w:r w:rsidRPr="001E7519">
              <w:rPr>
                <w:rFonts w:ascii="Avenir Book" w:hAnsi="Avenir Book"/>
                <w:sz w:val="16"/>
                <w:szCs w:val="16"/>
              </w:rPr>
              <w:t>Gondio</w:t>
            </w:r>
            <w:proofErr w:type="spellEnd"/>
            <w:r w:rsidRPr="001E7519">
              <w:rPr>
                <w:rFonts w:ascii="Avenir Book" w:hAnsi="Avenir Book"/>
                <w:sz w:val="16"/>
                <w:szCs w:val="16"/>
              </w:rPr>
              <w:t xml:space="preserve"> A </w:t>
            </w:r>
            <w:proofErr w:type="spellStart"/>
            <w:r w:rsidRPr="001E7519">
              <w:rPr>
                <w:rFonts w:ascii="Avenir Book" w:hAnsi="Avenir Book"/>
                <w:sz w:val="16"/>
                <w:szCs w:val="16"/>
              </w:rPr>
              <w:t>Tiati</w:t>
            </w:r>
            <w:proofErr w:type="spellEnd"/>
          </w:p>
        </w:tc>
        <w:tc>
          <w:tcPr>
            <w:tcW w:w="5505" w:type="dxa"/>
            <w:tcBorders>
              <w:top w:val="single" w:sz="4" w:space="0" w:color="DDD9C3" w:themeColor="background2" w:themeShade="E6"/>
              <w:bottom w:val="single" w:sz="4" w:space="0" w:color="DDD9C3" w:themeColor="background2" w:themeShade="E6"/>
            </w:tcBorders>
          </w:tcPr>
          <w:p w14:paraId="5C49A72A"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Interviewer</w:t>
            </w:r>
          </w:p>
        </w:tc>
      </w:tr>
      <w:tr w:rsidR="0077427E" w:rsidRPr="001E7519" w14:paraId="525D190C" w14:textId="77777777" w:rsidTr="006E5205">
        <w:tc>
          <w:tcPr>
            <w:tcW w:w="3435" w:type="dxa"/>
            <w:tcBorders>
              <w:top w:val="single" w:sz="4" w:space="0" w:color="DDD9C3" w:themeColor="background2" w:themeShade="E6"/>
              <w:bottom w:val="single" w:sz="4" w:space="0" w:color="DDD9C3" w:themeColor="background2" w:themeShade="E6"/>
            </w:tcBorders>
          </w:tcPr>
          <w:p w14:paraId="3C568A91"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Yolande </w:t>
            </w:r>
            <w:proofErr w:type="spellStart"/>
            <w:r w:rsidRPr="001E7519">
              <w:rPr>
                <w:rFonts w:ascii="Avenir Book" w:hAnsi="Avenir Book"/>
                <w:sz w:val="16"/>
                <w:szCs w:val="16"/>
              </w:rPr>
              <w:t>Maled</w:t>
            </w:r>
            <w:proofErr w:type="spellEnd"/>
          </w:p>
        </w:tc>
        <w:tc>
          <w:tcPr>
            <w:tcW w:w="5505" w:type="dxa"/>
            <w:tcBorders>
              <w:top w:val="single" w:sz="4" w:space="0" w:color="DDD9C3" w:themeColor="background2" w:themeShade="E6"/>
              <w:bottom w:val="single" w:sz="4" w:space="0" w:color="DDD9C3" w:themeColor="background2" w:themeShade="E6"/>
            </w:tcBorders>
          </w:tcPr>
          <w:p w14:paraId="5F0EB5B0"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Interviewer</w:t>
            </w:r>
          </w:p>
        </w:tc>
      </w:tr>
      <w:tr w:rsidR="0077427E" w:rsidRPr="001E7519" w14:paraId="505D2B67" w14:textId="77777777" w:rsidTr="006E5205">
        <w:tc>
          <w:tcPr>
            <w:tcW w:w="3435" w:type="dxa"/>
            <w:tcBorders>
              <w:top w:val="single" w:sz="4" w:space="0" w:color="DDD9C3" w:themeColor="background2" w:themeShade="E6"/>
              <w:bottom w:val="single" w:sz="4" w:space="0" w:color="DDD9C3" w:themeColor="background2" w:themeShade="E6"/>
            </w:tcBorders>
          </w:tcPr>
          <w:p w14:paraId="5896C1B7" w14:textId="77777777" w:rsidR="0077427E" w:rsidRPr="001E7519" w:rsidRDefault="0077427E" w:rsidP="00585C8D">
            <w:pPr>
              <w:spacing w:line="276" w:lineRule="auto"/>
              <w:ind w:hanging="2"/>
              <w:rPr>
                <w:rFonts w:ascii="Avenir Book" w:hAnsi="Avenir Book"/>
                <w:sz w:val="16"/>
                <w:szCs w:val="16"/>
              </w:rPr>
            </w:pPr>
            <w:proofErr w:type="spellStart"/>
            <w:r w:rsidRPr="001E7519">
              <w:rPr>
                <w:rFonts w:ascii="Avenir Book" w:hAnsi="Avenir Book"/>
                <w:sz w:val="16"/>
                <w:szCs w:val="16"/>
              </w:rPr>
              <w:t>Josphine</w:t>
            </w:r>
            <w:proofErr w:type="spellEnd"/>
            <w:r w:rsidRPr="001E7519">
              <w:rPr>
                <w:rFonts w:ascii="Avenir Book" w:hAnsi="Avenir Book"/>
                <w:sz w:val="16"/>
                <w:szCs w:val="16"/>
              </w:rPr>
              <w:t xml:space="preserve"> </w:t>
            </w:r>
            <w:proofErr w:type="spellStart"/>
            <w:r w:rsidRPr="001E7519">
              <w:rPr>
                <w:rFonts w:ascii="Avenir Book" w:hAnsi="Avenir Book"/>
                <w:sz w:val="16"/>
                <w:szCs w:val="16"/>
              </w:rPr>
              <w:t>Embolo</w:t>
            </w:r>
            <w:proofErr w:type="spellEnd"/>
            <w:r w:rsidRPr="001E7519">
              <w:rPr>
                <w:rFonts w:ascii="Avenir Book" w:hAnsi="Avenir Book"/>
                <w:sz w:val="16"/>
                <w:szCs w:val="16"/>
              </w:rPr>
              <w:t xml:space="preserve"> Manga</w:t>
            </w:r>
          </w:p>
        </w:tc>
        <w:tc>
          <w:tcPr>
            <w:tcW w:w="5505" w:type="dxa"/>
            <w:tcBorders>
              <w:top w:val="single" w:sz="4" w:space="0" w:color="DDD9C3" w:themeColor="background2" w:themeShade="E6"/>
              <w:bottom w:val="single" w:sz="4" w:space="0" w:color="DDD9C3" w:themeColor="background2" w:themeShade="E6"/>
            </w:tcBorders>
          </w:tcPr>
          <w:p w14:paraId="2A9279F3"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Interviewer</w:t>
            </w:r>
          </w:p>
        </w:tc>
      </w:tr>
      <w:tr w:rsidR="0077427E" w:rsidRPr="001E7519" w14:paraId="5CCB7414" w14:textId="77777777" w:rsidTr="006E5205">
        <w:tc>
          <w:tcPr>
            <w:tcW w:w="3435" w:type="dxa"/>
            <w:tcBorders>
              <w:top w:val="single" w:sz="4" w:space="0" w:color="DDD9C3" w:themeColor="background2" w:themeShade="E6"/>
              <w:bottom w:val="single" w:sz="18" w:space="0" w:color="DDD9C3" w:themeColor="background2" w:themeShade="E6"/>
            </w:tcBorders>
          </w:tcPr>
          <w:p w14:paraId="2156FD3D"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Michel </w:t>
            </w:r>
            <w:proofErr w:type="spellStart"/>
            <w:r w:rsidRPr="001E7519">
              <w:rPr>
                <w:rFonts w:ascii="Avenir Book" w:hAnsi="Avenir Book"/>
                <w:sz w:val="16"/>
                <w:szCs w:val="16"/>
              </w:rPr>
              <w:t>Ntsama</w:t>
            </w:r>
            <w:proofErr w:type="spellEnd"/>
          </w:p>
        </w:tc>
        <w:tc>
          <w:tcPr>
            <w:tcW w:w="5505" w:type="dxa"/>
            <w:tcBorders>
              <w:top w:val="single" w:sz="4" w:space="0" w:color="DDD9C3" w:themeColor="background2" w:themeShade="E6"/>
              <w:bottom w:val="single" w:sz="18" w:space="0" w:color="DDD9C3" w:themeColor="background2" w:themeShade="E6"/>
            </w:tcBorders>
          </w:tcPr>
          <w:p w14:paraId="213DD970"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Interviewer</w:t>
            </w:r>
          </w:p>
        </w:tc>
      </w:tr>
    </w:tbl>
    <w:p w14:paraId="04310DAB" w14:textId="77777777" w:rsidR="0077427E" w:rsidRPr="001E7519" w:rsidRDefault="0077427E" w:rsidP="00585C8D">
      <w:pPr>
        <w:rPr>
          <w:sz w:val="18"/>
          <w:lang w:val="fr-CM"/>
        </w:rPr>
      </w:pPr>
    </w:p>
    <w:bookmarkEnd w:id="16"/>
    <w:bookmarkEnd w:id="17"/>
    <w:p w14:paraId="5C169FE9" w14:textId="77777777" w:rsidR="0077427E" w:rsidRPr="001E7519" w:rsidRDefault="0077427E" w:rsidP="00585C8D">
      <w:pPr>
        <w:rPr>
          <w:sz w:val="18"/>
          <w:lang w:val="fr-CM"/>
        </w:rPr>
      </w:pPr>
    </w:p>
    <w:tbl>
      <w:tblPr>
        <w:tblStyle w:val="TableList3"/>
        <w:tblW w:w="8940" w:type="dxa"/>
        <w:tblLayout w:type="fixed"/>
        <w:tblLook w:val="0000" w:firstRow="0" w:lastRow="0" w:firstColumn="0" w:lastColumn="0" w:noHBand="0" w:noVBand="0"/>
      </w:tblPr>
      <w:tblGrid>
        <w:gridCol w:w="3435"/>
        <w:gridCol w:w="5505"/>
      </w:tblGrid>
      <w:tr w:rsidR="0077427E" w:rsidRPr="001E7519" w14:paraId="1C37DD54" w14:textId="77777777" w:rsidTr="006E5205">
        <w:tc>
          <w:tcPr>
            <w:tcW w:w="3435" w:type="dxa"/>
            <w:tcBorders>
              <w:top w:val="nil"/>
              <w:bottom w:val="single" w:sz="18" w:space="0" w:color="DDD9C3" w:themeColor="background2" w:themeShade="E6"/>
            </w:tcBorders>
          </w:tcPr>
          <w:bookmarkEnd w:id="6"/>
          <w:bookmarkEnd w:id="7"/>
          <w:p w14:paraId="6B0181F0"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Sponsor</w:t>
            </w:r>
          </w:p>
        </w:tc>
        <w:tc>
          <w:tcPr>
            <w:tcW w:w="5505" w:type="dxa"/>
            <w:tcBorders>
              <w:top w:val="nil"/>
              <w:bottom w:val="single" w:sz="18" w:space="0" w:color="DDD9C3" w:themeColor="background2" w:themeShade="E6"/>
            </w:tcBorders>
          </w:tcPr>
          <w:p w14:paraId="33E2BB4A" w14:textId="77777777" w:rsidR="0077427E" w:rsidRPr="001E7519" w:rsidRDefault="0077427E" w:rsidP="00585C8D">
            <w:pPr>
              <w:spacing w:line="276" w:lineRule="auto"/>
              <w:ind w:hanging="2"/>
              <w:rPr>
                <w:rFonts w:ascii="Avenir Book" w:hAnsi="Avenir Book"/>
                <w:sz w:val="16"/>
                <w:szCs w:val="16"/>
              </w:rPr>
            </w:pPr>
          </w:p>
        </w:tc>
      </w:tr>
      <w:tr w:rsidR="0077427E" w:rsidRPr="001E7519" w14:paraId="17932C86" w14:textId="77777777" w:rsidTr="00F17913">
        <w:tc>
          <w:tcPr>
            <w:tcW w:w="0" w:type="dxa"/>
            <w:tcBorders>
              <w:top w:val="single" w:sz="4" w:space="0" w:color="DDD9C3" w:themeColor="background2" w:themeShade="E6"/>
              <w:bottom w:val="single" w:sz="4" w:space="0" w:color="DDD9C3" w:themeColor="background2" w:themeShade="E6"/>
            </w:tcBorders>
          </w:tcPr>
          <w:p w14:paraId="26329205"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GIZ Cameroun</w:t>
            </w:r>
          </w:p>
          <w:p w14:paraId="7D188DA0" w14:textId="77777777" w:rsidR="0077427E" w:rsidRPr="001E7519" w:rsidRDefault="0077427E" w:rsidP="00585C8D">
            <w:pPr>
              <w:spacing w:line="276" w:lineRule="auto"/>
              <w:rPr>
                <w:rFonts w:ascii="Avenir Book" w:hAnsi="Avenir Book"/>
                <w:sz w:val="16"/>
                <w:szCs w:val="16"/>
              </w:rPr>
            </w:pPr>
          </w:p>
          <w:p w14:paraId="31FE1BBA" w14:textId="77777777" w:rsidR="0077427E" w:rsidRPr="001E7519" w:rsidRDefault="0077427E" w:rsidP="00585C8D">
            <w:pPr>
              <w:spacing w:line="276" w:lineRule="auto"/>
              <w:rPr>
                <w:rFonts w:ascii="Avenir Book" w:hAnsi="Avenir Book"/>
                <w:sz w:val="16"/>
                <w:szCs w:val="16"/>
              </w:rPr>
            </w:pPr>
          </w:p>
        </w:tc>
        <w:tc>
          <w:tcPr>
            <w:tcW w:w="0" w:type="dxa"/>
            <w:tcBorders>
              <w:top w:val="single" w:sz="4" w:space="0" w:color="DDD9C3" w:themeColor="background2" w:themeShade="E6"/>
              <w:bottom w:val="single" w:sz="4" w:space="0" w:color="DDD9C3" w:themeColor="background2" w:themeShade="E6"/>
            </w:tcBorders>
          </w:tcPr>
          <w:p w14:paraId="7C7A77EC" w14:textId="77777777" w:rsidR="0077427E" w:rsidRPr="002F1C03" w:rsidRDefault="0077427E" w:rsidP="00585C8D">
            <w:pPr>
              <w:spacing w:line="276" w:lineRule="auto"/>
              <w:ind w:hanging="2"/>
              <w:rPr>
                <w:rFonts w:ascii="Avenir Book" w:hAnsi="Avenir Book"/>
                <w:bCs/>
                <w:sz w:val="16"/>
                <w:szCs w:val="16"/>
                <w:lang w:val="en-US"/>
              </w:rPr>
            </w:pPr>
            <w:proofErr w:type="spellStart"/>
            <w:r w:rsidRPr="002F1C03">
              <w:rPr>
                <w:rFonts w:ascii="Avenir Book" w:hAnsi="Avenir Book"/>
                <w:bCs/>
                <w:sz w:val="16"/>
                <w:szCs w:val="16"/>
                <w:lang w:val="en-US"/>
              </w:rPr>
              <w:t>Mr</w:t>
            </w:r>
            <w:proofErr w:type="spellEnd"/>
            <w:r w:rsidRPr="002F1C03">
              <w:rPr>
                <w:rFonts w:ascii="Avenir Book" w:hAnsi="Avenir Book"/>
                <w:bCs/>
                <w:sz w:val="16"/>
                <w:szCs w:val="16"/>
                <w:lang w:val="en-US"/>
              </w:rPr>
              <w:t xml:space="preserve"> Josselin </w:t>
            </w:r>
            <w:proofErr w:type="spellStart"/>
            <w:r w:rsidRPr="002F1C03">
              <w:rPr>
                <w:rFonts w:ascii="Avenir Book" w:hAnsi="Avenir Book"/>
                <w:bCs/>
                <w:sz w:val="16"/>
                <w:szCs w:val="16"/>
                <w:lang w:val="en-US"/>
              </w:rPr>
              <w:t>Guillebert</w:t>
            </w:r>
            <w:proofErr w:type="spellEnd"/>
            <w:r w:rsidRPr="002F1C03">
              <w:rPr>
                <w:rFonts w:ascii="Avenir Book" w:hAnsi="Avenir Book"/>
                <w:bCs/>
                <w:sz w:val="16"/>
                <w:szCs w:val="16"/>
                <w:lang w:val="en-US"/>
              </w:rPr>
              <w:t xml:space="preserve"> director </w:t>
            </w:r>
            <w:proofErr w:type="spellStart"/>
            <w:r w:rsidRPr="002F1C03">
              <w:rPr>
                <w:rFonts w:ascii="Avenir Book" w:hAnsi="Avenir Book"/>
                <w:bCs/>
                <w:sz w:val="16"/>
                <w:szCs w:val="16"/>
                <w:lang w:val="en-US"/>
              </w:rPr>
              <w:t>ProPASSaR</w:t>
            </w:r>
            <w:proofErr w:type="spellEnd"/>
            <w:r w:rsidRPr="002F1C03">
              <w:rPr>
                <w:rFonts w:ascii="Avenir Book" w:hAnsi="Avenir Book"/>
                <w:bCs/>
                <w:sz w:val="16"/>
                <w:szCs w:val="16"/>
                <w:lang w:val="en-US"/>
              </w:rPr>
              <w:t>/GIZ</w:t>
            </w:r>
          </w:p>
          <w:p w14:paraId="01579246"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 xml:space="preserve">Mme Patricia </w:t>
            </w:r>
            <w:proofErr w:type="spellStart"/>
            <w:r w:rsidRPr="001E7519">
              <w:rPr>
                <w:rFonts w:ascii="Avenir Book" w:hAnsi="Avenir Book"/>
                <w:bCs/>
                <w:sz w:val="16"/>
                <w:szCs w:val="16"/>
              </w:rPr>
              <w:t>Ndongo</w:t>
            </w:r>
            <w:proofErr w:type="spellEnd"/>
          </w:p>
        </w:tc>
      </w:tr>
      <w:tr w:rsidR="00281543" w:rsidRPr="00F17913" w14:paraId="55487F5A" w14:textId="77777777" w:rsidTr="006E5205">
        <w:trPr>
          <w:ins w:id="18" w:author="hp" w:date="2021-01-20T08:06:00Z"/>
        </w:trPr>
        <w:tc>
          <w:tcPr>
            <w:tcW w:w="3435" w:type="dxa"/>
            <w:tcBorders>
              <w:top w:val="single" w:sz="4" w:space="0" w:color="DDD9C3" w:themeColor="background2" w:themeShade="E6"/>
              <w:bottom w:val="single" w:sz="18" w:space="0" w:color="DDD9C3" w:themeColor="background2" w:themeShade="E6"/>
            </w:tcBorders>
          </w:tcPr>
          <w:p w14:paraId="17DA391E" w14:textId="63B293AA" w:rsidR="00281543" w:rsidRDefault="00ED6AFF" w:rsidP="00585C8D">
            <w:pPr>
              <w:ind w:hanging="2"/>
              <w:rPr>
                <w:ins w:id="19" w:author="hp" w:date="2021-01-20T08:06:00Z"/>
                <w:rFonts w:ascii="Avenir Book" w:hAnsi="Avenir Book"/>
                <w:sz w:val="16"/>
                <w:szCs w:val="16"/>
              </w:rPr>
            </w:pPr>
            <w:ins w:id="20" w:author="hp" w:date="2021-01-21T10:06:00Z">
              <w:r>
                <w:rPr>
                  <w:rFonts w:ascii="Avenir Book" w:hAnsi="Avenir Book"/>
                  <w:sz w:val="16"/>
                  <w:szCs w:val="16"/>
                </w:rPr>
                <w:t xml:space="preserve">International </w:t>
              </w:r>
              <w:proofErr w:type="spellStart"/>
              <w:r>
                <w:rPr>
                  <w:rFonts w:ascii="Avenir Book" w:hAnsi="Avenir Book"/>
                  <w:sz w:val="16"/>
                  <w:szCs w:val="16"/>
                </w:rPr>
                <w:t>Solidarity</w:t>
              </w:r>
              <w:proofErr w:type="spellEnd"/>
              <w:r>
                <w:rPr>
                  <w:rFonts w:ascii="Avenir Book" w:hAnsi="Avenir Book"/>
                  <w:sz w:val="16"/>
                  <w:szCs w:val="16"/>
                </w:rPr>
                <w:t xml:space="preserve"> Service</w:t>
              </w:r>
            </w:ins>
          </w:p>
          <w:p w14:paraId="7AF25480" w14:textId="4C0E5E39" w:rsidR="00281543" w:rsidRPr="001E7519" w:rsidRDefault="00281543" w:rsidP="00585C8D">
            <w:pPr>
              <w:ind w:hanging="2"/>
              <w:rPr>
                <w:ins w:id="21" w:author="hp" w:date="2021-01-20T08:06:00Z"/>
                <w:rFonts w:ascii="Avenir Book" w:hAnsi="Avenir Book"/>
                <w:sz w:val="16"/>
                <w:szCs w:val="16"/>
              </w:rPr>
            </w:pPr>
            <w:ins w:id="22" w:author="hp" w:date="2021-01-20T08:07:00Z">
              <w:r>
                <w:rPr>
                  <w:rFonts w:ascii="Avenir Book" w:hAnsi="Avenir Book"/>
                  <w:sz w:val="16"/>
                  <w:szCs w:val="16"/>
                </w:rPr>
                <w:t>République</w:t>
              </w:r>
            </w:ins>
            <w:ins w:id="23" w:author="hp" w:date="2021-01-20T08:06:00Z">
              <w:r>
                <w:rPr>
                  <w:rFonts w:ascii="Avenir Book" w:hAnsi="Avenir Book"/>
                  <w:sz w:val="16"/>
                  <w:szCs w:val="16"/>
                </w:rPr>
                <w:t xml:space="preserve"> et canton de Genève</w:t>
              </w:r>
            </w:ins>
          </w:p>
        </w:tc>
        <w:tc>
          <w:tcPr>
            <w:tcW w:w="5505" w:type="dxa"/>
            <w:tcBorders>
              <w:top w:val="single" w:sz="4" w:space="0" w:color="DDD9C3" w:themeColor="background2" w:themeShade="E6"/>
              <w:bottom w:val="single" w:sz="18" w:space="0" w:color="DDD9C3" w:themeColor="background2" w:themeShade="E6"/>
            </w:tcBorders>
          </w:tcPr>
          <w:p w14:paraId="3DA09A34" w14:textId="77777777" w:rsidR="00281543" w:rsidRPr="00F17913" w:rsidRDefault="00281543" w:rsidP="00585C8D">
            <w:pPr>
              <w:ind w:hanging="2"/>
              <w:rPr>
                <w:ins w:id="24" w:author="hp" w:date="2021-01-20T08:06:00Z"/>
                <w:rFonts w:ascii="Avenir Book" w:hAnsi="Avenir Book"/>
                <w:bCs/>
                <w:sz w:val="16"/>
                <w:szCs w:val="16"/>
              </w:rPr>
            </w:pPr>
          </w:p>
        </w:tc>
      </w:tr>
    </w:tbl>
    <w:p w14:paraId="041FC0CA" w14:textId="77777777" w:rsidR="0077427E" w:rsidRPr="00F17913" w:rsidRDefault="0077427E" w:rsidP="00585C8D">
      <w:pPr>
        <w:pStyle w:val="TOC2"/>
        <w:rPr>
          <w:sz w:val="18"/>
          <w:szCs w:val="16"/>
          <w:lang w:val="fr-CM"/>
        </w:rPr>
      </w:pPr>
    </w:p>
    <w:p w14:paraId="5133B586" w14:textId="77777777" w:rsidR="0077427E" w:rsidRPr="00F17913" w:rsidRDefault="0077427E" w:rsidP="00585C8D">
      <w:pPr>
        <w:rPr>
          <w:sz w:val="18"/>
          <w:szCs w:val="16"/>
          <w:lang w:val="fr-CM"/>
        </w:rPr>
      </w:pPr>
      <w:r w:rsidRPr="00F17913">
        <w:rPr>
          <w:sz w:val="18"/>
          <w:szCs w:val="16"/>
          <w:lang w:val="fr-CM"/>
        </w:rPr>
        <w:br w:type="page"/>
      </w:r>
    </w:p>
    <w:p w14:paraId="47C7B759" w14:textId="77777777" w:rsidR="0077427E" w:rsidRPr="00F17913" w:rsidRDefault="0077427E" w:rsidP="00585C8D">
      <w:pPr>
        <w:pStyle w:val="TOC2"/>
        <w:rPr>
          <w:sz w:val="18"/>
          <w:szCs w:val="16"/>
          <w:lang w:val="fr-CM"/>
        </w:rPr>
      </w:pPr>
    </w:p>
    <w:p w14:paraId="53D1B56F" w14:textId="77777777" w:rsidR="0077427E" w:rsidRPr="001E7519" w:rsidRDefault="0077427E" w:rsidP="00585C8D">
      <w:pPr>
        <w:pStyle w:val="IntroTOC"/>
        <w:spacing w:line="276" w:lineRule="auto"/>
        <w:rPr>
          <w:sz w:val="28"/>
          <w:szCs w:val="28"/>
        </w:rPr>
      </w:pPr>
      <w:r w:rsidRPr="001E7519">
        <w:rPr>
          <w:sz w:val="28"/>
          <w:szCs w:val="28"/>
        </w:rPr>
        <w:t>Table of Contents</w:t>
      </w:r>
    </w:p>
    <w:p w14:paraId="72751CBB" w14:textId="6BF36C15" w:rsidR="00F17913" w:rsidRDefault="0077427E">
      <w:pPr>
        <w:pStyle w:val="TOC2"/>
        <w:tabs>
          <w:tab w:val="right" w:leader="dot" w:pos="10196"/>
        </w:tabs>
        <w:rPr>
          <w:ins w:id="25" w:author="hp" w:date="2021-01-21T16:01:00Z"/>
          <w:rFonts w:asciiTheme="minorHAnsi" w:eastAsiaTheme="minorEastAsia" w:hAnsiTheme="minorHAnsi" w:cstheme="minorBidi"/>
          <w:noProof/>
          <w:sz w:val="22"/>
          <w:szCs w:val="22"/>
          <w:highlight w:val="none"/>
          <w:lang w:val="fr-CM" w:eastAsia="fr-CM"/>
        </w:rPr>
      </w:pPr>
      <w:r w:rsidRPr="001E7519">
        <w:rPr>
          <w:sz w:val="18"/>
          <w:szCs w:val="16"/>
        </w:rPr>
        <w:fldChar w:fldCharType="begin"/>
      </w:r>
      <w:r w:rsidRPr="001E7519">
        <w:rPr>
          <w:sz w:val="18"/>
          <w:szCs w:val="16"/>
        </w:rPr>
        <w:instrText xml:space="preserve"> TOC \o "2-3" \h \z \t "Heading 1,1" </w:instrText>
      </w:r>
      <w:r w:rsidRPr="001E7519">
        <w:rPr>
          <w:sz w:val="18"/>
          <w:szCs w:val="16"/>
        </w:rPr>
        <w:fldChar w:fldCharType="separate"/>
      </w:r>
      <w:ins w:id="26" w:author="hp" w:date="2021-01-21T16:01:00Z">
        <w:r w:rsidR="00F17913" w:rsidRPr="00F14D05">
          <w:rPr>
            <w:rStyle w:val="Hyperlink"/>
            <w:noProof/>
          </w:rPr>
          <w:fldChar w:fldCharType="begin"/>
        </w:r>
        <w:r w:rsidR="00F17913" w:rsidRPr="00F14D05">
          <w:rPr>
            <w:rStyle w:val="Hyperlink"/>
            <w:noProof/>
          </w:rPr>
          <w:instrText xml:space="preserve"> </w:instrText>
        </w:r>
        <w:r w:rsidR="00F17913">
          <w:rPr>
            <w:noProof/>
          </w:rPr>
          <w:instrText>HYPERLINK \l "_Toc62137278"</w:instrText>
        </w:r>
        <w:r w:rsidR="00F17913" w:rsidRPr="00F14D05">
          <w:rPr>
            <w:rStyle w:val="Hyperlink"/>
            <w:noProof/>
          </w:rPr>
          <w:instrText xml:space="preserve"> </w:instrText>
        </w:r>
        <w:r w:rsidR="00F17913" w:rsidRPr="00F14D05">
          <w:rPr>
            <w:rStyle w:val="Hyperlink"/>
            <w:noProof/>
          </w:rPr>
        </w:r>
        <w:r w:rsidR="00F17913" w:rsidRPr="00F14D05">
          <w:rPr>
            <w:rStyle w:val="Hyperlink"/>
            <w:noProof/>
          </w:rPr>
          <w:fldChar w:fldCharType="separate"/>
        </w:r>
        <w:r w:rsidR="00F17913" w:rsidRPr="00F14D05">
          <w:rPr>
            <w:rStyle w:val="Hyperlink"/>
            <w:noProof/>
          </w:rPr>
          <w:t>Design</w:t>
        </w:r>
        <w:r w:rsidR="00F17913">
          <w:rPr>
            <w:noProof/>
            <w:webHidden/>
          </w:rPr>
          <w:tab/>
        </w:r>
        <w:r w:rsidR="00F17913">
          <w:rPr>
            <w:noProof/>
            <w:webHidden/>
          </w:rPr>
          <w:fldChar w:fldCharType="begin"/>
        </w:r>
        <w:r w:rsidR="00F17913">
          <w:rPr>
            <w:noProof/>
            <w:webHidden/>
          </w:rPr>
          <w:instrText xml:space="preserve"> PAGEREF _Toc62137278 \h </w:instrText>
        </w:r>
        <w:r w:rsidR="00F17913">
          <w:rPr>
            <w:noProof/>
            <w:webHidden/>
          </w:rPr>
        </w:r>
      </w:ins>
      <w:r w:rsidR="00F17913">
        <w:rPr>
          <w:noProof/>
          <w:webHidden/>
        </w:rPr>
        <w:fldChar w:fldCharType="separate"/>
      </w:r>
      <w:ins w:id="27" w:author="hp" w:date="2021-01-21T16:01:00Z">
        <w:r w:rsidR="00F17913">
          <w:rPr>
            <w:noProof/>
            <w:webHidden/>
          </w:rPr>
          <w:t>4</w:t>
        </w:r>
        <w:r w:rsidR="00F17913">
          <w:rPr>
            <w:noProof/>
            <w:webHidden/>
          </w:rPr>
          <w:fldChar w:fldCharType="end"/>
        </w:r>
        <w:r w:rsidR="00F17913" w:rsidRPr="00F14D05">
          <w:rPr>
            <w:rStyle w:val="Hyperlink"/>
            <w:noProof/>
          </w:rPr>
          <w:fldChar w:fldCharType="end"/>
        </w:r>
      </w:ins>
    </w:p>
    <w:p w14:paraId="11DC2181" w14:textId="7F1BA1B4" w:rsidR="00F17913" w:rsidRDefault="00F17913">
      <w:pPr>
        <w:pStyle w:val="TOC2"/>
        <w:tabs>
          <w:tab w:val="right" w:leader="dot" w:pos="10196"/>
        </w:tabs>
        <w:rPr>
          <w:ins w:id="28" w:author="hp" w:date="2021-01-21T16:01:00Z"/>
          <w:rFonts w:asciiTheme="minorHAnsi" w:eastAsiaTheme="minorEastAsia" w:hAnsiTheme="minorHAnsi" w:cstheme="minorBidi"/>
          <w:noProof/>
          <w:sz w:val="22"/>
          <w:szCs w:val="22"/>
          <w:highlight w:val="none"/>
          <w:lang w:val="fr-CM" w:eastAsia="fr-CM"/>
        </w:rPr>
      </w:pPr>
      <w:ins w:id="29" w:author="hp" w:date="2021-01-21T16:01:00Z">
        <w:r w:rsidRPr="00F14D05">
          <w:rPr>
            <w:rStyle w:val="Hyperlink"/>
            <w:noProof/>
          </w:rPr>
          <w:fldChar w:fldCharType="begin"/>
        </w:r>
        <w:r w:rsidRPr="00F14D05">
          <w:rPr>
            <w:rStyle w:val="Hyperlink"/>
            <w:noProof/>
          </w:rPr>
          <w:instrText xml:space="preserve"> </w:instrText>
        </w:r>
        <w:r>
          <w:rPr>
            <w:noProof/>
          </w:rPr>
          <w:instrText>HYPERLINK \l "_Toc62137279"</w:instrText>
        </w:r>
        <w:r w:rsidRPr="00F14D05">
          <w:rPr>
            <w:rStyle w:val="Hyperlink"/>
            <w:noProof/>
          </w:rPr>
          <w:instrText xml:space="preserve"> </w:instrText>
        </w:r>
        <w:r w:rsidRPr="00F14D05">
          <w:rPr>
            <w:rStyle w:val="Hyperlink"/>
            <w:noProof/>
          </w:rPr>
        </w:r>
        <w:r w:rsidRPr="00F14D05">
          <w:rPr>
            <w:rStyle w:val="Hyperlink"/>
            <w:noProof/>
          </w:rPr>
          <w:fldChar w:fldCharType="separate"/>
        </w:r>
        <w:r w:rsidRPr="00F14D05">
          <w:rPr>
            <w:rStyle w:val="Hyperlink"/>
            <w:noProof/>
          </w:rPr>
          <w:t>Population</w:t>
        </w:r>
        <w:r>
          <w:rPr>
            <w:noProof/>
            <w:webHidden/>
          </w:rPr>
          <w:tab/>
        </w:r>
        <w:r>
          <w:rPr>
            <w:noProof/>
            <w:webHidden/>
          </w:rPr>
          <w:fldChar w:fldCharType="begin"/>
        </w:r>
        <w:r>
          <w:rPr>
            <w:noProof/>
            <w:webHidden/>
          </w:rPr>
          <w:instrText xml:space="preserve"> PAGEREF _Toc62137279 \h </w:instrText>
        </w:r>
        <w:r>
          <w:rPr>
            <w:noProof/>
            <w:webHidden/>
          </w:rPr>
        </w:r>
      </w:ins>
      <w:r>
        <w:rPr>
          <w:noProof/>
          <w:webHidden/>
        </w:rPr>
        <w:fldChar w:fldCharType="separate"/>
      </w:r>
      <w:ins w:id="30" w:author="hp" w:date="2021-01-21T16:01:00Z">
        <w:r>
          <w:rPr>
            <w:noProof/>
            <w:webHidden/>
          </w:rPr>
          <w:t>4</w:t>
        </w:r>
        <w:r>
          <w:rPr>
            <w:noProof/>
            <w:webHidden/>
          </w:rPr>
          <w:fldChar w:fldCharType="end"/>
        </w:r>
        <w:r w:rsidRPr="00F14D05">
          <w:rPr>
            <w:rStyle w:val="Hyperlink"/>
            <w:noProof/>
          </w:rPr>
          <w:fldChar w:fldCharType="end"/>
        </w:r>
      </w:ins>
    </w:p>
    <w:p w14:paraId="44FE172C" w14:textId="7E21A604" w:rsidR="00F17913" w:rsidRDefault="00F17913">
      <w:pPr>
        <w:pStyle w:val="TOC2"/>
        <w:tabs>
          <w:tab w:val="right" w:leader="dot" w:pos="10196"/>
        </w:tabs>
        <w:rPr>
          <w:ins w:id="31" w:author="hp" w:date="2021-01-21T16:01:00Z"/>
          <w:rFonts w:asciiTheme="minorHAnsi" w:eastAsiaTheme="minorEastAsia" w:hAnsiTheme="minorHAnsi" w:cstheme="minorBidi"/>
          <w:noProof/>
          <w:sz w:val="22"/>
          <w:szCs w:val="22"/>
          <w:highlight w:val="none"/>
          <w:lang w:val="fr-CM" w:eastAsia="fr-CM"/>
        </w:rPr>
      </w:pPr>
      <w:ins w:id="32" w:author="hp" w:date="2021-01-21T16:01:00Z">
        <w:r w:rsidRPr="00F14D05">
          <w:rPr>
            <w:rStyle w:val="Hyperlink"/>
            <w:noProof/>
          </w:rPr>
          <w:fldChar w:fldCharType="begin"/>
        </w:r>
        <w:r w:rsidRPr="00F14D05">
          <w:rPr>
            <w:rStyle w:val="Hyperlink"/>
            <w:noProof/>
          </w:rPr>
          <w:instrText xml:space="preserve"> </w:instrText>
        </w:r>
        <w:r>
          <w:rPr>
            <w:noProof/>
          </w:rPr>
          <w:instrText>HYPERLINK \l "_Toc62137280"</w:instrText>
        </w:r>
        <w:r w:rsidRPr="00F14D05">
          <w:rPr>
            <w:rStyle w:val="Hyperlink"/>
            <w:noProof/>
          </w:rPr>
          <w:instrText xml:space="preserve"> </w:instrText>
        </w:r>
        <w:r w:rsidRPr="00F14D05">
          <w:rPr>
            <w:rStyle w:val="Hyperlink"/>
            <w:noProof/>
          </w:rPr>
        </w:r>
        <w:r w:rsidRPr="00F14D05">
          <w:rPr>
            <w:rStyle w:val="Hyperlink"/>
            <w:noProof/>
          </w:rPr>
          <w:fldChar w:fldCharType="separate"/>
        </w:r>
        <w:r w:rsidRPr="00F14D05">
          <w:rPr>
            <w:rStyle w:val="Hyperlink"/>
            <w:noProof/>
          </w:rPr>
          <w:t>Sampling</w:t>
        </w:r>
        <w:r>
          <w:rPr>
            <w:noProof/>
            <w:webHidden/>
          </w:rPr>
          <w:tab/>
        </w:r>
        <w:r>
          <w:rPr>
            <w:noProof/>
            <w:webHidden/>
          </w:rPr>
          <w:fldChar w:fldCharType="begin"/>
        </w:r>
        <w:r>
          <w:rPr>
            <w:noProof/>
            <w:webHidden/>
          </w:rPr>
          <w:instrText xml:space="preserve"> PAGEREF _Toc62137280 \h </w:instrText>
        </w:r>
        <w:r>
          <w:rPr>
            <w:noProof/>
            <w:webHidden/>
          </w:rPr>
        </w:r>
      </w:ins>
      <w:r>
        <w:rPr>
          <w:noProof/>
          <w:webHidden/>
        </w:rPr>
        <w:fldChar w:fldCharType="separate"/>
      </w:r>
      <w:ins w:id="33" w:author="hp" w:date="2021-01-21T16:01:00Z">
        <w:r>
          <w:rPr>
            <w:noProof/>
            <w:webHidden/>
          </w:rPr>
          <w:t>4</w:t>
        </w:r>
        <w:r>
          <w:rPr>
            <w:noProof/>
            <w:webHidden/>
          </w:rPr>
          <w:fldChar w:fldCharType="end"/>
        </w:r>
        <w:r w:rsidRPr="00F14D05">
          <w:rPr>
            <w:rStyle w:val="Hyperlink"/>
            <w:noProof/>
          </w:rPr>
          <w:fldChar w:fldCharType="end"/>
        </w:r>
      </w:ins>
    </w:p>
    <w:p w14:paraId="62CBCD7F" w14:textId="12701717" w:rsidR="00F17913" w:rsidRDefault="00F17913">
      <w:pPr>
        <w:pStyle w:val="TOC2"/>
        <w:tabs>
          <w:tab w:val="right" w:leader="dot" w:pos="10196"/>
        </w:tabs>
        <w:rPr>
          <w:ins w:id="34" w:author="hp" w:date="2021-01-21T16:01:00Z"/>
          <w:rFonts w:asciiTheme="minorHAnsi" w:eastAsiaTheme="minorEastAsia" w:hAnsiTheme="minorHAnsi" w:cstheme="minorBidi"/>
          <w:noProof/>
          <w:sz w:val="22"/>
          <w:szCs w:val="22"/>
          <w:highlight w:val="none"/>
          <w:lang w:val="fr-CM" w:eastAsia="fr-CM"/>
        </w:rPr>
      </w:pPr>
      <w:ins w:id="35" w:author="hp" w:date="2021-01-21T16:01:00Z">
        <w:r w:rsidRPr="00F14D05">
          <w:rPr>
            <w:rStyle w:val="Hyperlink"/>
            <w:noProof/>
          </w:rPr>
          <w:fldChar w:fldCharType="begin"/>
        </w:r>
        <w:r w:rsidRPr="00F14D05">
          <w:rPr>
            <w:rStyle w:val="Hyperlink"/>
            <w:noProof/>
          </w:rPr>
          <w:instrText xml:space="preserve"> </w:instrText>
        </w:r>
        <w:r>
          <w:rPr>
            <w:noProof/>
          </w:rPr>
          <w:instrText>HYPERLINK \l "_Toc62137281"</w:instrText>
        </w:r>
        <w:r w:rsidRPr="00F14D05">
          <w:rPr>
            <w:rStyle w:val="Hyperlink"/>
            <w:noProof/>
          </w:rPr>
          <w:instrText xml:space="preserve"> </w:instrText>
        </w:r>
        <w:r w:rsidRPr="00F14D05">
          <w:rPr>
            <w:rStyle w:val="Hyperlink"/>
            <w:noProof/>
          </w:rPr>
        </w:r>
        <w:r w:rsidRPr="00F14D05">
          <w:rPr>
            <w:rStyle w:val="Hyperlink"/>
            <w:noProof/>
          </w:rPr>
          <w:fldChar w:fldCharType="separate"/>
        </w:r>
        <w:r w:rsidRPr="00F14D05">
          <w:rPr>
            <w:rStyle w:val="Hyperlink"/>
            <w:noProof/>
          </w:rPr>
          <w:t>Testing</w:t>
        </w:r>
        <w:r>
          <w:rPr>
            <w:noProof/>
            <w:webHidden/>
          </w:rPr>
          <w:tab/>
        </w:r>
        <w:r>
          <w:rPr>
            <w:noProof/>
            <w:webHidden/>
          </w:rPr>
          <w:fldChar w:fldCharType="begin"/>
        </w:r>
        <w:r>
          <w:rPr>
            <w:noProof/>
            <w:webHidden/>
          </w:rPr>
          <w:instrText xml:space="preserve"> PAGEREF _Toc62137281 \h </w:instrText>
        </w:r>
        <w:r>
          <w:rPr>
            <w:noProof/>
            <w:webHidden/>
          </w:rPr>
        </w:r>
      </w:ins>
      <w:r>
        <w:rPr>
          <w:noProof/>
          <w:webHidden/>
        </w:rPr>
        <w:fldChar w:fldCharType="separate"/>
      </w:r>
      <w:ins w:id="36" w:author="hp" w:date="2021-01-21T16:01:00Z">
        <w:r>
          <w:rPr>
            <w:noProof/>
            <w:webHidden/>
          </w:rPr>
          <w:t>5</w:t>
        </w:r>
        <w:r>
          <w:rPr>
            <w:noProof/>
            <w:webHidden/>
          </w:rPr>
          <w:fldChar w:fldCharType="end"/>
        </w:r>
        <w:r w:rsidRPr="00F14D05">
          <w:rPr>
            <w:rStyle w:val="Hyperlink"/>
            <w:noProof/>
          </w:rPr>
          <w:fldChar w:fldCharType="end"/>
        </w:r>
      </w:ins>
    </w:p>
    <w:p w14:paraId="3F976B29" w14:textId="5E52E400" w:rsidR="00F17913" w:rsidRDefault="00F17913">
      <w:pPr>
        <w:pStyle w:val="TOC2"/>
        <w:tabs>
          <w:tab w:val="right" w:leader="dot" w:pos="10196"/>
        </w:tabs>
        <w:rPr>
          <w:ins w:id="37" w:author="hp" w:date="2021-01-21T16:01:00Z"/>
          <w:rFonts w:asciiTheme="minorHAnsi" w:eastAsiaTheme="minorEastAsia" w:hAnsiTheme="minorHAnsi" w:cstheme="minorBidi"/>
          <w:noProof/>
          <w:sz w:val="22"/>
          <w:szCs w:val="22"/>
          <w:highlight w:val="none"/>
          <w:lang w:val="fr-CM" w:eastAsia="fr-CM"/>
        </w:rPr>
      </w:pPr>
      <w:ins w:id="38" w:author="hp" w:date="2021-01-21T16:01:00Z">
        <w:r w:rsidRPr="00F14D05">
          <w:rPr>
            <w:rStyle w:val="Hyperlink"/>
            <w:noProof/>
          </w:rPr>
          <w:fldChar w:fldCharType="begin"/>
        </w:r>
        <w:r w:rsidRPr="00F14D05">
          <w:rPr>
            <w:rStyle w:val="Hyperlink"/>
            <w:noProof/>
          </w:rPr>
          <w:instrText xml:space="preserve"> </w:instrText>
        </w:r>
        <w:r>
          <w:rPr>
            <w:noProof/>
          </w:rPr>
          <w:instrText>HYPERLINK \l "_Toc62137282"</w:instrText>
        </w:r>
        <w:r w:rsidRPr="00F14D05">
          <w:rPr>
            <w:rStyle w:val="Hyperlink"/>
            <w:noProof/>
          </w:rPr>
          <w:instrText xml:space="preserve"> </w:instrText>
        </w:r>
        <w:r w:rsidRPr="00F14D05">
          <w:rPr>
            <w:rStyle w:val="Hyperlink"/>
            <w:noProof/>
          </w:rPr>
        </w:r>
        <w:r w:rsidRPr="00F14D05">
          <w:rPr>
            <w:rStyle w:val="Hyperlink"/>
            <w:noProof/>
          </w:rPr>
          <w:fldChar w:fldCharType="separate"/>
        </w:r>
        <w:r w:rsidRPr="00F14D05">
          <w:rPr>
            <w:rStyle w:val="Hyperlink"/>
            <w:noProof/>
          </w:rPr>
          <w:t>Questionnaire</w:t>
        </w:r>
        <w:r>
          <w:rPr>
            <w:noProof/>
            <w:webHidden/>
          </w:rPr>
          <w:tab/>
        </w:r>
        <w:r>
          <w:rPr>
            <w:noProof/>
            <w:webHidden/>
          </w:rPr>
          <w:fldChar w:fldCharType="begin"/>
        </w:r>
        <w:r>
          <w:rPr>
            <w:noProof/>
            <w:webHidden/>
          </w:rPr>
          <w:instrText xml:space="preserve"> PAGEREF _Toc62137282 \h </w:instrText>
        </w:r>
        <w:r>
          <w:rPr>
            <w:noProof/>
            <w:webHidden/>
          </w:rPr>
        </w:r>
      </w:ins>
      <w:r>
        <w:rPr>
          <w:noProof/>
          <w:webHidden/>
        </w:rPr>
        <w:fldChar w:fldCharType="separate"/>
      </w:r>
      <w:ins w:id="39" w:author="hp" w:date="2021-01-21T16:01:00Z">
        <w:r>
          <w:rPr>
            <w:noProof/>
            <w:webHidden/>
          </w:rPr>
          <w:t>5</w:t>
        </w:r>
        <w:r>
          <w:rPr>
            <w:noProof/>
            <w:webHidden/>
          </w:rPr>
          <w:fldChar w:fldCharType="end"/>
        </w:r>
        <w:r w:rsidRPr="00F14D05">
          <w:rPr>
            <w:rStyle w:val="Hyperlink"/>
            <w:noProof/>
          </w:rPr>
          <w:fldChar w:fldCharType="end"/>
        </w:r>
      </w:ins>
    </w:p>
    <w:p w14:paraId="2EF6DE8F" w14:textId="7B99BC8B" w:rsidR="00F17913" w:rsidRDefault="00F17913">
      <w:pPr>
        <w:pStyle w:val="TOC2"/>
        <w:tabs>
          <w:tab w:val="right" w:leader="dot" w:pos="10196"/>
        </w:tabs>
        <w:rPr>
          <w:ins w:id="40" w:author="hp" w:date="2021-01-21T16:01:00Z"/>
          <w:rFonts w:asciiTheme="minorHAnsi" w:eastAsiaTheme="minorEastAsia" w:hAnsiTheme="minorHAnsi" w:cstheme="minorBidi"/>
          <w:noProof/>
          <w:sz w:val="22"/>
          <w:szCs w:val="22"/>
          <w:highlight w:val="none"/>
          <w:lang w:val="fr-CM" w:eastAsia="fr-CM"/>
        </w:rPr>
      </w:pPr>
      <w:ins w:id="41" w:author="hp" w:date="2021-01-21T16:01:00Z">
        <w:r w:rsidRPr="00F14D05">
          <w:rPr>
            <w:rStyle w:val="Hyperlink"/>
            <w:noProof/>
          </w:rPr>
          <w:fldChar w:fldCharType="begin"/>
        </w:r>
        <w:r w:rsidRPr="00F14D05">
          <w:rPr>
            <w:rStyle w:val="Hyperlink"/>
            <w:noProof/>
          </w:rPr>
          <w:instrText xml:space="preserve"> </w:instrText>
        </w:r>
        <w:r>
          <w:rPr>
            <w:noProof/>
          </w:rPr>
          <w:instrText>HYPERLINK \l "_Toc62137283"</w:instrText>
        </w:r>
        <w:r w:rsidRPr="00F14D05">
          <w:rPr>
            <w:rStyle w:val="Hyperlink"/>
            <w:noProof/>
          </w:rPr>
          <w:instrText xml:space="preserve"> </w:instrText>
        </w:r>
        <w:r w:rsidRPr="00F14D05">
          <w:rPr>
            <w:rStyle w:val="Hyperlink"/>
            <w:noProof/>
          </w:rPr>
        </w:r>
        <w:r w:rsidRPr="00F14D05">
          <w:rPr>
            <w:rStyle w:val="Hyperlink"/>
            <w:noProof/>
          </w:rPr>
          <w:fldChar w:fldCharType="separate"/>
        </w:r>
        <w:r w:rsidRPr="00F14D05">
          <w:rPr>
            <w:rStyle w:val="Hyperlink"/>
            <w:noProof/>
          </w:rPr>
          <w:t>Field work</w:t>
        </w:r>
        <w:r>
          <w:rPr>
            <w:noProof/>
            <w:webHidden/>
          </w:rPr>
          <w:tab/>
        </w:r>
        <w:r>
          <w:rPr>
            <w:noProof/>
            <w:webHidden/>
          </w:rPr>
          <w:fldChar w:fldCharType="begin"/>
        </w:r>
        <w:r>
          <w:rPr>
            <w:noProof/>
            <w:webHidden/>
          </w:rPr>
          <w:instrText xml:space="preserve"> PAGEREF _Toc62137283 \h </w:instrText>
        </w:r>
        <w:r>
          <w:rPr>
            <w:noProof/>
            <w:webHidden/>
          </w:rPr>
        </w:r>
      </w:ins>
      <w:r>
        <w:rPr>
          <w:noProof/>
          <w:webHidden/>
        </w:rPr>
        <w:fldChar w:fldCharType="separate"/>
      </w:r>
      <w:ins w:id="42" w:author="hp" w:date="2021-01-21T16:01:00Z">
        <w:r>
          <w:rPr>
            <w:noProof/>
            <w:webHidden/>
          </w:rPr>
          <w:t>6</w:t>
        </w:r>
        <w:r>
          <w:rPr>
            <w:noProof/>
            <w:webHidden/>
          </w:rPr>
          <w:fldChar w:fldCharType="end"/>
        </w:r>
        <w:r w:rsidRPr="00F14D05">
          <w:rPr>
            <w:rStyle w:val="Hyperlink"/>
            <w:noProof/>
          </w:rPr>
          <w:fldChar w:fldCharType="end"/>
        </w:r>
      </w:ins>
    </w:p>
    <w:p w14:paraId="4FC4E58C" w14:textId="01BB13EC" w:rsidR="00F17913" w:rsidRDefault="00F17913">
      <w:pPr>
        <w:pStyle w:val="TOC2"/>
        <w:tabs>
          <w:tab w:val="right" w:leader="dot" w:pos="10196"/>
        </w:tabs>
        <w:rPr>
          <w:ins w:id="43" w:author="hp" w:date="2021-01-21T16:01:00Z"/>
          <w:rFonts w:asciiTheme="minorHAnsi" w:eastAsiaTheme="minorEastAsia" w:hAnsiTheme="minorHAnsi" w:cstheme="minorBidi"/>
          <w:noProof/>
          <w:sz w:val="22"/>
          <w:szCs w:val="22"/>
          <w:highlight w:val="none"/>
          <w:lang w:val="fr-CM" w:eastAsia="fr-CM"/>
        </w:rPr>
      </w:pPr>
      <w:ins w:id="44" w:author="hp" w:date="2021-01-21T16:01:00Z">
        <w:r w:rsidRPr="00F14D05">
          <w:rPr>
            <w:rStyle w:val="Hyperlink"/>
            <w:noProof/>
          </w:rPr>
          <w:fldChar w:fldCharType="begin"/>
        </w:r>
        <w:r w:rsidRPr="00F14D05">
          <w:rPr>
            <w:rStyle w:val="Hyperlink"/>
            <w:noProof/>
          </w:rPr>
          <w:instrText xml:space="preserve"> </w:instrText>
        </w:r>
        <w:r>
          <w:rPr>
            <w:noProof/>
          </w:rPr>
          <w:instrText>HYPERLINK \l "_Toc62137284"</w:instrText>
        </w:r>
        <w:r w:rsidRPr="00F14D05">
          <w:rPr>
            <w:rStyle w:val="Hyperlink"/>
            <w:noProof/>
          </w:rPr>
          <w:instrText xml:space="preserve"> </w:instrText>
        </w:r>
        <w:r w:rsidRPr="00F14D05">
          <w:rPr>
            <w:rStyle w:val="Hyperlink"/>
            <w:noProof/>
          </w:rPr>
        </w:r>
        <w:r w:rsidRPr="00F14D05">
          <w:rPr>
            <w:rStyle w:val="Hyperlink"/>
            <w:noProof/>
          </w:rPr>
          <w:fldChar w:fldCharType="separate"/>
        </w:r>
        <w:r w:rsidRPr="00F14D05">
          <w:rPr>
            <w:rStyle w:val="Hyperlink"/>
            <w:noProof/>
          </w:rPr>
          <w:t>Data management</w:t>
        </w:r>
        <w:r>
          <w:rPr>
            <w:noProof/>
            <w:webHidden/>
          </w:rPr>
          <w:tab/>
        </w:r>
        <w:r>
          <w:rPr>
            <w:noProof/>
            <w:webHidden/>
          </w:rPr>
          <w:fldChar w:fldCharType="begin"/>
        </w:r>
        <w:r>
          <w:rPr>
            <w:noProof/>
            <w:webHidden/>
          </w:rPr>
          <w:instrText xml:space="preserve"> PAGEREF _Toc62137284 \h </w:instrText>
        </w:r>
        <w:r>
          <w:rPr>
            <w:noProof/>
            <w:webHidden/>
          </w:rPr>
        </w:r>
      </w:ins>
      <w:r>
        <w:rPr>
          <w:noProof/>
          <w:webHidden/>
        </w:rPr>
        <w:fldChar w:fldCharType="separate"/>
      </w:r>
      <w:ins w:id="45" w:author="hp" w:date="2021-01-21T16:01:00Z">
        <w:r>
          <w:rPr>
            <w:noProof/>
            <w:webHidden/>
          </w:rPr>
          <w:t>6</w:t>
        </w:r>
        <w:r>
          <w:rPr>
            <w:noProof/>
            <w:webHidden/>
          </w:rPr>
          <w:fldChar w:fldCharType="end"/>
        </w:r>
        <w:r w:rsidRPr="00F14D05">
          <w:rPr>
            <w:rStyle w:val="Hyperlink"/>
            <w:noProof/>
          </w:rPr>
          <w:fldChar w:fldCharType="end"/>
        </w:r>
      </w:ins>
    </w:p>
    <w:p w14:paraId="4FA6FE48" w14:textId="3E41EF20" w:rsidR="00F17913" w:rsidRDefault="00F17913">
      <w:pPr>
        <w:pStyle w:val="TOC2"/>
        <w:tabs>
          <w:tab w:val="right" w:leader="dot" w:pos="10196"/>
        </w:tabs>
        <w:rPr>
          <w:ins w:id="46" w:author="hp" w:date="2021-01-21T16:01:00Z"/>
          <w:rFonts w:asciiTheme="minorHAnsi" w:eastAsiaTheme="minorEastAsia" w:hAnsiTheme="minorHAnsi" w:cstheme="minorBidi"/>
          <w:noProof/>
          <w:sz w:val="22"/>
          <w:szCs w:val="22"/>
          <w:highlight w:val="none"/>
          <w:lang w:val="fr-CM" w:eastAsia="fr-CM"/>
        </w:rPr>
      </w:pPr>
      <w:ins w:id="47" w:author="hp" w:date="2021-01-21T16:01:00Z">
        <w:r w:rsidRPr="00F14D05">
          <w:rPr>
            <w:rStyle w:val="Hyperlink"/>
            <w:noProof/>
          </w:rPr>
          <w:fldChar w:fldCharType="begin"/>
        </w:r>
        <w:r w:rsidRPr="00F14D05">
          <w:rPr>
            <w:rStyle w:val="Hyperlink"/>
            <w:noProof/>
          </w:rPr>
          <w:instrText xml:space="preserve"> </w:instrText>
        </w:r>
        <w:r>
          <w:rPr>
            <w:noProof/>
          </w:rPr>
          <w:instrText>HYPERLINK \l "_Toc62137285"</w:instrText>
        </w:r>
        <w:r w:rsidRPr="00F14D05">
          <w:rPr>
            <w:rStyle w:val="Hyperlink"/>
            <w:noProof/>
          </w:rPr>
          <w:instrText xml:space="preserve"> </w:instrText>
        </w:r>
        <w:r w:rsidRPr="00F14D05">
          <w:rPr>
            <w:rStyle w:val="Hyperlink"/>
            <w:noProof/>
          </w:rPr>
        </w:r>
        <w:r w:rsidRPr="00F14D05">
          <w:rPr>
            <w:rStyle w:val="Hyperlink"/>
            <w:noProof/>
          </w:rPr>
          <w:fldChar w:fldCharType="separate"/>
        </w:r>
        <w:r w:rsidRPr="00F14D05">
          <w:rPr>
            <w:rStyle w:val="Hyperlink"/>
            <w:noProof/>
          </w:rPr>
          <w:t>Data analysis</w:t>
        </w:r>
        <w:r>
          <w:rPr>
            <w:noProof/>
            <w:webHidden/>
          </w:rPr>
          <w:tab/>
        </w:r>
        <w:r>
          <w:rPr>
            <w:noProof/>
            <w:webHidden/>
          </w:rPr>
          <w:fldChar w:fldCharType="begin"/>
        </w:r>
        <w:r>
          <w:rPr>
            <w:noProof/>
            <w:webHidden/>
          </w:rPr>
          <w:instrText xml:space="preserve"> PAGEREF _Toc62137285 \h </w:instrText>
        </w:r>
        <w:r>
          <w:rPr>
            <w:noProof/>
            <w:webHidden/>
          </w:rPr>
        </w:r>
      </w:ins>
      <w:r>
        <w:rPr>
          <w:noProof/>
          <w:webHidden/>
        </w:rPr>
        <w:fldChar w:fldCharType="separate"/>
      </w:r>
      <w:ins w:id="48" w:author="hp" w:date="2021-01-21T16:01:00Z">
        <w:r>
          <w:rPr>
            <w:noProof/>
            <w:webHidden/>
          </w:rPr>
          <w:t>6</w:t>
        </w:r>
        <w:r>
          <w:rPr>
            <w:noProof/>
            <w:webHidden/>
          </w:rPr>
          <w:fldChar w:fldCharType="end"/>
        </w:r>
        <w:r w:rsidRPr="00F14D05">
          <w:rPr>
            <w:rStyle w:val="Hyperlink"/>
            <w:noProof/>
          </w:rPr>
          <w:fldChar w:fldCharType="end"/>
        </w:r>
      </w:ins>
    </w:p>
    <w:p w14:paraId="5475E280" w14:textId="2C69363E" w:rsidR="00F17913" w:rsidRDefault="00F17913">
      <w:pPr>
        <w:pStyle w:val="TOC3"/>
        <w:tabs>
          <w:tab w:val="right" w:leader="dot" w:pos="10196"/>
        </w:tabs>
        <w:rPr>
          <w:ins w:id="49" w:author="hp" w:date="2021-01-21T16:01:00Z"/>
          <w:rFonts w:asciiTheme="minorHAnsi" w:eastAsiaTheme="minorEastAsia" w:hAnsiTheme="minorHAnsi" w:cstheme="minorBidi"/>
          <w:noProof/>
          <w:sz w:val="22"/>
          <w:szCs w:val="22"/>
          <w:highlight w:val="none"/>
          <w:lang w:val="fr-CM" w:eastAsia="fr-CM"/>
        </w:rPr>
      </w:pPr>
      <w:ins w:id="50" w:author="hp" w:date="2021-01-21T16:01:00Z">
        <w:r w:rsidRPr="00F14D05">
          <w:rPr>
            <w:rStyle w:val="Hyperlink"/>
            <w:noProof/>
          </w:rPr>
          <w:fldChar w:fldCharType="begin"/>
        </w:r>
        <w:r w:rsidRPr="00F14D05">
          <w:rPr>
            <w:rStyle w:val="Hyperlink"/>
            <w:noProof/>
          </w:rPr>
          <w:instrText xml:space="preserve"> </w:instrText>
        </w:r>
        <w:r>
          <w:rPr>
            <w:noProof/>
          </w:rPr>
          <w:instrText>HYPERLINK \l "_Toc62137286"</w:instrText>
        </w:r>
        <w:r w:rsidRPr="00F14D05">
          <w:rPr>
            <w:rStyle w:val="Hyperlink"/>
            <w:noProof/>
          </w:rPr>
          <w:instrText xml:space="preserve"> </w:instrText>
        </w:r>
        <w:r w:rsidRPr="00F14D05">
          <w:rPr>
            <w:rStyle w:val="Hyperlink"/>
            <w:noProof/>
          </w:rPr>
        </w:r>
        <w:r w:rsidRPr="00F14D05">
          <w:rPr>
            <w:rStyle w:val="Hyperlink"/>
            <w:noProof/>
          </w:rPr>
          <w:fldChar w:fldCharType="separate"/>
        </w:r>
        <w:r w:rsidRPr="00F14D05">
          <w:rPr>
            <w:rStyle w:val="Hyperlink"/>
            <w:noProof/>
            <w:lang w:val="en-US"/>
          </w:rPr>
          <w:t>Seroprevalence estimation</w:t>
        </w:r>
        <w:r>
          <w:rPr>
            <w:noProof/>
            <w:webHidden/>
          </w:rPr>
          <w:tab/>
        </w:r>
        <w:r>
          <w:rPr>
            <w:noProof/>
            <w:webHidden/>
          </w:rPr>
          <w:fldChar w:fldCharType="begin"/>
        </w:r>
        <w:r>
          <w:rPr>
            <w:noProof/>
            <w:webHidden/>
          </w:rPr>
          <w:instrText xml:space="preserve"> PAGEREF _Toc62137286 \h </w:instrText>
        </w:r>
        <w:r>
          <w:rPr>
            <w:noProof/>
            <w:webHidden/>
          </w:rPr>
        </w:r>
      </w:ins>
      <w:r>
        <w:rPr>
          <w:noProof/>
          <w:webHidden/>
        </w:rPr>
        <w:fldChar w:fldCharType="separate"/>
      </w:r>
      <w:ins w:id="51" w:author="hp" w:date="2021-01-21T16:01:00Z">
        <w:r>
          <w:rPr>
            <w:noProof/>
            <w:webHidden/>
          </w:rPr>
          <w:t>6</w:t>
        </w:r>
        <w:r>
          <w:rPr>
            <w:noProof/>
            <w:webHidden/>
          </w:rPr>
          <w:fldChar w:fldCharType="end"/>
        </w:r>
        <w:r w:rsidRPr="00F14D05">
          <w:rPr>
            <w:rStyle w:val="Hyperlink"/>
            <w:noProof/>
          </w:rPr>
          <w:fldChar w:fldCharType="end"/>
        </w:r>
      </w:ins>
    </w:p>
    <w:p w14:paraId="497F3A3E" w14:textId="3B848E87" w:rsidR="00F17913" w:rsidRDefault="00F17913">
      <w:pPr>
        <w:pStyle w:val="TOC3"/>
        <w:tabs>
          <w:tab w:val="right" w:leader="dot" w:pos="10196"/>
        </w:tabs>
        <w:rPr>
          <w:ins w:id="52" w:author="hp" w:date="2021-01-21T16:01:00Z"/>
          <w:rFonts w:asciiTheme="minorHAnsi" w:eastAsiaTheme="minorEastAsia" w:hAnsiTheme="minorHAnsi" w:cstheme="minorBidi"/>
          <w:noProof/>
          <w:sz w:val="22"/>
          <w:szCs w:val="22"/>
          <w:highlight w:val="none"/>
          <w:lang w:val="fr-CM" w:eastAsia="fr-CM"/>
        </w:rPr>
      </w:pPr>
      <w:ins w:id="53" w:author="hp" w:date="2021-01-21T16:01:00Z">
        <w:r w:rsidRPr="00F14D05">
          <w:rPr>
            <w:rStyle w:val="Hyperlink"/>
            <w:noProof/>
          </w:rPr>
          <w:fldChar w:fldCharType="begin"/>
        </w:r>
        <w:r w:rsidRPr="00F14D05">
          <w:rPr>
            <w:rStyle w:val="Hyperlink"/>
            <w:noProof/>
          </w:rPr>
          <w:instrText xml:space="preserve"> </w:instrText>
        </w:r>
        <w:r>
          <w:rPr>
            <w:noProof/>
          </w:rPr>
          <w:instrText>HYPERLINK \l "_Toc62137287"</w:instrText>
        </w:r>
        <w:r w:rsidRPr="00F14D05">
          <w:rPr>
            <w:rStyle w:val="Hyperlink"/>
            <w:noProof/>
          </w:rPr>
          <w:instrText xml:space="preserve"> </w:instrText>
        </w:r>
        <w:r w:rsidRPr="00F14D05">
          <w:rPr>
            <w:rStyle w:val="Hyperlink"/>
            <w:noProof/>
          </w:rPr>
        </w:r>
        <w:r w:rsidRPr="00F14D05">
          <w:rPr>
            <w:rStyle w:val="Hyperlink"/>
            <w:noProof/>
          </w:rPr>
          <w:fldChar w:fldCharType="separate"/>
        </w:r>
        <w:r w:rsidRPr="00F14D05">
          <w:rPr>
            <w:rStyle w:val="Hyperlink"/>
            <w:noProof/>
            <w:lang w:val="en-US"/>
          </w:rPr>
          <w:t>Risk factor analysis</w:t>
        </w:r>
        <w:r>
          <w:rPr>
            <w:noProof/>
            <w:webHidden/>
          </w:rPr>
          <w:tab/>
        </w:r>
        <w:r>
          <w:rPr>
            <w:noProof/>
            <w:webHidden/>
          </w:rPr>
          <w:fldChar w:fldCharType="begin"/>
        </w:r>
        <w:r>
          <w:rPr>
            <w:noProof/>
            <w:webHidden/>
          </w:rPr>
          <w:instrText xml:space="preserve"> PAGEREF _Toc62137287 \h </w:instrText>
        </w:r>
        <w:r>
          <w:rPr>
            <w:noProof/>
            <w:webHidden/>
          </w:rPr>
        </w:r>
      </w:ins>
      <w:r>
        <w:rPr>
          <w:noProof/>
          <w:webHidden/>
        </w:rPr>
        <w:fldChar w:fldCharType="separate"/>
      </w:r>
      <w:ins w:id="54" w:author="hp" w:date="2021-01-21T16:01:00Z">
        <w:r>
          <w:rPr>
            <w:noProof/>
            <w:webHidden/>
          </w:rPr>
          <w:t>7</w:t>
        </w:r>
        <w:r>
          <w:rPr>
            <w:noProof/>
            <w:webHidden/>
          </w:rPr>
          <w:fldChar w:fldCharType="end"/>
        </w:r>
        <w:r w:rsidRPr="00F14D05">
          <w:rPr>
            <w:rStyle w:val="Hyperlink"/>
            <w:noProof/>
          </w:rPr>
          <w:fldChar w:fldCharType="end"/>
        </w:r>
      </w:ins>
    </w:p>
    <w:p w14:paraId="30EA2C06" w14:textId="542E69F4" w:rsidR="00F17913" w:rsidRDefault="00F17913">
      <w:pPr>
        <w:pStyle w:val="TOC2"/>
        <w:tabs>
          <w:tab w:val="right" w:leader="dot" w:pos="10196"/>
        </w:tabs>
        <w:rPr>
          <w:ins w:id="55" w:author="hp" w:date="2021-01-21T16:01:00Z"/>
          <w:rFonts w:asciiTheme="minorHAnsi" w:eastAsiaTheme="minorEastAsia" w:hAnsiTheme="minorHAnsi" w:cstheme="minorBidi"/>
          <w:noProof/>
          <w:sz w:val="22"/>
          <w:szCs w:val="22"/>
          <w:highlight w:val="none"/>
          <w:lang w:val="fr-CM" w:eastAsia="fr-CM"/>
        </w:rPr>
      </w:pPr>
      <w:ins w:id="56" w:author="hp" w:date="2021-01-21T16:01:00Z">
        <w:r w:rsidRPr="00F14D05">
          <w:rPr>
            <w:rStyle w:val="Hyperlink"/>
            <w:noProof/>
          </w:rPr>
          <w:fldChar w:fldCharType="begin"/>
        </w:r>
        <w:r w:rsidRPr="00F14D05">
          <w:rPr>
            <w:rStyle w:val="Hyperlink"/>
            <w:noProof/>
          </w:rPr>
          <w:instrText xml:space="preserve"> </w:instrText>
        </w:r>
        <w:r>
          <w:rPr>
            <w:noProof/>
          </w:rPr>
          <w:instrText>HYPERLINK \l "_Toc62137288"</w:instrText>
        </w:r>
        <w:r w:rsidRPr="00F14D05">
          <w:rPr>
            <w:rStyle w:val="Hyperlink"/>
            <w:noProof/>
          </w:rPr>
          <w:instrText xml:space="preserve"> </w:instrText>
        </w:r>
        <w:r w:rsidRPr="00F14D05">
          <w:rPr>
            <w:rStyle w:val="Hyperlink"/>
            <w:noProof/>
          </w:rPr>
        </w:r>
        <w:r w:rsidRPr="00F14D05">
          <w:rPr>
            <w:rStyle w:val="Hyperlink"/>
            <w:noProof/>
          </w:rPr>
          <w:fldChar w:fldCharType="separate"/>
        </w:r>
        <w:r w:rsidRPr="00F14D05">
          <w:rPr>
            <w:rStyle w:val="Hyperlink"/>
            <w:noProof/>
          </w:rPr>
          <w:t>Ethical considerations</w:t>
        </w:r>
        <w:r>
          <w:rPr>
            <w:noProof/>
            <w:webHidden/>
          </w:rPr>
          <w:tab/>
        </w:r>
        <w:r>
          <w:rPr>
            <w:noProof/>
            <w:webHidden/>
          </w:rPr>
          <w:fldChar w:fldCharType="begin"/>
        </w:r>
        <w:r>
          <w:rPr>
            <w:noProof/>
            <w:webHidden/>
          </w:rPr>
          <w:instrText xml:space="preserve"> PAGEREF _Toc62137288 \h </w:instrText>
        </w:r>
        <w:r>
          <w:rPr>
            <w:noProof/>
            <w:webHidden/>
          </w:rPr>
        </w:r>
      </w:ins>
      <w:r>
        <w:rPr>
          <w:noProof/>
          <w:webHidden/>
        </w:rPr>
        <w:fldChar w:fldCharType="separate"/>
      </w:r>
      <w:ins w:id="57" w:author="hp" w:date="2021-01-21T16:01:00Z">
        <w:r>
          <w:rPr>
            <w:noProof/>
            <w:webHidden/>
          </w:rPr>
          <w:t>8</w:t>
        </w:r>
        <w:r>
          <w:rPr>
            <w:noProof/>
            <w:webHidden/>
          </w:rPr>
          <w:fldChar w:fldCharType="end"/>
        </w:r>
        <w:r w:rsidRPr="00F14D05">
          <w:rPr>
            <w:rStyle w:val="Hyperlink"/>
            <w:noProof/>
          </w:rPr>
          <w:fldChar w:fldCharType="end"/>
        </w:r>
      </w:ins>
    </w:p>
    <w:p w14:paraId="22A7B14E" w14:textId="7011BB02" w:rsidR="00F17913" w:rsidRDefault="00F17913">
      <w:pPr>
        <w:pStyle w:val="TOC2"/>
        <w:tabs>
          <w:tab w:val="right" w:leader="dot" w:pos="10196"/>
        </w:tabs>
        <w:rPr>
          <w:ins w:id="58" w:author="hp" w:date="2021-01-21T16:01:00Z"/>
          <w:rFonts w:asciiTheme="minorHAnsi" w:eastAsiaTheme="minorEastAsia" w:hAnsiTheme="minorHAnsi" w:cstheme="minorBidi"/>
          <w:noProof/>
          <w:sz w:val="22"/>
          <w:szCs w:val="22"/>
          <w:highlight w:val="none"/>
          <w:lang w:val="fr-CM" w:eastAsia="fr-CM"/>
        </w:rPr>
      </w:pPr>
      <w:ins w:id="59" w:author="hp" w:date="2021-01-21T16:01:00Z">
        <w:r w:rsidRPr="00F14D05">
          <w:rPr>
            <w:rStyle w:val="Hyperlink"/>
            <w:noProof/>
          </w:rPr>
          <w:fldChar w:fldCharType="begin"/>
        </w:r>
        <w:r w:rsidRPr="00F14D05">
          <w:rPr>
            <w:rStyle w:val="Hyperlink"/>
            <w:noProof/>
          </w:rPr>
          <w:instrText xml:space="preserve"> </w:instrText>
        </w:r>
        <w:r>
          <w:rPr>
            <w:noProof/>
          </w:rPr>
          <w:instrText>HYPERLINK \l "_Toc62137289"</w:instrText>
        </w:r>
        <w:r w:rsidRPr="00F14D05">
          <w:rPr>
            <w:rStyle w:val="Hyperlink"/>
            <w:noProof/>
          </w:rPr>
          <w:instrText xml:space="preserve"> </w:instrText>
        </w:r>
        <w:r w:rsidRPr="00F14D05">
          <w:rPr>
            <w:rStyle w:val="Hyperlink"/>
            <w:noProof/>
          </w:rPr>
        </w:r>
        <w:r w:rsidRPr="00F14D05">
          <w:rPr>
            <w:rStyle w:val="Hyperlink"/>
            <w:noProof/>
          </w:rPr>
          <w:fldChar w:fldCharType="separate"/>
        </w:r>
        <w:r w:rsidRPr="00F14D05">
          <w:rPr>
            <w:rStyle w:val="Hyperlink"/>
            <w:noProof/>
          </w:rPr>
          <w:t>Participation rate</w:t>
        </w:r>
        <w:r>
          <w:rPr>
            <w:noProof/>
            <w:webHidden/>
          </w:rPr>
          <w:tab/>
        </w:r>
        <w:r>
          <w:rPr>
            <w:noProof/>
            <w:webHidden/>
          </w:rPr>
          <w:fldChar w:fldCharType="begin"/>
        </w:r>
        <w:r>
          <w:rPr>
            <w:noProof/>
            <w:webHidden/>
          </w:rPr>
          <w:instrText xml:space="preserve"> PAGEREF _Toc62137289 \h </w:instrText>
        </w:r>
        <w:r>
          <w:rPr>
            <w:noProof/>
            <w:webHidden/>
          </w:rPr>
        </w:r>
      </w:ins>
      <w:r>
        <w:rPr>
          <w:noProof/>
          <w:webHidden/>
        </w:rPr>
        <w:fldChar w:fldCharType="separate"/>
      </w:r>
      <w:ins w:id="60" w:author="hp" w:date="2021-01-21T16:01:00Z">
        <w:r>
          <w:rPr>
            <w:noProof/>
            <w:webHidden/>
          </w:rPr>
          <w:t>9</w:t>
        </w:r>
        <w:r>
          <w:rPr>
            <w:noProof/>
            <w:webHidden/>
          </w:rPr>
          <w:fldChar w:fldCharType="end"/>
        </w:r>
        <w:r w:rsidRPr="00F14D05">
          <w:rPr>
            <w:rStyle w:val="Hyperlink"/>
            <w:noProof/>
          </w:rPr>
          <w:fldChar w:fldCharType="end"/>
        </w:r>
      </w:ins>
    </w:p>
    <w:p w14:paraId="1649CFFC" w14:textId="468F78F8" w:rsidR="00F17913" w:rsidRDefault="00F17913">
      <w:pPr>
        <w:pStyle w:val="TOC2"/>
        <w:tabs>
          <w:tab w:val="right" w:leader="dot" w:pos="10196"/>
        </w:tabs>
        <w:rPr>
          <w:ins w:id="61" w:author="hp" w:date="2021-01-21T16:01:00Z"/>
          <w:rFonts w:asciiTheme="minorHAnsi" w:eastAsiaTheme="minorEastAsia" w:hAnsiTheme="minorHAnsi" w:cstheme="minorBidi"/>
          <w:noProof/>
          <w:sz w:val="22"/>
          <w:szCs w:val="22"/>
          <w:highlight w:val="none"/>
          <w:lang w:val="fr-CM" w:eastAsia="fr-CM"/>
        </w:rPr>
      </w:pPr>
      <w:ins w:id="62" w:author="hp" w:date="2021-01-21T16:01:00Z">
        <w:r w:rsidRPr="00F14D05">
          <w:rPr>
            <w:rStyle w:val="Hyperlink"/>
            <w:noProof/>
          </w:rPr>
          <w:fldChar w:fldCharType="begin"/>
        </w:r>
        <w:r w:rsidRPr="00F14D05">
          <w:rPr>
            <w:rStyle w:val="Hyperlink"/>
            <w:noProof/>
          </w:rPr>
          <w:instrText xml:space="preserve"> </w:instrText>
        </w:r>
        <w:r>
          <w:rPr>
            <w:noProof/>
          </w:rPr>
          <w:instrText>HYPERLINK \l "_Toc62137290"</w:instrText>
        </w:r>
        <w:r w:rsidRPr="00F14D05">
          <w:rPr>
            <w:rStyle w:val="Hyperlink"/>
            <w:noProof/>
          </w:rPr>
          <w:instrText xml:space="preserve"> </w:instrText>
        </w:r>
        <w:r w:rsidRPr="00F14D05">
          <w:rPr>
            <w:rStyle w:val="Hyperlink"/>
            <w:noProof/>
          </w:rPr>
        </w:r>
        <w:r w:rsidRPr="00F14D05">
          <w:rPr>
            <w:rStyle w:val="Hyperlink"/>
            <w:noProof/>
          </w:rPr>
          <w:fldChar w:fldCharType="separate"/>
        </w:r>
        <w:r w:rsidRPr="00F14D05">
          <w:rPr>
            <w:rStyle w:val="Hyperlink"/>
            <w:noProof/>
          </w:rPr>
          <w:t>Respondent and household characteristics</w:t>
        </w:r>
        <w:r>
          <w:rPr>
            <w:noProof/>
            <w:webHidden/>
          </w:rPr>
          <w:tab/>
        </w:r>
        <w:r>
          <w:rPr>
            <w:noProof/>
            <w:webHidden/>
          </w:rPr>
          <w:fldChar w:fldCharType="begin"/>
        </w:r>
        <w:r>
          <w:rPr>
            <w:noProof/>
            <w:webHidden/>
          </w:rPr>
          <w:instrText xml:space="preserve"> PAGEREF _Toc62137290 \h </w:instrText>
        </w:r>
        <w:r>
          <w:rPr>
            <w:noProof/>
            <w:webHidden/>
          </w:rPr>
        </w:r>
      </w:ins>
      <w:r>
        <w:rPr>
          <w:noProof/>
          <w:webHidden/>
        </w:rPr>
        <w:fldChar w:fldCharType="separate"/>
      </w:r>
      <w:ins w:id="63" w:author="hp" w:date="2021-01-21T16:01:00Z">
        <w:r>
          <w:rPr>
            <w:noProof/>
            <w:webHidden/>
          </w:rPr>
          <w:t>9</w:t>
        </w:r>
        <w:r>
          <w:rPr>
            <w:noProof/>
            <w:webHidden/>
          </w:rPr>
          <w:fldChar w:fldCharType="end"/>
        </w:r>
        <w:r w:rsidRPr="00F14D05">
          <w:rPr>
            <w:rStyle w:val="Hyperlink"/>
            <w:noProof/>
          </w:rPr>
          <w:fldChar w:fldCharType="end"/>
        </w:r>
      </w:ins>
    </w:p>
    <w:p w14:paraId="28BCB770" w14:textId="53AB91B7" w:rsidR="00F17913" w:rsidRDefault="00F17913">
      <w:pPr>
        <w:pStyle w:val="TOC2"/>
        <w:tabs>
          <w:tab w:val="right" w:leader="dot" w:pos="10196"/>
        </w:tabs>
        <w:rPr>
          <w:ins w:id="64" w:author="hp" w:date="2021-01-21T16:01:00Z"/>
          <w:rFonts w:asciiTheme="minorHAnsi" w:eastAsiaTheme="minorEastAsia" w:hAnsiTheme="minorHAnsi" w:cstheme="minorBidi"/>
          <w:noProof/>
          <w:sz w:val="22"/>
          <w:szCs w:val="22"/>
          <w:highlight w:val="none"/>
          <w:lang w:val="fr-CM" w:eastAsia="fr-CM"/>
        </w:rPr>
      </w:pPr>
      <w:ins w:id="65" w:author="hp" w:date="2021-01-21T16:01:00Z">
        <w:r w:rsidRPr="00F14D05">
          <w:rPr>
            <w:rStyle w:val="Hyperlink"/>
            <w:noProof/>
          </w:rPr>
          <w:fldChar w:fldCharType="begin"/>
        </w:r>
        <w:r w:rsidRPr="00F14D05">
          <w:rPr>
            <w:rStyle w:val="Hyperlink"/>
            <w:noProof/>
          </w:rPr>
          <w:instrText xml:space="preserve"> </w:instrText>
        </w:r>
        <w:r>
          <w:rPr>
            <w:noProof/>
          </w:rPr>
          <w:instrText>HYPERLINK \l "_Toc62137291"</w:instrText>
        </w:r>
        <w:r w:rsidRPr="00F14D05">
          <w:rPr>
            <w:rStyle w:val="Hyperlink"/>
            <w:noProof/>
          </w:rPr>
          <w:instrText xml:space="preserve"> </w:instrText>
        </w:r>
        <w:r w:rsidRPr="00F14D05">
          <w:rPr>
            <w:rStyle w:val="Hyperlink"/>
            <w:noProof/>
          </w:rPr>
        </w:r>
        <w:r w:rsidRPr="00F14D05">
          <w:rPr>
            <w:rStyle w:val="Hyperlink"/>
            <w:noProof/>
          </w:rPr>
          <w:fldChar w:fldCharType="separate"/>
        </w:r>
        <w:r w:rsidRPr="00F14D05">
          <w:rPr>
            <w:rStyle w:val="Hyperlink"/>
            <w:noProof/>
          </w:rPr>
          <w:t>Seroprevalence estimates</w:t>
        </w:r>
        <w:r>
          <w:rPr>
            <w:noProof/>
            <w:webHidden/>
          </w:rPr>
          <w:tab/>
        </w:r>
        <w:r>
          <w:rPr>
            <w:noProof/>
            <w:webHidden/>
          </w:rPr>
          <w:fldChar w:fldCharType="begin"/>
        </w:r>
        <w:r>
          <w:rPr>
            <w:noProof/>
            <w:webHidden/>
          </w:rPr>
          <w:instrText xml:space="preserve"> PAGEREF _Toc62137291 \h </w:instrText>
        </w:r>
        <w:r>
          <w:rPr>
            <w:noProof/>
            <w:webHidden/>
          </w:rPr>
        </w:r>
      </w:ins>
      <w:r>
        <w:rPr>
          <w:noProof/>
          <w:webHidden/>
        </w:rPr>
        <w:fldChar w:fldCharType="separate"/>
      </w:r>
      <w:ins w:id="66" w:author="hp" w:date="2021-01-21T16:01:00Z">
        <w:r>
          <w:rPr>
            <w:noProof/>
            <w:webHidden/>
          </w:rPr>
          <w:t>11</w:t>
        </w:r>
        <w:r>
          <w:rPr>
            <w:noProof/>
            <w:webHidden/>
          </w:rPr>
          <w:fldChar w:fldCharType="end"/>
        </w:r>
        <w:r w:rsidRPr="00F14D05">
          <w:rPr>
            <w:rStyle w:val="Hyperlink"/>
            <w:noProof/>
          </w:rPr>
          <w:fldChar w:fldCharType="end"/>
        </w:r>
      </w:ins>
    </w:p>
    <w:p w14:paraId="6AD602B3" w14:textId="1169A19D" w:rsidR="00F17913" w:rsidRDefault="00F17913">
      <w:pPr>
        <w:pStyle w:val="TOC2"/>
        <w:tabs>
          <w:tab w:val="right" w:leader="dot" w:pos="10196"/>
        </w:tabs>
        <w:rPr>
          <w:ins w:id="67" w:author="hp" w:date="2021-01-21T16:01:00Z"/>
          <w:rFonts w:asciiTheme="minorHAnsi" w:eastAsiaTheme="minorEastAsia" w:hAnsiTheme="minorHAnsi" w:cstheme="minorBidi"/>
          <w:noProof/>
          <w:sz w:val="22"/>
          <w:szCs w:val="22"/>
          <w:highlight w:val="none"/>
          <w:lang w:val="fr-CM" w:eastAsia="fr-CM"/>
        </w:rPr>
      </w:pPr>
      <w:ins w:id="68" w:author="hp" w:date="2021-01-21T16:01:00Z">
        <w:r w:rsidRPr="00F14D05">
          <w:rPr>
            <w:rStyle w:val="Hyperlink"/>
            <w:noProof/>
          </w:rPr>
          <w:fldChar w:fldCharType="begin"/>
        </w:r>
        <w:r w:rsidRPr="00F14D05">
          <w:rPr>
            <w:rStyle w:val="Hyperlink"/>
            <w:noProof/>
          </w:rPr>
          <w:instrText xml:space="preserve"> </w:instrText>
        </w:r>
        <w:r>
          <w:rPr>
            <w:noProof/>
          </w:rPr>
          <w:instrText>HYPERLINK \l "_Toc62137292"</w:instrText>
        </w:r>
        <w:r w:rsidRPr="00F14D05">
          <w:rPr>
            <w:rStyle w:val="Hyperlink"/>
            <w:noProof/>
          </w:rPr>
          <w:instrText xml:space="preserve"> </w:instrText>
        </w:r>
        <w:r w:rsidRPr="00F14D05">
          <w:rPr>
            <w:rStyle w:val="Hyperlink"/>
            <w:noProof/>
          </w:rPr>
        </w:r>
        <w:r w:rsidRPr="00F14D05">
          <w:rPr>
            <w:rStyle w:val="Hyperlink"/>
            <w:noProof/>
          </w:rPr>
          <w:fldChar w:fldCharType="separate"/>
        </w:r>
        <w:r w:rsidRPr="00F14D05">
          <w:rPr>
            <w:rStyle w:val="Hyperlink"/>
            <w:noProof/>
          </w:rPr>
          <w:t>Risk factors for seropositivity</w:t>
        </w:r>
        <w:r>
          <w:rPr>
            <w:noProof/>
            <w:webHidden/>
          </w:rPr>
          <w:tab/>
        </w:r>
        <w:r>
          <w:rPr>
            <w:noProof/>
            <w:webHidden/>
          </w:rPr>
          <w:fldChar w:fldCharType="begin"/>
        </w:r>
        <w:r>
          <w:rPr>
            <w:noProof/>
            <w:webHidden/>
          </w:rPr>
          <w:instrText xml:space="preserve"> PAGEREF _Toc62137292 \h </w:instrText>
        </w:r>
        <w:r>
          <w:rPr>
            <w:noProof/>
            <w:webHidden/>
          </w:rPr>
        </w:r>
      </w:ins>
      <w:r>
        <w:rPr>
          <w:noProof/>
          <w:webHidden/>
        </w:rPr>
        <w:fldChar w:fldCharType="separate"/>
      </w:r>
      <w:ins w:id="69" w:author="hp" w:date="2021-01-21T16:01:00Z">
        <w:r>
          <w:rPr>
            <w:noProof/>
            <w:webHidden/>
          </w:rPr>
          <w:t>13</w:t>
        </w:r>
        <w:r>
          <w:rPr>
            <w:noProof/>
            <w:webHidden/>
          </w:rPr>
          <w:fldChar w:fldCharType="end"/>
        </w:r>
        <w:r w:rsidRPr="00F14D05">
          <w:rPr>
            <w:rStyle w:val="Hyperlink"/>
            <w:noProof/>
          </w:rPr>
          <w:fldChar w:fldCharType="end"/>
        </w:r>
      </w:ins>
    </w:p>
    <w:p w14:paraId="2F328404" w14:textId="536CC6AD" w:rsidR="00F17913" w:rsidRDefault="00F17913">
      <w:pPr>
        <w:pStyle w:val="TOC2"/>
        <w:tabs>
          <w:tab w:val="right" w:leader="dot" w:pos="10196"/>
        </w:tabs>
        <w:rPr>
          <w:ins w:id="70" w:author="hp" w:date="2021-01-21T16:01:00Z"/>
          <w:rFonts w:asciiTheme="minorHAnsi" w:eastAsiaTheme="minorEastAsia" w:hAnsiTheme="minorHAnsi" w:cstheme="minorBidi"/>
          <w:noProof/>
          <w:sz w:val="22"/>
          <w:szCs w:val="22"/>
          <w:highlight w:val="none"/>
          <w:lang w:val="fr-CM" w:eastAsia="fr-CM"/>
        </w:rPr>
      </w:pPr>
      <w:ins w:id="71" w:author="hp" w:date="2021-01-21T16:01:00Z">
        <w:r w:rsidRPr="00F14D05">
          <w:rPr>
            <w:rStyle w:val="Hyperlink"/>
            <w:noProof/>
          </w:rPr>
          <w:fldChar w:fldCharType="begin"/>
        </w:r>
        <w:r w:rsidRPr="00F14D05">
          <w:rPr>
            <w:rStyle w:val="Hyperlink"/>
            <w:noProof/>
          </w:rPr>
          <w:instrText xml:space="preserve"> </w:instrText>
        </w:r>
        <w:r>
          <w:rPr>
            <w:noProof/>
          </w:rPr>
          <w:instrText>HYPERLINK \l "_Toc62137293"</w:instrText>
        </w:r>
        <w:r w:rsidRPr="00F14D05">
          <w:rPr>
            <w:rStyle w:val="Hyperlink"/>
            <w:noProof/>
          </w:rPr>
          <w:instrText xml:space="preserve"> </w:instrText>
        </w:r>
        <w:r w:rsidRPr="00F14D05">
          <w:rPr>
            <w:rStyle w:val="Hyperlink"/>
            <w:noProof/>
          </w:rPr>
        </w:r>
        <w:r w:rsidRPr="00F14D05">
          <w:rPr>
            <w:rStyle w:val="Hyperlink"/>
            <w:noProof/>
          </w:rPr>
          <w:fldChar w:fldCharType="separate"/>
        </w:r>
        <w:r>
          <w:rPr>
            <w:noProof/>
            <w:webHidden/>
          </w:rPr>
          <w:tab/>
        </w:r>
        <w:r>
          <w:rPr>
            <w:noProof/>
            <w:webHidden/>
          </w:rPr>
          <w:fldChar w:fldCharType="begin"/>
        </w:r>
        <w:r>
          <w:rPr>
            <w:noProof/>
            <w:webHidden/>
          </w:rPr>
          <w:instrText xml:space="preserve"> PAGEREF _Toc62137293 \h </w:instrText>
        </w:r>
        <w:r>
          <w:rPr>
            <w:noProof/>
            <w:webHidden/>
          </w:rPr>
        </w:r>
      </w:ins>
      <w:r>
        <w:rPr>
          <w:noProof/>
          <w:webHidden/>
        </w:rPr>
        <w:fldChar w:fldCharType="separate"/>
      </w:r>
      <w:ins w:id="72" w:author="hp" w:date="2021-01-21T16:01:00Z">
        <w:r>
          <w:rPr>
            <w:noProof/>
            <w:webHidden/>
          </w:rPr>
          <w:t>14</w:t>
        </w:r>
        <w:r>
          <w:rPr>
            <w:noProof/>
            <w:webHidden/>
          </w:rPr>
          <w:fldChar w:fldCharType="end"/>
        </w:r>
        <w:r w:rsidRPr="00F14D05">
          <w:rPr>
            <w:rStyle w:val="Hyperlink"/>
            <w:noProof/>
          </w:rPr>
          <w:fldChar w:fldCharType="end"/>
        </w:r>
      </w:ins>
    </w:p>
    <w:p w14:paraId="3FFF5203" w14:textId="7431B393" w:rsidR="00F17913" w:rsidRDefault="00F17913">
      <w:pPr>
        <w:pStyle w:val="TOC2"/>
        <w:tabs>
          <w:tab w:val="right" w:leader="dot" w:pos="10196"/>
        </w:tabs>
        <w:rPr>
          <w:ins w:id="73" w:author="hp" w:date="2021-01-21T16:01:00Z"/>
          <w:rFonts w:asciiTheme="minorHAnsi" w:eastAsiaTheme="minorEastAsia" w:hAnsiTheme="minorHAnsi" w:cstheme="minorBidi"/>
          <w:noProof/>
          <w:sz w:val="22"/>
          <w:szCs w:val="22"/>
          <w:highlight w:val="none"/>
          <w:lang w:val="fr-CM" w:eastAsia="fr-CM"/>
        </w:rPr>
      </w:pPr>
      <w:ins w:id="74" w:author="hp" w:date="2021-01-21T16:01:00Z">
        <w:r w:rsidRPr="00F14D05">
          <w:rPr>
            <w:rStyle w:val="Hyperlink"/>
            <w:noProof/>
          </w:rPr>
          <w:fldChar w:fldCharType="begin"/>
        </w:r>
        <w:r w:rsidRPr="00F14D05">
          <w:rPr>
            <w:rStyle w:val="Hyperlink"/>
            <w:noProof/>
          </w:rPr>
          <w:instrText xml:space="preserve"> </w:instrText>
        </w:r>
        <w:r>
          <w:rPr>
            <w:noProof/>
          </w:rPr>
          <w:instrText>HYPERLINK \l "_Toc62137294"</w:instrText>
        </w:r>
        <w:r w:rsidRPr="00F14D05">
          <w:rPr>
            <w:rStyle w:val="Hyperlink"/>
            <w:noProof/>
          </w:rPr>
          <w:instrText xml:space="preserve"> </w:instrText>
        </w:r>
        <w:r w:rsidRPr="00F14D05">
          <w:rPr>
            <w:rStyle w:val="Hyperlink"/>
            <w:noProof/>
          </w:rPr>
        </w:r>
        <w:r w:rsidRPr="00F14D05">
          <w:rPr>
            <w:rStyle w:val="Hyperlink"/>
            <w:noProof/>
          </w:rPr>
          <w:fldChar w:fldCharType="separate"/>
        </w:r>
        <w:r w:rsidRPr="00F14D05">
          <w:rPr>
            <w:rStyle w:val="Hyperlink"/>
            <w:noProof/>
          </w:rPr>
          <w:t>COVID-19 related symptoms</w:t>
        </w:r>
        <w:r>
          <w:rPr>
            <w:noProof/>
            <w:webHidden/>
          </w:rPr>
          <w:tab/>
        </w:r>
        <w:r>
          <w:rPr>
            <w:noProof/>
            <w:webHidden/>
          </w:rPr>
          <w:fldChar w:fldCharType="begin"/>
        </w:r>
        <w:r>
          <w:rPr>
            <w:noProof/>
            <w:webHidden/>
          </w:rPr>
          <w:instrText xml:space="preserve"> PAGEREF _Toc62137294 \h </w:instrText>
        </w:r>
        <w:r>
          <w:rPr>
            <w:noProof/>
            <w:webHidden/>
          </w:rPr>
        </w:r>
      </w:ins>
      <w:r>
        <w:rPr>
          <w:noProof/>
          <w:webHidden/>
        </w:rPr>
        <w:fldChar w:fldCharType="separate"/>
      </w:r>
      <w:ins w:id="75" w:author="hp" w:date="2021-01-21T16:01:00Z">
        <w:r>
          <w:rPr>
            <w:noProof/>
            <w:webHidden/>
          </w:rPr>
          <w:t>15</w:t>
        </w:r>
        <w:r>
          <w:rPr>
            <w:noProof/>
            <w:webHidden/>
          </w:rPr>
          <w:fldChar w:fldCharType="end"/>
        </w:r>
        <w:r w:rsidRPr="00F14D05">
          <w:rPr>
            <w:rStyle w:val="Hyperlink"/>
            <w:noProof/>
          </w:rPr>
          <w:fldChar w:fldCharType="end"/>
        </w:r>
      </w:ins>
    </w:p>
    <w:p w14:paraId="40FA1EA6" w14:textId="38A54471" w:rsidR="00F17913" w:rsidRDefault="00F17913">
      <w:pPr>
        <w:pStyle w:val="TOC2"/>
        <w:tabs>
          <w:tab w:val="right" w:leader="dot" w:pos="10196"/>
        </w:tabs>
        <w:rPr>
          <w:ins w:id="76" w:author="hp" w:date="2021-01-21T16:01:00Z"/>
          <w:rFonts w:asciiTheme="minorHAnsi" w:eastAsiaTheme="minorEastAsia" w:hAnsiTheme="minorHAnsi" w:cstheme="minorBidi"/>
          <w:noProof/>
          <w:sz w:val="22"/>
          <w:szCs w:val="22"/>
          <w:highlight w:val="none"/>
          <w:lang w:val="fr-CM" w:eastAsia="fr-CM"/>
        </w:rPr>
      </w:pPr>
      <w:ins w:id="77" w:author="hp" w:date="2021-01-21T16:01:00Z">
        <w:r w:rsidRPr="00F14D05">
          <w:rPr>
            <w:rStyle w:val="Hyperlink"/>
            <w:noProof/>
          </w:rPr>
          <w:fldChar w:fldCharType="begin"/>
        </w:r>
        <w:r w:rsidRPr="00F14D05">
          <w:rPr>
            <w:rStyle w:val="Hyperlink"/>
            <w:noProof/>
          </w:rPr>
          <w:instrText xml:space="preserve"> </w:instrText>
        </w:r>
        <w:r>
          <w:rPr>
            <w:noProof/>
          </w:rPr>
          <w:instrText>HYPERLINK \l "_Toc62137295"</w:instrText>
        </w:r>
        <w:r w:rsidRPr="00F14D05">
          <w:rPr>
            <w:rStyle w:val="Hyperlink"/>
            <w:noProof/>
          </w:rPr>
          <w:instrText xml:space="preserve"> </w:instrText>
        </w:r>
        <w:r w:rsidRPr="00F14D05">
          <w:rPr>
            <w:rStyle w:val="Hyperlink"/>
            <w:noProof/>
          </w:rPr>
        </w:r>
        <w:r w:rsidRPr="00F14D05">
          <w:rPr>
            <w:rStyle w:val="Hyperlink"/>
            <w:noProof/>
          </w:rPr>
          <w:fldChar w:fldCharType="separate"/>
        </w:r>
        <w:r w:rsidRPr="00F14D05">
          <w:rPr>
            <w:rStyle w:val="Hyperlink"/>
            <w:noProof/>
          </w:rPr>
          <w:t>Risk factors for symptomatic COVID-19</w:t>
        </w:r>
        <w:r>
          <w:rPr>
            <w:noProof/>
            <w:webHidden/>
          </w:rPr>
          <w:tab/>
        </w:r>
        <w:r>
          <w:rPr>
            <w:noProof/>
            <w:webHidden/>
          </w:rPr>
          <w:fldChar w:fldCharType="begin"/>
        </w:r>
        <w:r>
          <w:rPr>
            <w:noProof/>
            <w:webHidden/>
          </w:rPr>
          <w:instrText xml:space="preserve"> PAGEREF _Toc62137295 \h </w:instrText>
        </w:r>
        <w:r>
          <w:rPr>
            <w:noProof/>
            <w:webHidden/>
          </w:rPr>
        </w:r>
      </w:ins>
      <w:r>
        <w:rPr>
          <w:noProof/>
          <w:webHidden/>
        </w:rPr>
        <w:fldChar w:fldCharType="separate"/>
      </w:r>
      <w:ins w:id="78" w:author="hp" w:date="2021-01-21T16:01:00Z">
        <w:r>
          <w:rPr>
            <w:noProof/>
            <w:webHidden/>
          </w:rPr>
          <w:t>16</w:t>
        </w:r>
        <w:r>
          <w:rPr>
            <w:noProof/>
            <w:webHidden/>
          </w:rPr>
          <w:fldChar w:fldCharType="end"/>
        </w:r>
        <w:r w:rsidRPr="00F14D05">
          <w:rPr>
            <w:rStyle w:val="Hyperlink"/>
            <w:noProof/>
          </w:rPr>
          <w:fldChar w:fldCharType="end"/>
        </w:r>
      </w:ins>
    </w:p>
    <w:p w14:paraId="56768CD0" w14:textId="1831AA5B" w:rsidR="00F17913" w:rsidRDefault="00F17913">
      <w:pPr>
        <w:pStyle w:val="TOC2"/>
        <w:tabs>
          <w:tab w:val="right" w:leader="dot" w:pos="10196"/>
        </w:tabs>
        <w:rPr>
          <w:ins w:id="79" w:author="hp" w:date="2021-01-21T16:01:00Z"/>
          <w:rFonts w:asciiTheme="minorHAnsi" w:eastAsiaTheme="minorEastAsia" w:hAnsiTheme="minorHAnsi" w:cstheme="minorBidi"/>
          <w:noProof/>
          <w:sz w:val="22"/>
          <w:szCs w:val="22"/>
          <w:highlight w:val="none"/>
          <w:lang w:val="fr-CM" w:eastAsia="fr-CM"/>
        </w:rPr>
      </w:pPr>
      <w:ins w:id="80" w:author="hp" w:date="2021-01-21T16:01:00Z">
        <w:r w:rsidRPr="00F14D05">
          <w:rPr>
            <w:rStyle w:val="Hyperlink"/>
            <w:noProof/>
          </w:rPr>
          <w:fldChar w:fldCharType="begin"/>
        </w:r>
        <w:r w:rsidRPr="00F14D05">
          <w:rPr>
            <w:rStyle w:val="Hyperlink"/>
            <w:noProof/>
          </w:rPr>
          <w:instrText xml:space="preserve"> </w:instrText>
        </w:r>
        <w:r>
          <w:rPr>
            <w:noProof/>
          </w:rPr>
          <w:instrText>HYPERLINK \l "_Toc62137296"</w:instrText>
        </w:r>
        <w:r w:rsidRPr="00F14D05">
          <w:rPr>
            <w:rStyle w:val="Hyperlink"/>
            <w:noProof/>
          </w:rPr>
          <w:instrText xml:space="preserve"> </w:instrText>
        </w:r>
        <w:r w:rsidRPr="00F14D05">
          <w:rPr>
            <w:rStyle w:val="Hyperlink"/>
            <w:noProof/>
          </w:rPr>
        </w:r>
        <w:r w:rsidRPr="00F14D05">
          <w:rPr>
            <w:rStyle w:val="Hyperlink"/>
            <w:noProof/>
          </w:rPr>
          <w:fldChar w:fldCharType="separate"/>
        </w:r>
        <w:r w:rsidRPr="00F14D05">
          <w:rPr>
            <w:rStyle w:val="Hyperlink"/>
            <w:noProof/>
          </w:rPr>
          <w:t>Health-seeking behaviour during the pandemic</w:t>
        </w:r>
        <w:r>
          <w:rPr>
            <w:noProof/>
            <w:webHidden/>
          </w:rPr>
          <w:tab/>
        </w:r>
        <w:r>
          <w:rPr>
            <w:noProof/>
            <w:webHidden/>
          </w:rPr>
          <w:fldChar w:fldCharType="begin"/>
        </w:r>
        <w:r>
          <w:rPr>
            <w:noProof/>
            <w:webHidden/>
          </w:rPr>
          <w:instrText xml:space="preserve"> PAGEREF _Toc62137296 \h </w:instrText>
        </w:r>
        <w:r>
          <w:rPr>
            <w:noProof/>
            <w:webHidden/>
          </w:rPr>
        </w:r>
      </w:ins>
      <w:r>
        <w:rPr>
          <w:noProof/>
          <w:webHidden/>
        </w:rPr>
        <w:fldChar w:fldCharType="separate"/>
      </w:r>
      <w:ins w:id="81" w:author="hp" w:date="2021-01-21T16:01:00Z">
        <w:r>
          <w:rPr>
            <w:noProof/>
            <w:webHidden/>
          </w:rPr>
          <w:t>17</w:t>
        </w:r>
        <w:r>
          <w:rPr>
            <w:noProof/>
            <w:webHidden/>
          </w:rPr>
          <w:fldChar w:fldCharType="end"/>
        </w:r>
        <w:r w:rsidRPr="00F14D05">
          <w:rPr>
            <w:rStyle w:val="Hyperlink"/>
            <w:noProof/>
          </w:rPr>
          <w:fldChar w:fldCharType="end"/>
        </w:r>
      </w:ins>
    </w:p>
    <w:p w14:paraId="1D04DE7B" w14:textId="78A4DC3B" w:rsidR="00F17913" w:rsidRDefault="00F17913">
      <w:pPr>
        <w:pStyle w:val="TOC2"/>
        <w:tabs>
          <w:tab w:val="right" w:leader="dot" w:pos="10196"/>
        </w:tabs>
        <w:rPr>
          <w:ins w:id="82" w:author="hp" w:date="2021-01-21T16:01:00Z"/>
          <w:rFonts w:asciiTheme="minorHAnsi" w:eastAsiaTheme="minorEastAsia" w:hAnsiTheme="minorHAnsi" w:cstheme="minorBidi"/>
          <w:noProof/>
          <w:sz w:val="22"/>
          <w:szCs w:val="22"/>
          <w:highlight w:val="none"/>
          <w:lang w:val="fr-CM" w:eastAsia="fr-CM"/>
        </w:rPr>
      </w:pPr>
      <w:ins w:id="83" w:author="hp" w:date="2021-01-21T16:01:00Z">
        <w:r w:rsidRPr="00F14D05">
          <w:rPr>
            <w:rStyle w:val="Hyperlink"/>
            <w:noProof/>
          </w:rPr>
          <w:fldChar w:fldCharType="begin"/>
        </w:r>
        <w:r w:rsidRPr="00F14D05">
          <w:rPr>
            <w:rStyle w:val="Hyperlink"/>
            <w:noProof/>
          </w:rPr>
          <w:instrText xml:space="preserve"> </w:instrText>
        </w:r>
        <w:r>
          <w:rPr>
            <w:noProof/>
          </w:rPr>
          <w:instrText>HYPERLINK \l "_Toc62137297"</w:instrText>
        </w:r>
        <w:r w:rsidRPr="00F14D05">
          <w:rPr>
            <w:rStyle w:val="Hyperlink"/>
            <w:noProof/>
          </w:rPr>
          <w:instrText xml:space="preserve"> </w:instrText>
        </w:r>
        <w:r w:rsidRPr="00F14D05">
          <w:rPr>
            <w:rStyle w:val="Hyperlink"/>
            <w:noProof/>
          </w:rPr>
        </w:r>
        <w:r w:rsidRPr="00F14D05">
          <w:rPr>
            <w:rStyle w:val="Hyperlink"/>
            <w:noProof/>
          </w:rPr>
          <w:fldChar w:fldCharType="separate"/>
        </w:r>
        <w:r w:rsidRPr="00F14D05">
          <w:rPr>
            <w:rStyle w:val="Hyperlink"/>
            <w:noProof/>
          </w:rPr>
          <w:t>Determinants of health service utilization</w:t>
        </w:r>
        <w:r>
          <w:rPr>
            <w:noProof/>
            <w:webHidden/>
          </w:rPr>
          <w:tab/>
        </w:r>
        <w:r>
          <w:rPr>
            <w:noProof/>
            <w:webHidden/>
          </w:rPr>
          <w:fldChar w:fldCharType="begin"/>
        </w:r>
        <w:r>
          <w:rPr>
            <w:noProof/>
            <w:webHidden/>
          </w:rPr>
          <w:instrText xml:space="preserve"> PAGEREF _Toc62137297 \h </w:instrText>
        </w:r>
        <w:r>
          <w:rPr>
            <w:noProof/>
            <w:webHidden/>
          </w:rPr>
        </w:r>
      </w:ins>
      <w:r>
        <w:rPr>
          <w:noProof/>
          <w:webHidden/>
        </w:rPr>
        <w:fldChar w:fldCharType="separate"/>
      </w:r>
      <w:ins w:id="84" w:author="hp" w:date="2021-01-21T16:01:00Z">
        <w:r>
          <w:rPr>
            <w:noProof/>
            <w:webHidden/>
          </w:rPr>
          <w:t>19</w:t>
        </w:r>
        <w:r>
          <w:rPr>
            <w:noProof/>
            <w:webHidden/>
          </w:rPr>
          <w:fldChar w:fldCharType="end"/>
        </w:r>
        <w:r w:rsidRPr="00F14D05">
          <w:rPr>
            <w:rStyle w:val="Hyperlink"/>
            <w:noProof/>
          </w:rPr>
          <w:fldChar w:fldCharType="end"/>
        </w:r>
      </w:ins>
    </w:p>
    <w:p w14:paraId="5ED7E322" w14:textId="0D4B695E" w:rsidR="00F17913" w:rsidRDefault="00F17913">
      <w:pPr>
        <w:pStyle w:val="TOC2"/>
        <w:tabs>
          <w:tab w:val="right" w:leader="dot" w:pos="10196"/>
        </w:tabs>
        <w:rPr>
          <w:ins w:id="85" w:author="hp" w:date="2021-01-21T16:01:00Z"/>
          <w:rFonts w:asciiTheme="minorHAnsi" w:eastAsiaTheme="minorEastAsia" w:hAnsiTheme="minorHAnsi" w:cstheme="minorBidi"/>
          <w:noProof/>
          <w:sz w:val="22"/>
          <w:szCs w:val="22"/>
          <w:highlight w:val="none"/>
          <w:lang w:val="fr-CM" w:eastAsia="fr-CM"/>
        </w:rPr>
      </w:pPr>
      <w:ins w:id="86" w:author="hp" w:date="2021-01-21T16:01:00Z">
        <w:r w:rsidRPr="00F14D05">
          <w:rPr>
            <w:rStyle w:val="Hyperlink"/>
            <w:noProof/>
          </w:rPr>
          <w:fldChar w:fldCharType="begin"/>
        </w:r>
        <w:r w:rsidRPr="00F14D05">
          <w:rPr>
            <w:rStyle w:val="Hyperlink"/>
            <w:noProof/>
          </w:rPr>
          <w:instrText xml:space="preserve"> </w:instrText>
        </w:r>
        <w:r>
          <w:rPr>
            <w:noProof/>
          </w:rPr>
          <w:instrText>HYPERLINK \l "_Toc62137298"</w:instrText>
        </w:r>
        <w:r w:rsidRPr="00F14D05">
          <w:rPr>
            <w:rStyle w:val="Hyperlink"/>
            <w:noProof/>
          </w:rPr>
          <w:instrText xml:space="preserve"> </w:instrText>
        </w:r>
        <w:r w:rsidRPr="00F14D05">
          <w:rPr>
            <w:rStyle w:val="Hyperlink"/>
            <w:noProof/>
          </w:rPr>
        </w:r>
        <w:r w:rsidRPr="00F14D05">
          <w:rPr>
            <w:rStyle w:val="Hyperlink"/>
            <w:noProof/>
          </w:rPr>
          <w:fldChar w:fldCharType="separate"/>
        </w:r>
        <w:r w:rsidRPr="00F14D05">
          <w:rPr>
            <w:rStyle w:val="Hyperlink"/>
            <w:noProof/>
          </w:rPr>
          <w:t>Impact on individuals and households</w:t>
        </w:r>
        <w:r>
          <w:rPr>
            <w:noProof/>
            <w:webHidden/>
          </w:rPr>
          <w:tab/>
        </w:r>
        <w:r>
          <w:rPr>
            <w:noProof/>
            <w:webHidden/>
          </w:rPr>
          <w:fldChar w:fldCharType="begin"/>
        </w:r>
        <w:r>
          <w:rPr>
            <w:noProof/>
            <w:webHidden/>
          </w:rPr>
          <w:instrText xml:space="preserve"> PAGEREF _Toc62137298 \h </w:instrText>
        </w:r>
        <w:r>
          <w:rPr>
            <w:noProof/>
            <w:webHidden/>
          </w:rPr>
        </w:r>
      </w:ins>
      <w:r>
        <w:rPr>
          <w:noProof/>
          <w:webHidden/>
        </w:rPr>
        <w:fldChar w:fldCharType="separate"/>
      </w:r>
      <w:ins w:id="87" w:author="hp" w:date="2021-01-21T16:01:00Z">
        <w:r>
          <w:rPr>
            <w:noProof/>
            <w:webHidden/>
          </w:rPr>
          <w:t>20</w:t>
        </w:r>
        <w:r>
          <w:rPr>
            <w:noProof/>
            <w:webHidden/>
          </w:rPr>
          <w:fldChar w:fldCharType="end"/>
        </w:r>
        <w:r w:rsidRPr="00F14D05">
          <w:rPr>
            <w:rStyle w:val="Hyperlink"/>
            <w:noProof/>
          </w:rPr>
          <w:fldChar w:fldCharType="end"/>
        </w:r>
      </w:ins>
    </w:p>
    <w:p w14:paraId="1B317003" w14:textId="1ECF52B5" w:rsidR="00F17913" w:rsidRDefault="00F17913">
      <w:pPr>
        <w:pStyle w:val="TOC2"/>
        <w:tabs>
          <w:tab w:val="right" w:leader="dot" w:pos="10196"/>
        </w:tabs>
        <w:rPr>
          <w:ins w:id="88" w:author="hp" w:date="2021-01-21T16:01:00Z"/>
          <w:rFonts w:asciiTheme="minorHAnsi" w:eastAsiaTheme="minorEastAsia" w:hAnsiTheme="minorHAnsi" w:cstheme="minorBidi"/>
          <w:noProof/>
          <w:sz w:val="22"/>
          <w:szCs w:val="22"/>
          <w:highlight w:val="none"/>
          <w:lang w:val="fr-CM" w:eastAsia="fr-CM"/>
        </w:rPr>
      </w:pPr>
      <w:ins w:id="89" w:author="hp" w:date="2021-01-21T16:01:00Z">
        <w:r w:rsidRPr="00F14D05">
          <w:rPr>
            <w:rStyle w:val="Hyperlink"/>
            <w:noProof/>
          </w:rPr>
          <w:fldChar w:fldCharType="begin"/>
        </w:r>
        <w:r w:rsidRPr="00F14D05">
          <w:rPr>
            <w:rStyle w:val="Hyperlink"/>
            <w:noProof/>
          </w:rPr>
          <w:instrText xml:space="preserve"> </w:instrText>
        </w:r>
        <w:r>
          <w:rPr>
            <w:noProof/>
          </w:rPr>
          <w:instrText>HYPERLINK \l "_Toc62137299"</w:instrText>
        </w:r>
        <w:r w:rsidRPr="00F14D05">
          <w:rPr>
            <w:rStyle w:val="Hyperlink"/>
            <w:noProof/>
          </w:rPr>
          <w:instrText xml:space="preserve"> </w:instrText>
        </w:r>
        <w:r w:rsidRPr="00F14D05">
          <w:rPr>
            <w:rStyle w:val="Hyperlink"/>
            <w:noProof/>
          </w:rPr>
        </w:r>
        <w:r w:rsidRPr="00F14D05">
          <w:rPr>
            <w:rStyle w:val="Hyperlink"/>
            <w:noProof/>
          </w:rPr>
          <w:fldChar w:fldCharType="separate"/>
        </w:r>
        <w:r w:rsidRPr="00F14D05">
          <w:rPr>
            <w:rStyle w:val="Hyperlink"/>
            <w:noProof/>
          </w:rPr>
          <w:t>Attitudes towards COVID-19</w:t>
        </w:r>
        <w:r>
          <w:rPr>
            <w:noProof/>
            <w:webHidden/>
          </w:rPr>
          <w:tab/>
        </w:r>
        <w:r>
          <w:rPr>
            <w:noProof/>
            <w:webHidden/>
          </w:rPr>
          <w:fldChar w:fldCharType="begin"/>
        </w:r>
        <w:r>
          <w:rPr>
            <w:noProof/>
            <w:webHidden/>
          </w:rPr>
          <w:instrText xml:space="preserve"> PAGEREF _Toc62137299 \h </w:instrText>
        </w:r>
        <w:r>
          <w:rPr>
            <w:noProof/>
            <w:webHidden/>
          </w:rPr>
        </w:r>
      </w:ins>
      <w:r>
        <w:rPr>
          <w:noProof/>
          <w:webHidden/>
        </w:rPr>
        <w:fldChar w:fldCharType="separate"/>
      </w:r>
      <w:ins w:id="90" w:author="hp" w:date="2021-01-21T16:01:00Z">
        <w:r>
          <w:rPr>
            <w:noProof/>
            <w:webHidden/>
          </w:rPr>
          <w:t>21</w:t>
        </w:r>
        <w:r>
          <w:rPr>
            <w:noProof/>
            <w:webHidden/>
          </w:rPr>
          <w:fldChar w:fldCharType="end"/>
        </w:r>
        <w:r w:rsidRPr="00F14D05">
          <w:rPr>
            <w:rStyle w:val="Hyperlink"/>
            <w:noProof/>
          </w:rPr>
          <w:fldChar w:fldCharType="end"/>
        </w:r>
      </w:ins>
    </w:p>
    <w:p w14:paraId="3586B19D" w14:textId="4F9858F6" w:rsidR="00002592" w:rsidDel="00F17913" w:rsidRDefault="001A3596">
      <w:pPr>
        <w:pStyle w:val="TOC1"/>
        <w:tabs>
          <w:tab w:val="right" w:leader="dot" w:pos="10196"/>
        </w:tabs>
        <w:rPr>
          <w:del w:id="91" w:author="hp" w:date="2021-01-21T16:01:00Z"/>
          <w:rFonts w:asciiTheme="minorHAnsi" w:eastAsiaTheme="minorEastAsia" w:hAnsiTheme="minorHAnsi" w:cstheme="minorBidi"/>
          <w:noProof/>
          <w:sz w:val="24"/>
          <w:szCs w:val="24"/>
          <w:highlight w:val="none"/>
        </w:rPr>
      </w:pPr>
      <w:del w:id="92" w:author="hp" w:date="2021-01-21T16:01:00Z">
        <w:r w:rsidDel="00F17913">
          <w:rPr>
            <w:noProof/>
          </w:rPr>
          <w:fldChar w:fldCharType="begin"/>
        </w:r>
        <w:r w:rsidDel="00F17913">
          <w:rPr>
            <w:noProof/>
          </w:rPr>
          <w:delInstrText xml:space="preserve"> HYPERLINK \l "_Toc60353386" </w:delInstrText>
        </w:r>
        <w:r w:rsidDel="00F17913">
          <w:rPr>
            <w:noProof/>
          </w:rPr>
          <w:fldChar w:fldCharType="separate"/>
        </w:r>
      </w:del>
      <w:ins w:id="93" w:author="hp" w:date="2021-01-21T16:01:00Z">
        <w:r w:rsidR="00F17913">
          <w:rPr>
            <w:b/>
            <w:bCs/>
            <w:noProof/>
            <w:lang w:val="en-US"/>
          </w:rPr>
          <w:t>Error! Hyperlink reference not valid.</w:t>
        </w:r>
      </w:ins>
      <w:del w:id="94" w:author="hp" w:date="2021-01-21T16:01:00Z">
        <w:r w:rsidR="00002592" w:rsidRPr="00C30C5C" w:rsidDel="00F17913">
          <w:rPr>
            <w:rStyle w:val="Hyperlink"/>
            <w:noProof/>
          </w:rPr>
          <w:delText>Background</w:delText>
        </w:r>
        <w:r w:rsidR="00002592" w:rsidDel="00F17913">
          <w:rPr>
            <w:noProof/>
            <w:webHidden/>
          </w:rPr>
          <w:tab/>
        </w:r>
        <w:r w:rsidR="00002592" w:rsidDel="00F17913">
          <w:rPr>
            <w:noProof/>
            <w:webHidden/>
          </w:rPr>
          <w:fldChar w:fldCharType="begin"/>
        </w:r>
        <w:r w:rsidR="00002592" w:rsidDel="00F17913">
          <w:rPr>
            <w:noProof/>
            <w:webHidden/>
          </w:rPr>
          <w:delInstrText xml:space="preserve"> PAGEREF _Toc60353386 \h </w:delInstrText>
        </w:r>
        <w:r w:rsidR="00002592" w:rsidDel="00F17913">
          <w:rPr>
            <w:noProof/>
            <w:webHidden/>
          </w:rPr>
        </w:r>
        <w:r w:rsidR="00002592" w:rsidDel="00F17913">
          <w:rPr>
            <w:noProof/>
            <w:webHidden/>
          </w:rPr>
          <w:fldChar w:fldCharType="separate"/>
        </w:r>
        <w:r w:rsidR="00064E85" w:rsidDel="00F17913">
          <w:rPr>
            <w:noProof/>
            <w:webHidden/>
          </w:rPr>
          <w:delText>3</w:delText>
        </w:r>
        <w:r w:rsidR="00002592" w:rsidDel="00F17913">
          <w:rPr>
            <w:noProof/>
            <w:webHidden/>
          </w:rPr>
          <w:fldChar w:fldCharType="end"/>
        </w:r>
        <w:r w:rsidDel="00F17913">
          <w:rPr>
            <w:noProof/>
          </w:rPr>
          <w:fldChar w:fldCharType="end"/>
        </w:r>
      </w:del>
    </w:p>
    <w:p w14:paraId="0B58A9C2" w14:textId="7B0ECB01" w:rsidR="00002592" w:rsidDel="00F17913" w:rsidRDefault="001A3596">
      <w:pPr>
        <w:pStyle w:val="TOC1"/>
        <w:tabs>
          <w:tab w:val="right" w:leader="dot" w:pos="10196"/>
        </w:tabs>
        <w:rPr>
          <w:del w:id="95" w:author="hp" w:date="2021-01-21T16:01:00Z"/>
          <w:rFonts w:asciiTheme="minorHAnsi" w:eastAsiaTheme="minorEastAsia" w:hAnsiTheme="minorHAnsi" w:cstheme="minorBidi"/>
          <w:noProof/>
          <w:sz w:val="24"/>
          <w:szCs w:val="24"/>
          <w:highlight w:val="none"/>
        </w:rPr>
      </w:pPr>
      <w:del w:id="96" w:author="hp" w:date="2021-01-21T16:01:00Z">
        <w:r w:rsidDel="00F17913">
          <w:rPr>
            <w:noProof/>
          </w:rPr>
          <w:fldChar w:fldCharType="begin"/>
        </w:r>
        <w:r w:rsidDel="00F17913">
          <w:rPr>
            <w:noProof/>
          </w:rPr>
          <w:delInstrText xml:space="preserve"> HYPERLINK \l "_Toc60353387" </w:delInstrText>
        </w:r>
        <w:r w:rsidDel="00F17913">
          <w:rPr>
            <w:noProof/>
          </w:rPr>
          <w:fldChar w:fldCharType="separate"/>
        </w:r>
      </w:del>
      <w:ins w:id="97" w:author="hp" w:date="2021-01-21T16:01:00Z">
        <w:r w:rsidR="00F17913">
          <w:rPr>
            <w:b/>
            <w:bCs/>
            <w:noProof/>
            <w:lang w:val="en-US"/>
          </w:rPr>
          <w:t>Error! Hyperlink reference not valid.</w:t>
        </w:r>
      </w:ins>
      <w:del w:id="98" w:author="hp" w:date="2021-01-21T16:01:00Z">
        <w:r w:rsidR="00002592" w:rsidRPr="00C30C5C" w:rsidDel="00F17913">
          <w:rPr>
            <w:rStyle w:val="Hyperlink"/>
            <w:noProof/>
          </w:rPr>
          <w:delText>Methods</w:delText>
        </w:r>
        <w:r w:rsidR="00002592" w:rsidDel="00F17913">
          <w:rPr>
            <w:noProof/>
            <w:webHidden/>
          </w:rPr>
          <w:tab/>
        </w:r>
        <w:r w:rsidR="00002592" w:rsidDel="00F17913">
          <w:rPr>
            <w:noProof/>
            <w:webHidden/>
          </w:rPr>
          <w:fldChar w:fldCharType="begin"/>
        </w:r>
        <w:r w:rsidR="00002592" w:rsidDel="00F17913">
          <w:rPr>
            <w:noProof/>
            <w:webHidden/>
          </w:rPr>
          <w:delInstrText xml:space="preserve"> PAGEREF _Toc60353387 \h </w:delInstrText>
        </w:r>
        <w:r w:rsidR="00002592" w:rsidDel="00F17913">
          <w:rPr>
            <w:noProof/>
            <w:webHidden/>
          </w:rPr>
        </w:r>
        <w:r w:rsidR="00002592" w:rsidDel="00F17913">
          <w:rPr>
            <w:noProof/>
            <w:webHidden/>
          </w:rPr>
          <w:fldChar w:fldCharType="separate"/>
        </w:r>
        <w:r w:rsidR="00064E85" w:rsidDel="00F17913">
          <w:rPr>
            <w:noProof/>
            <w:webHidden/>
          </w:rPr>
          <w:delText>4</w:delText>
        </w:r>
        <w:r w:rsidR="00002592" w:rsidDel="00F17913">
          <w:rPr>
            <w:noProof/>
            <w:webHidden/>
          </w:rPr>
          <w:fldChar w:fldCharType="end"/>
        </w:r>
        <w:r w:rsidDel="00F17913">
          <w:rPr>
            <w:noProof/>
          </w:rPr>
          <w:fldChar w:fldCharType="end"/>
        </w:r>
      </w:del>
    </w:p>
    <w:p w14:paraId="63752328" w14:textId="5F26FEBC" w:rsidR="00002592" w:rsidDel="00F17913" w:rsidRDefault="001A3596">
      <w:pPr>
        <w:pStyle w:val="TOC2"/>
        <w:tabs>
          <w:tab w:val="right" w:leader="dot" w:pos="10196"/>
        </w:tabs>
        <w:rPr>
          <w:del w:id="99" w:author="hp" w:date="2021-01-21T16:01:00Z"/>
          <w:rFonts w:asciiTheme="minorHAnsi" w:eastAsiaTheme="minorEastAsia" w:hAnsiTheme="minorHAnsi" w:cstheme="minorBidi"/>
          <w:noProof/>
          <w:sz w:val="24"/>
          <w:szCs w:val="24"/>
          <w:highlight w:val="none"/>
        </w:rPr>
      </w:pPr>
      <w:del w:id="100" w:author="hp" w:date="2021-01-21T16:01:00Z">
        <w:r w:rsidDel="00F17913">
          <w:rPr>
            <w:noProof/>
          </w:rPr>
          <w:fldChar w:fldCharType="begin"/>
        </w:r>
        <w:r w:rsidDel="00F17913">
          <w:rPr>
            <w:noProof/>
          </w:rPr>
          <w:delInstrText xml:space="preserve"> HYPERLINK \l "_Toc60353388" </w:delInstrText>
        </w:r>
        <w:r w:rsidDel="00F17913">
          <w:rPr>
            <w:noProof/>
          </w:rPr>
          <w:fldChar w:fldCharType="separate"/>
        </w:r>
      </w:del>
      <w:ins w:id="101" w:author="hp" w:date="2021-01-21T16:01:00Z">
        <w:r w:rsidR="00F17913">
          <w:rPr>
            <w:b/>
            <w:bCs/>
            <w:noProof/>
            <w:lang w:val="en-US"/>
          </w:rPr>
          <w:t>Error! Hyperlink reference not valid.</w:t>
        </w:r>
      </w:ins>
      <w:del w:id="102" w:author="hp" w:date="2021-01-21T16:01:00Z">
        <w:r w:rsidR="00002592" w:rsidRPr="00C30C5C" w:rsidDel="00F17913">
          <w:rPr>
            <w:rStyle w:val="Hyperlink"/>
            <w:noProof/>
          </w:rPr>
          <w:delText>Design</w:delText>
        </w:r>
        <w:r w:rsidR="00002592" w:rsidDel="00F17913">
          <w:rPr>
            <w:noProof/>
            <w:webHidden/>
          </w:rPr>
          <w:tab/>
        </w:r>
        <w:r w:rsidR="00002592" w:rsidDel="00F17913">
          <w:rPr>
            <w:noProof/>
            <w:webHidden/>
          </w:rPr>
          <w:fldChar w:fldCharType="begin"/>
        </w:r>
        <w:r w:rsidR="00002592" w:rsidDel="00F17913">
          <w:rPr>
            <w:noProof/>
            <w:webHidden/>
          </w:rPr>
          <w:delInstrText xml:space="preserve"> PAGEREF _Toc60353388 \h </w:delInstrText>
        </w:r>
        <w:r w:rsidR="00002592" w:rsidDel="00F17913">
          <w:rPr>
            <w:noProof/>
            <w:webHidden/>
          </w:rPr>
        </w:r>
        <w:r w:rsidR="00002592" w:rsidDel="00F17913">
          <w:rPr>
            <w:noProof/>
            <w:webHidden/>
          </w:rPr>
          <w:fldChar w:fldCharType="separate"/>
        </w:r>
        <w:r w:rsidR="00064E85" w:rsidDel="00F17913">
          <w:rPr>
            <w:noProof/>
            <w:webHidden/>
          </w:rPr>
          <w:delText>4</w:delText>
        </w:r>
        <w:r w:rsidR="00002592" w:rsidDel="00F17913">
          <w:rPr>
            <w:noProof/>
            <w:webHidden/>
          </w:rPr>
          <w:fldChar w:fldCharType="end"/>
        </w:r>
        <w:r w:rsidDel="00F17913">
          <w:rPr>
            <w:noProof/>
          </w:rPr>
          <w:fldChar w:fldCharType="end"/>
        </w:r>
      </w:del>
    </w:p>
    <w:p w14:paraId="1FD2B1C4" w14:textId="10C45A92" w:rsidR="00002592" w:rsidDel="00F17913" w:rsidRDefault="001A3596">
      <w:pPr>
        <w:pStyle w:val="TOC2"/>
        <w:tabs>
          <w:tab w:val="right" w:leader="dot" w:pos="10196"/>
        </w:tabs>
        <w:rPr>
          <w:del w:id="103" w:author="hp" w:date="2021-01-21T16:01:00Z"/>
          <w:rFonts w:asciiTheme="minorHAnsi" w:eastAsiaTheme="minorEastAsia" w:hAnsiTheme="minorHAnsi" w:cstheme="minorBidi"/>
          <w:noProof/>
          <w:sz w:val="24"/>
          <w:szCs w:val="24"/>
          <w:highlight w:val="none"/>
        </w:rPr>
      </w:pPr>
      <w:del w:id="104" w:author="hp" w:date="2021-01-21T16:01:00Z">
        <w:r w:rsidDel="00F17913">
          <w:rPr>
            <w:noProof/>
          </w:rPr>
          <w:fldChar w:fldCharType="begin"/>
        </w:r>
        <w:r w:rsidDel="00F17913">
          <w:rPr>
            <w:noProof/>
          </w:rPr>
          <w:delInstrText xml:space="preserve"> HYPERLINK \l "_Toc60353389" </w:delInstrText>
        </w:r>
        <w:r w:rsidDel="00F17913">
          <w:rPr>
            <w:noProof/>
          </w:rPr>
          <w:fldChar w:fldCharType="separate"/>
        </w:r>
      </w:del>
      <w:ins w:id="105" w:author="hp" w:date="2021-01-21T16:01:00Z">
        <w:r w:rsidR="00F17913">
          <w:rPr>
            <w:b/>
            <w:bCs/>
            <w:noProof/>
            <w:lang w:val="en-US"/>
          </w:rPr>
          <w:t>Error! Hyperlink reference not valid.</w:t>
        </w:r>
      </w:ins>
      <w:del w:id="106" w:author="hp" w:date="2021-01-21T16:01:00Z">
        <w:r w:rsidR="00002592" w:rsidRPr="00C30C5C" w:rsidDel="00F17913">
          <w:rPr>
            <w:rStyle w:val="Hyperlink"/>
            <w:noProof/>
          </w:rPr>
          <w:delText>Population</w:delText>
        </w:r>
        <w:r w:rsidR="00002592" w:rsidDel="00F17913">
          <w:rPr>
            <w:noProof/>
            <w:webHidden/>
          </w:rPr>
          <w:tab/>
        </w:r>
        <w:r w:rsidR="00002592" w:rsidDel="00F17913">
          <w:rPr>
            <w:noProof/>
            <w:webHidden/>
          </w:rPr>
          <w:fldChar w:fldCharType="begin"/>
        </w:r>
        <w:r w:rsidR="00002592" w:rsidDel="00F17913">
          <w:rPr>
            <w:noProof/>
            <w:webHidden/>
          </w:rPr>
          <w:delInstrText xml:space="preserve"> PAGEREF _Toc60353389 \h </w:delInstrText>
        </w:r>
        <w:r w:rsidR="00002592" w:rsidDel="00F17913">
          <w:rPr>
            <w:noProof/>
            <w:webHidden/>
          </w:rPr>
        </w:r>
        <w:r w:rsidR="00002592" w:rsidDel="00F17913">
          <w:rPr>
            <w:noProof/>
            <w:webHidden/>
          </w:rPr>
          <w:fldChar w:fldCharType="separate"/>
        </w:r>
        <w:r w:rsidR="00064E85" w:rsidDel="00F17913">
          <w:rPr>
            <w:noProof/>
            <w:webHidden/>
          </w:rPr>
          <w:delText>4</w:delText>
        </w:r>
        <w:r w:rsidR="00002592" w:rsidDel="00F17913">
          <w:rPr>
            <w:noProof/>
            <w:webHidden/>
          </w:rPr>
          <w:fldChar w:fldCharType="end"/>
        </w:r>
        <w:r w:rsidDel="00F17913">
          <w:rPr>
            <w:noProof/>
          </w:rPr>
          <w:fldChar w:fldCharType="end"/>
        </w:r>
      </w:del>
    </w:p>
    <w:p w14:paraId="70FA65D2" w14:textId="5F7E8509" w:rsidR="00002592" w:rsidDel="00F17913" w:rsidRDefault="001A3596">
      <w:pPr>
        <w:pStyle w:val="TOC2"/>
        <w:tabs>
          <w:tab w:val="right" w:leader="dot" w:pos="10196"/>
        </w:tabs>
        <w:rPr>
          <w:del w:id="107" w:author="hp" w:date="2021-01-21T16:01:00Z"/>
          <w:rFonts w:asciiTheme="minorHAnsi" w:eastAsiaTheme="minorEastAsia" w:hAnsiTheme="minorHAnsi" w:cstheme="minorBidi"/>
          <w:noProof/>
          <w:sz w:val="24"/>
          <w:szCs w:val="24"/>
          <w:highlight w:val="none"/>
        </w:rPr>
      </w:pPr>
      <w:del w:id="108" w:author="hp" w:date="2021-01-21T16:01:00Z">
        <w:r w:rsidDel="00F17913">
          <w:rPr>
            <w:noProof/>
          </w:rPr>
          <w:fldChar w:fldCharType="begin"/>
        </w:r>
        <w:r w:rsidDel="00F17913">
          <w:rPr>
            <w:noProof/>
          </w:rPr>
          <w:delInstrText xml:space="preserve"> HYPERLINK \l "_Toc60353390" </w:delInstrText>
        </w:r>
        <w:r w:rsidDel="00F17913">
          <w:rPr>
            <w:noProof/>
          </w:rPr>
          <w:fldChar w:fldCharType="separate"/>
        </w:r>
      </w:del>
      <w:ins w:id="109" w:author="hp" w:date="2021-01-21T16:01:00Z">
        <w:r w:rsidR="00F17913">
          <w:rPr>
            <w:b/>
            <w:bCs/>
            <w:noProof/>
            <w:lang w:val="en-US"/>
          </w:rPr>
          <w:t>Error! Hyperlink reference not valid.</w:t>
        </w:r>
      </w:ins>
      <w:del w:id="110" w:author="hp" w:date="2021-01-21T16:01:00Z">
        <w:r w:rsidR="00002592" w:rsidRPr="00C30C5C" w:rsidDel="00F17913">
          <w:rPr>
            <w:rStyle w:val="Hyperlink"/>
            <w:noProof/>
          </w:rPr>
          <w:delText>Sampling</w:delText>
        </w:r>
        <w:r w:rsidR="00002592" w:rsidDel="00F17913">
          <w:rPr>
            <w:noProof/>
            <w:webHidden/>
          </w:rPr>
          <w:tab/>
        </w:r>
        <w:r w:rsidR="00002592" w:rsidDel="00F17913">
          <w:rPr>
            <w:noProof/>
            <w:webHidden/>
          </w:rPr>
          <w:fldChar w:fldCharType="begin"/>
        </w:r>
        <w:r w:rsidR="00002592" w:rsidDel="00F17913">
          <w:rPr>
            <w:noProof/>
            <w:webHidden/>
          </w:rPr>
          <w:delInstrText xml:space="preserve"> PAGEREF _Toc60353390 \h </w:delInstrText>
        </w:r>
        <w:r w:rsidR="00002592" w:rsidDel="00F17913">
          <w:rPr>
            <w:noProof/>
            <w:webHidden/>
          </w:rPr>
        </w:r>
        <w:r w:rsidR="00002592" w:rsidDel="00F17913">
          <w:rPr>
            <w:noProof/>
            <w:webHidden/>
          </w:rPr>
          <w:fldChar w:fldCharType="separate"/>
        </w:r>
        <w:r w:rsidR="00064E85" w:rsidDel="00F17913">
          <w:rPr>
            <w:noProof/>
            <w:webHidden/>
          </w:rPr>
          <w:delText>4</w:delText>
        </w:r>
        <w:r w:rsidR="00002592" w:rsidDel="00F17913">
          <w:rPr>
            <w:noProof/>
            <w:webHidden/>
          </w:rPr>
          <w:fldChar w:fldCharType="end"/>
        </w:r>
        <w:r w:rsidDel="00F17913">
          <w:rPr>
            <w:noProof/>
          </w:rPr>
          <w:fldChar w:fldCharType="end"/>
        </w:r>
      </w:del>
    </w:p>
    <w:p w14:paraId="51211D47" w14:textId="2D27003C" w:rsidR="00002592" w:rsidDel="00F17913" w:rsidRDefault="001A3596">
      <w:pPr>
        <w:pStyle w:val="TOC2"/>
        <w:tabs>
          <w:tab w:val="right" w:leader="dot" w:pos="10196"/>
        </w:tabs>
        <w:rPr>
          <w:del w:id="111" w:author="hp" w:date="2021-01-21T16:01:00Z"/>
          <w:rFonts w:asciiTheme="minorHAnsi" w:eastAsiaTheme="minorEastAsia" w:hAnsiTheme="minorHAnsi" w:cstheme="minorBidi"/>
          <w:noProof/>
          <w:sz w:val="24"/>
          <w:szCs w:val="24"/>
          <w:highlight w:val="none"/>
        </w:rPr>
      </w:pPr>
      <w:del w:id="112" w:author="hp" w:date="2021-01-21T16:01:00Z">
        <w:r w:rsidDel="00F17913">
          <w:rPr>
            <w:noProof/>
          </w:rPr>
          <w:fldChar w:fldCharType="begin"/>
        </w:r>
        <w:r w:rsidDel="00F17913">
          <w:rPr>
            <w:noProof/>
          </w:rPr>
          <w:delInstrText xml:space="preserve"> HYPERLINK \l "_Toc60353391" </w:delInstrText>
        </w:r>
        <w:r w:rsidDel="00F17913">
          <w:rPr>
            <w:noProof/>
          </w:rPr>
          <w:fldChar w:fldCharType="separate"/>
        </w:r>
      </w:del>
      <w:ins w:id="113" w:author="hp" w:date="2021-01-21T16:01:00Z">
        <w:r w:rsidR="00F17913">
          <w:rPr>
            <w:b/>
            <w:bCs/>
            <w:noProof/>
            <w:lang w:val="en-US"/>
          </w:rPr>
          <w:t>Error! Hyperlink reference not valid.</w:t>
        </w:r>
      </w:ins>
      <w:del w:id="114" w:author="hp" w:date="2021-01-21T16:01:00Z">
        <w:r w:rsidR="00002592" w:rsidRPr="00C30C5C" w:rsidDel="00F17913">
          <w:rPr>
            <w:rStyle w:val="Hyperlink"/>
            <w:noProof/>
          </w:rPr>
          <w:delText>Testing</w:delText>
        </w:r>
        <w:r w:rsidR="00002592" w:rsidDel="00F17913">
          <w:rPr>
            <w:noProof/>
            <w:webHidden/>
          </w:rPr>
          <w:tab/>
        </w:r>
        <w:r w:rsidR="00002592" w:rsidDel="00F17913">
          <w:rPr>
            <w:noProof/>
            <w:webHidden/>
          </w:rPr>
          <w:fldChar w:fldCharType="begin"/>
        </w:r>
        <w:r w:rsidR="00002592" w:rsidDel="00F17913">
          <w:rPr>
            <w:noProof/>
            <w:webHidden/>
          </w:rPr>
          <w:delInstrText xml:space="preserve"> PAGEREF _Toc60353391 \h </w:delInstrText>
        </w:r>
        <w:r w:rsidR="00002592" w:rsidDel="00F17913">
          <w:rPr>
            <w:noProof/>
            <w:webHidden/>
          </w:rPr>
        </w:r>
        <w:r w:rsidR="00002592" w:rsidDel="00F17913">
          <w:rPr>
            <w:noProof/>
            <w:webHidden/>
          </w:rPr>
          <w:fldChar w:fldCharType="separate"/>
        </w:r>
        <w:r w:rsidR="00064E85" w:rsidDel="00F17913">
          <w:rPr>
            <w:noProof/>
            <w:webHidden/>
          </w:rPr>
          <w:delText>5</w:delText>
        </w:r>
        <w:r w:rsidR="00002592" w:rsidDel="00F17913">
          <w:rPr>
            <w:noProof/>
            <w:webHidden/>
          </w:rPr>
          <w:fldChar w:fldCharType="end"/>
        </w:r>
        <w:r w:rsidDel="00F17913">
          <w:rPr>
            <w:noProof/>
          </w:rPr>
          <w:fldChar w:fldCharType="end"/>
        </w:r>
      </w:del>
    </w:p>
    <w:p w14:paraId="7E6D0D86" w14:textId="6D726756" w:rsidR="00002592" w:rsidDel="00F17913" w:rsidRDefault="001A3596">
      <w:pPr>
        <w:pStyle w:val="TOC2"/>
        <w:tabs>
          <w:tab w:val="right" w:leader="dot" w:pos="10196"/>
        </w:tabs>
        <w:rPr>
          <w:del w:id="115" w:author="hp" w:date="2021-01-21T16:01:00Z"/>
          <w:rFonts w:asciiTheme="minorHAnsi" w:eastAsiaTheme="minorEastAsia" w:hAnsiTheme="minorHAnsi" w:cstheme="minorBidi"/>
          <w:noProof/>
          <w:sz w:val="24"/>
          <w:szCs w:val="24"/>
          <w:highlight w:val="none"/>
        </w:rPr>
      </w:pPr>
      <w:del w:id="116" w:author="hp" w:date="2021-01-21T16:01:00Z">
        <w:r w:rsidDel="00F17913">
          <w:rPr>
            <w:noProof/>
          </w:rPr>
          <w:fldChar w:fldCharType="begin"/>
        </w:r>
        <w:r w:rsidDel="00F17913">
          <w:rPr>
            <w:noProof/>
          </w:rPr>
          <w:delInstrText xml:space="preserve"> HYPERLINK \l "_Toc60353392" </w:delInstrText>
        </w:r>
        <w:r w:rsidDel="00F17913">
          <w:rPr>
            <w:noProof/>
          </w:rPr>
          <w:fldChar w:fldCharType="separate"/>
        </w:r>
      </w:del>
      <w:ins w:id="117" w:author="hp" w:date="2021-01-21T16:01:00Z">
        <w:r w:rsidR="00F17913">
          <w:rPr>
            <w:b/>
            <w:bCs/>
            <w:noProof/>
            <w:lang w:val="en-US"/>
          </w:rPr>
          <w:t>Error! Hyperlink reference not valid.</w:t>
        </w:r>
      </w:ins>
      <w:del w:id="118" w:author="hp" w:date="2021-01-21T16:01:00Z">
        <w:r w:rsidR="00002592" w:rsidRPr="00C30C5C" w:rsidDel="00F17913">
          <w:rPr>
            <w:rStyle w:val="Hyperlink"/>
            <w:noProof/>
          </w:rPr>
          <w:delText>Questionnaire</w:delText>
        </w:r>
        <w:r w:rsidR="00002592" w:rsidDel="00F17913">
          <w:rPr>
            <w:noProof/>
            <w:webHidden/>
          </w:rPr>
          <w:tab/>
        </w:r>
        <w:r w:rsidR="00002592" w:rsidDel="00F17913">
          <w:rPr>
            <w:noProof/>
            <w:webHidden/>
          </w:rPr>
          <w:fldChar w:fldCharType="begin"/>
        </w:r>
        <w:r w:rsidR="00002592" w:rsidDel="00F17913">
          <w:rPr>
            <w:noProof/>
            <w:webHidden/>
          </w:rPr>
          <w:delInstrText xml:space="preserve"> PAGEREF _Toc60353392 \h </w:delInstrText>
        </w:r>
        <w:r w:rsidR="00002592" w:rsidDel="00F17913">
          <w:rPr>
            <w:noProof/>
            <w:webHidden/>
          </w:rPr>
        </w:r>
        <w:r w:rsidR="00002592" w:rsidDel="00F17913">
          <w:rPr>
            <w:noProof/>
            <w:webHidden/>
          </w:rPr>
          <w:fldChar w:fldCharType="separate"/>
        </w:r>
        <w:r w:rsidR="00064E85" w:rsidDel="00F17913">
          <w:rPr>
            <w:noProof/>
            <w:webHidden/>
          </w:rPr>
          <w:delText>5</w:delText>
        </w:r>
        <w:r w:rsidR="00002592" w:rsidDel="00F17913">
          <w:rPr>
            <w:noProof/>
            <w:webHidden/>
          </w:rPr>
          <w:fldChar w:fldCharType="end"/>
        </w:r>
        <w:r w:rsidDel="00F17913">
          <w:rPr>
            <w:noProof/>
          </w:rPr>
          <w:fldChar w:fldCharType="end"/>
        </w:r>
      </w:del>
    </w:p>
    <w:p w14:paraId="38ACBAA0" w14:textId="044134C6" w:rsidR="00002592" w:rsidDel="00F17913" w:rsidRDefault="001A3596">
      <w:pPr>
        <w:pStyle w:val="TOC2"/>
        <w:tabs>
          <w:tab w:val="right" w:leader="dot" w:pos="10196"/>
        </w:tabs>
        <w:rPr>
          <w:del w:id="119" w:author="hp" w:date="2021-01-21T16:01:00Z"/>
          <w:rFonts w:asciiTheme="minorHAnsi" w:eastAsiaTheme="minorEastAsia" w:hAnsiTheme="minorHAnsi" w:cstheme="minorBidi"/>
          <w:noProof/>
          <w:sz w:val="24"/>
          <w:szCs w:val="24"/>
          <w:highlight w:val="none"/>
        </w:rPr>
      </w:pPr>
      <w:del w:id="120" w:author="hp" w:date="2021-01-21T16:01:00Z">
        <w:r w:rsidDel="00F17913">
          <w:rPr>
            <w:noProof/>
          </w:rPr>
          <w:fldChar w:fldCharType="begin"/>
        </w:r>
        <w:r w:rsidDel="00F17913">
          <w:rPr>
            <w:noProof/>
          </w:rPr>
          <w:delInstrText xml:space="preserve"> HYPERLINK \l "_Toc60353393" </w:delInstrText>
        </w:r>
        <w:r w:rsidDel="00F17913">
          <w:rPr>
            <w:noProof/>
          </w:rPr>
          <w:fldChar w:fldCharType="separate"/>
        </w:r>
      </w:del>
      <w:ins w:id="121" w:author="hp" w:date="2021-01-21T16:01:00Z">
        <w:r w:rsidR="00F17913">
          <w:rPr>
            <w:b/>
            <w:bCs/>
            <w:noProof/>
            <w:lang w:val="en-US"/>
          </w:rPr>
          <w:t>Error! Hyperlink reference not valid.</w:t>
        </w:r>
      </w:ins>
      <w:del w:id="122" w:author="hp" w:date="2021-01-21T16:01:00Z">
        <w:r w:rsidR="00002592" w:rsidRPr="00C30C5C" w:rsidDel="00F17913">
          <w:rPr>
            <w:rStyle w:val="Hyperlink"/>
            <w:noProof/>
          </w:rPr>
          <w:delText>Field work</w:delText>
        </w:r>
        <w:r w:rsidR="00002592" w:rsidDel="00F17913">
          <w:rPr>
            <w:noProof/>
            <w:webHidden/>
          </w:rPr>
          <w:tab/>
        </w:r>
        <w:r w:rsidR="00002592" w:rsidDel="00F17913">
          <w:rPr>
            <w:noProof/>
            <w:webHidden/>
          </w:rPr>
          <w:fldChar w:fldCharType="begin"/>
        </w:r>
        <w:r w:rsidR="00002592" w:rsidDel="00F17913">
          <w:rPr>
            <w:noProof/>
            <w:webHidden/>
          </w:rPr>
          <w:delInstrText xml:space="preserve"> PAGEREF _Toc60353393 \h </w:delInstrText>
        </w:r>
        <w:r w:rsidR="00002592" w:rsidDel="00F17913">
          <w:rPr>
            <w:noProof/>
            <w:webHidden/>
          </w:rPr>
        </w:r>
        <w:r w:rsidR="00002592" w:rsidDel="00F17913">
          <w:rPr>
            <w:noProof/>
            <w:webHidden/>
          </w:rPr>
          <w:fldChar w:fldCharType="separate"/>
        </w:r>
        <w:r w:rsidR="00064E85" w:rsidDel="00F17913">
          <w:rPr>
            <w:noProof/>
            <w:webHidden/>
          </w:rPr>
          <w:delText>6</w:delText>
        </w:r>
        <w:r w:rsidR="00002592" w:rsidDel="00F17913">
          <w:rPr>
            <w:noProof/>
            <w:webHidden/>
          </w:rPr>
          <w:fldChar w:fldCharType="end"/>
        </w:r>
        <w:r w:rsidDel="00F17913">
          <w:rPr>
            <w:noProof/>
          </w:rPr>
          <w:fldChar w:fldCharType="end"/>
        </w:r>
      </w:del>
    </w:p>
    <w:p w14:paraId="55806A29" w14:textId="0C448688" w:rsidR="00002592" w:rsidDel="00F17913" w:rsidRDefault="001A3596">
      <w:pPr>
        <w:pStyle w:val="TOC2"/>
        <w:tabs>
          <w:tab w:val="right" w:leader="dot" w:pos="10196"/>
        </w:tabs>
        <w:rPr>
          <w:del w:id="123" w:author="hp" w:date="2021-01-21T16:01:00Z"/>
          <w:rFonts w:asciiTheme="minorHAnsi" w:eastAsiaTheme="minorEastAsia" w:hAnsiTheme="minorHAnsi" w:cstheme="minorBidi"/>
          <w:noProof/>
          <w:sz w:val="24"/>
          <w:szCs w:val="24"/>
          <w:highlight w:val="none"/>
        </w:rPr>
      </w:pPr>
      <w:del w:id="124" w:author="hp" w:date="2021-01-21T16:01:00Z">
        <w:r w:rsidDel="00F17913">
          <w:rPr>
            <w:noProof/>
          </w:rPr>
          <w:fldChar w:fldCharType="begin"/>
        </w:r>
        <w:r w:rsidDel="00F17913">
          <w:rPr>
            <w:noProof/>
          </w:rPr>
          <w:delInstrText xml:space="preserve"> HYPERLINK \l "_Toc60353394" </w:delInstrText>
        </w:r>
        <w:r w:rsidDel="00F17913">
          <w:rPr>
            <w:noProof/>
          </w:rPr>
          <w:fldChar w:fldCharType="separate"/>
        </w:r>
      </w:del>
      <w:ins w:id="125" w:author="hp" w:date="2021-01-21T16:01:00Z">
        <w:r w:rsidR="00F17913">
          <w:rPr>
            <w:b/>
            <w:bCs/>
            <w:noProof/>
            <w:lang w:val="en-US"/>
          </w:rPr>
          <w:t>Error! Hyperlink reference not valid.</w:t>
        </w:r>
      </w:ins>
      <w:del w:id="126" w:author="hp" w:date="2021-01-21T16:01:00Z">
        <w:r w:rsidR="00002592" w:rsidRPr="00C30C5C" w:rsidDel="00F17913">
          <w:rPr>
            <w:rStyle w:val="Hyperlink"/>
            <w:noProof/>
          </w:rPr>
          <w:delText>Data management</w:delText>
        </w:r>
        <w:r w:rsidR="00002592" w:rsidDel="00F17913">
          <w:rPr>
            <w:noProof/>
            <w:webHidden/>
          </w:rPr>
          <w:tab/>
        </w:r>
        <w:r w:rsidR="00002592" w:rsidDel="00F17913">
          <w:rPr>
            <w:noProof/>
            <w:webHidden/>
          </w:rPr>
          <w:fldChar w:fldCharType="begin"/>
        </w:r>
        <w:r w:rsidR="00002592" w:rsidDel="00F17913">
          <w:rPr>
            <w:noProof/>
            <w:webHidden/>
          </w:rPr>
          <w:delInstrText xml:space="preserve"> PAGEREF _Toc60353394 \h </w:delInstrText>
        </w:r>
        <w:r w:rsidR="00002592" w:rsidDel="00F17913">
          <w:rPr>
            <w:noProof/>
            <w:webHidden/>
          </w:rPr>
        </w:r>
        <w:r w:rsidR="00002592" w:rsidDel="00F17913">
          <w:rPr>
            <w:noProof/>
            <w:webHidden/>
          </w:rPr>
          <w:fldChar w:fldCharType="separate"/>
        </w:r>
        <w:r w:rsidR="00064E85" w:rsidDel="00F17913">
          <w:rPr>
            <w:noProof/>
            <w:webHidden/>
          </w:rPr>
          <w:delText>6</w:delText>
        </w:r>
        <w:r w:rsidR="00002592" w:rsidDel="00F17913">
          <w:rPr>
            <w:noProof/>
            <w:webHidden/>
          </w:rPr>
          <w:fldChar w:fldCharType="end"/>
        </w:r>
        <w:r w:rsidDel="00F17913">
          <w:rPr>
            <w:noProof/>
          </w:rPr>
          <w:fldChar w:fldCharType="end"/>
        </w:r>
      </w:del>
    </w:p>
    <w:p w14:paraId="3A757F29" w14:textId="128FC225" w:rsidR="00002592" w:rsidDel="00F17913" w:rsidRDefault="001A3596">
      <w:pPr>
        <w:pStyle w:val="TOC2"/>
        <w:tabs>
          <w:tab w:val="right" w:leader="dot" w:pos="10196"/>
        </w:tabs>
        <w:rPr>
          <w:del w:id="127" w:author="hp" w:date="2021-01-21T16:01:00Z"/>
          <w:rFonts w:asciiTheme="minorHAnsi" w:eastAsiaTheme="minorEastAsia" w:hAnsiTheme="minorHAnsi" w:cstheme="minorBidi"/>
          <w:noProof/>
          <w:sz w:val="24"/>
          <w:szCs w:val="24"/>
          <w:highlight w:val="none"/>
        </w:rPr>
      </w:pPr>
      <w:del w:id="128" w:author="hp" w:date="2021-01-21T16:01:00Z">
        <w:r w:rsidDel="00F17913">
          <w:rPr>
            <w:noProof/>
          </w:rPr>
          <w:fldChar w:fldCharType="begin"/>
        </w:r>
        <w:r w:rsidDel="00F17913">
          <w:rPr>
            <w:noProof/>
          </w:rPr>
          <w:delInstrText xml:space="preserve"> HYPERLINK \l "_Toc60353395" </w:delInstrText>
        </w:r>
        <w:r w:rsidDel="00F17913">
          <w:rPr>
            <w:noProof/>
          </w:rPr>
          <w:fldChar w:fldCharType="separate"/>
        </w:r>
      </w:del>
      <w:ins w:id="129" w:author="hp" w:date="2021-01-21T16:01:00Z">
        <w:r w:rsidR="00F17913">
          <w:rPr>
            <w:b/>
            <w:bCs/>
            <w:noProof/>
            <w:lang w:val="en-US"/>
          </w:rPr>
          <w:t>Error! Hyperlink reference not valid.</w:t>
        </w:r>
      </w:ins>
      <w:del w:id="130" w:author="hp" w:date="2021-01-21T16:01:00Z">
        <w:r w:rsidR="00002592" w:rsidRPr="00C30C5C" w:rsidDel="00F17913">
          <w:rPr>
            <w:rStyle w:val="Hyperlink"/>
            <w:noProof/>
          </w:rPr>
          <w:delText>Data analysis</w:delText>
        </w:r>
        <w:r w:rsidR="00002592" w:rsidDel="00F17913">
          <w:rPr>
            <w:noProof/>
            <w:webHidden/>
          </w:rPr>
          <w:tab/>
        </w:r>
        <w:r w:rsidR="00002592" w:rsidDel="00F17913">
          <w:rPr>
            <w:noProof/>
            <w:webHidden/>
          </w:rPr>
          <w:fldChar w:fldCharType="begin"/>
        </w:r>
        <w:r w:rsidR="00002592" w:rsidDel="00F17913">
          <w:rPr>
            <w:noProof/>
            <w:webHidden/>
          </w:rPr>
          <w:delInstrText xml:space="preserve"> PAGEREF _Toc60353395 \h </w:delInstrText>
        </w:r>
        <w:r w:rsidR="00002592" w:rsidDel="00F17913">
          <w:rPr>
            <w:noProof/>
            <w:webHidden/>
          </w:rPr>
        </w:r>
        <w:r w:rsidR="00002592" w:rsidDel="00F17913">
          <w:rPr>
            <w:noProof/>
            <w:webHidden/>
          </w:rPr>
          <w:fldChar w:fldCharType="separate"/>
        </w:r>
        <w:r w:rsidR="00064E85" w:rsidDel="00F17913">
          <w:rPr>
            <w:noProof/>
            <w:webHidden/>
          </w:rPr>
          <w:delText>6</w:delText>
        </w:r>
        <w:r w:rsidR="00002592" w:rsidDel="00F17913">
          <w:rPr>
            <w:noProof/>
            <w:webHidden/>
          </w:rPr>
          <w:fldChar w:fldCharType="end"/>
        </w:r>
        <w:r w:rsidDel="00F17913">
          <w:rPr>
            <w:noProof/>
          </w:rPr>
          <w:fldChar w:fldCharType="end"/>
        </w:r>
      </w:del>
    </w:p>
    <w:p w14:paraId="489C20AF" w14:textId="1CDB15FB" w:rsidR="00002592" w:rsidDel="00F17913" w:rsidRDefault="001A3596">
      <w:pPr>
        <w:pStyle w:val="TOC3"/>
        <w:tabs>
          <w:tab w:val="right" w:leader="dot" w:pos="10196"/>
        </w:tabs>
        <w:rPr>
          <w:del w:id="131" w:author="hp" w:date="2021-01-21T16:01:00Z"/>
          <w:rFonts w:asciiTheme="minorHAnsi" w:eastAsiaTheme="minorEastAsia" w:hAnsiTheme="minorHAnsi" w:cstheme="minorBidi"/>
          <w:noProof/>
          <w:sz w:val="24"/>
          <w:szCs w:val="24"/>
          <w:highlight w:val="none"/>
        </w:rPr>
      </w:pPr>
      <w:del w:id="132" w:author="hp" w:date="2021-01-21T16:01:00Z">
        <w:r w:rsidDel="00F17913">
          <w:rPr>
            <w:noProof/>
          </w:rPr>
          <w:fldChar w:fldCharType="begin"/>
        </w:r>
        <w:r w:rsidDel="00F17913">
          <w:rPr>
            <w:noProof/>
          </w:rPr>
          <w:delInstrText xml:space="preserve"> HYPERLINK \l "_Toc60353396" </w:delInstrText>
        </w:r>
        <w:r w:rsidDel="00F17913">
          <w:rPr>
            <w:noProof/>
          </w:rPr>
          <w:fldChar w:fldCharType="separate"/>
        </w:r>
      </w:del>
      <w:ins w:id="133" w:author="hp" w:date="2021-01-21T16:01:00Z">
        <w:r w:rsidR="00F17913">
          <w:rPr>
            <w:b/>
            <w:bCs/>
            <w:noProof/>
            <w:lang w:val="en-US"/>
          </w:rPr>
          <w:t>Error! Hyperlink reference not valid.</w:t>
        </w:r>
      </w:ins>
      <w:del w:id="134" w:author="hp" w:date="2021-01-21T16:01:00Z">
        <w:r w:rsidR="00002592" w:rsidRPr="00C30C5C" w:rsidDel="00F17913">
          <w:rPr>
            <w:rStyle w:val="Hyperlink"/>
            <w:noProof/>
            <w:lang w:val="en-US"/>
          </w:rPr>
          <w:delText>Seroprevalence estimation</w:delText>
        </w:r>
        <w:r w:rsidR="00002592" w:rsidDel="00F17913">
          <w:rPr>
            <w:noProof/>
            <w:webHidden/>
          </w:rPr>
          <w:tab/>
        </w:r>
        <w:r w:rsidR="00002592" w:rsidDel="00F17913">
          <w:rPr>
            <w:noProof/>
            <w:webHidden/>
          </w:rPr>
          <w:fldChar w:fldCharType="begin"/>
        </w:r>
        <w:r w:rsidR="00002592" w:rsidDel="00F17913">
          <w:rPr>
            <w:noProof/>
            <w:webHidden/>
          </w:rPr>
          <w:delInstrText xml:space="preserve"> PAGEREF _Toc60353396 \h </w:delInstrText>
        </w:r>
        <w:r w:rsidR="00002592" w:rsidDel="00F17913">
          <w:rPr>
            <w:noProof/>
            <w:webHidden/>
          </w:rPr>
        </w:r>
        <w:r w:rsidR="00002592" w:rsidDel="00F17913">
          <w:rPr>
            <w:noProof/>
            <w:webHidden/>
          </w:rPr>
          <w:fldChar w:fldCharType="separate"/>
        </w:r>
        <w:r w:rsidR="00064E85" w:rsidDel="00F17913">
          <w:rPr>
            <w:noProof/>
            <w:webHidden/>
          </w:rPr>
          <w:delText>6</w:delText>
        </w:r>
        <w:r w:rsidR="00002592" w:rsidDel="00F17913">
          <w:rPr>
            <w:noProof/>
            <w:webHidden/>
          </w:rPr>
          <w:fldChar w:fldCharType="end"/>
        </w:r>
        <w:r w:rsidDel="00F17913">
          <w:rPr>
            <w:noProof/>
          </w:rPr>
          <w:fldChar w:fldCharType="end"/>
        </w:r>
      </w:del>
    </w:p>
    <w:p w14:paraId="289EBCC8" w14:textId="0710C3B7" w:rsidR="00002592" w:rsidDel="00F17913" w:rsidRDefault="001A3596">
      <w:pPr>
        <w:pStyle w:val="TOC3"/>
        <w:tabs>
          <w:tab w:val="right" w:leader="dot" w:pos="10196"/>
        </w:tabs>
        <w:rPr>
          <w:del w:id="135" w:author="hp" w:date="2021-01-21T16:01:00Z"/>
          <w:rFonts w:asciiTheme="minorHAnsi" w:eastAsiaTheme="minorEastAsia" w:hAnsiTheme="minorHAnsi" w:cstheme="minorBidi"/>
          <w:noProof/>
          <w:sz w:val="24"/>
          <w:szCs w:val="24"/>
          <w:highlight w:val="none"/>
        </w:rPr>
      </w:pPr>
      <w:del w:id="136" w:author="hp" w:date="2021-01-21T16:01:00Z">
        <w:r w:rsidDel="00F17913">
          <w:rPr>
            <w:noProof/>
          </w:rPr>
          <w:fldChar w:fldCharType="begin"/>
        </w:r>
        <w:r w:rsidDel="00F17913">
          <w:rPr>
            <w:noProof/>
          </w:rPr>
          <w:delInstrText xml:space="preserve"> HYPERLINK \l "_Toc60353397" </w:delInstrText>
        </w:r>
        <w:r w:rsidDel="00F17913">
          <w:rPr>
            <w:noProof/>
          </w:rPr>
          <w:fldChar w:fldCharType="separate"/>
        </w:r>
      </w:del>
      <w:ins w:id="137" w:author="hp" w:date="2021-01-21T16:01:00Z">
        <w:r w:rsidR="00F17913">
          <w:rPr>
            <w:b/>
            <w:bCs/>
            <w:noProof/>
            <w:lang w:val="en-US"/>
          </w:rPr>
          <w:t>Error! Hyperlink reference not valid.</w:t>
        </w:r>
      </w:ins>
      <w:del w:id="138" w:author="hp" w:date="2021-01-21T16:01:00Z">
        <w:r w:rsidR="00002592" w:rsidRPr="00C30C5C" w:rsidDel="00F17913">
          <w:rPr>
            <w:rStyle w:val="Hyperlink"/>
            <w:noProof/>
            <w:lang w:val="en-US"/>
          </w:rPr>
          <w:delText>Risk factor analysis</w:delText>
        </w:r>
        <w:r w:rsidR="00002592" w:rsidDel="00F17913">
          <w:rPr>
            <w:noProof/>
            <w:webHidden/>
          </w:rPr>
          <w:tab/>
        </w:r>
        <w:r w:rsidR="00002592" w:rsidDel="00F17913">
          <w:rPr>
            <w:noProof/>
            <w:webHidden/>
          </w:rPr>
          <w:fldChar w:fldCharType="begin"/>
        </w:r>
        <w:r w:rsidR="00002592" w:rsidDel="00F17913">
          <w:rPr>
            <w:noProof/>
            <w:webHidden/>
          </w:rPr>
          <w:delInstrText xml:space="preserve"> PAGEREF _Toc60353397 \h </w:delInstrText>
        </w:r>
        <w:r w:rsidR="00002592" w:rsidDel="00F17913">
          <w:rPr>
            <w:noProof/>
            <w:webHidden/>
          </w:rPr>
        </w:r>
        <w:r w:rsidR="00002592" w:rsidDel="00F17913">
          <w:rPr>
            <w:noProof/>
            <w:webHidden/>
          </w:rPr>
          <w:fldChar w:fldCharType="separate"/>
        </w:r>
        <w:r w:rsidR="00064E85" w:rsidDel="00F17913">
          <w:rPr>
            <w:noProof/>
            <w:webHidden/>
          </w:rPr>
          <w:delText>7</w:delText>
        </w:r>
        <w:r w:rsidR="00002592" w:rsidDel="00F17913">
          <w:rPr>
            <w:noProof/>
            <w:webHidden/>
          </w:rPr>
          <w:fldChar w:fldCharType="end"/>
        </w:r>
        <w:r w:rsidDel="00F17913">
          <w:rPr>
            <w:noProof/>
          </w:rPr>
          <w:fldChar w:fldCharType="end"/>
        </w:r>
      </w:del>
    </w:p>
    <w:p w14:paraId="6CBD0B03" w14:textId="56DDC268" w:rsidR="00002592" w:rsidDel="00F17913" w:rsidRDefault="001A3596">
      <w:pPr>
        <w:pStyle w:val="TOC2"/>
        <w:tabs>
          <w:tab w:val="right" w:leader="dot" w:pos="10196"/>
        </w:tabs>
        <w:rPr>
          <w:del w:id="139" w:author="hp" w:date="2021-01-21T16:01:00Z"/>
          <w:rFonts w:asciiTheme="minorHAnsi" w:eastAsiaTheme="minorEastAsia" w:hAnsiTheme="minorHAnsi" w:cstheme="minorBidi"/>
          <w:noProof/>
          <w:sz w:val="24"/>
          <w:szCs w:val="24"/>
          <w:highlight w:val="none"/>
        </w:rPr>
      </w:pPr>
      <w:del w:id="140" w:author="hp" w:date="2021-01-21T16:01:00Z">
        <w:r w:rsidDel="00F17913">
          <w:rPr>
            <w:noProof/>
          </w:rPr>
          <w:fldChar w:fldCharType="begin"/>
        </w:r>
        <w:r w:rsidDel="00F17913">
          <w:rPr>
            <w:noProof/>
          </w:rPr>
          <w:delInstrText xml:space="preserve"> HYPERLINK \l "_Toc60353398" </w:delInstrText>
        </w:r>
        <w:r w:rsidDel="00F17913">
          <w:rPr>
            <w:noProof/>
          </w:rPr>
          <w:fldChar w:fldCharType="separate"/>
        </w:r>
      </w:del>
      <w:ins w:id="141" w:author="hp" w:date="2021-01-21T16:01:00Z">
        <w:r w:rsidR="00F17913">
          <w:rPr>
            <w:b/>
            <w:bCs/>
            <w:noProof/>
            <w:lang w:val="en-US"/>
          </w:rPr>
          <w:t>Error! Hyperlink reference not valid.</w:t>
        </w:r>
      </w:ins>
      <w:del w:id="142" w:author="hp" w:date="2021-01-21T16:01:00Z">
        <w:r w:rsidR="00002592" w:rsidRPr="00C30C5C" w:rsidDel="00F17913">
          <w:rPr>
            <w:rStyle w:val="Hyperlink"/>
            <w:noProof/>
          </w:rPr>
          <w:delText>Ethical considerations</w:delText>
        </w:r>
        <w:r w:rsidR="00002592" w:rsidDel="00F17913">
          <w:rPr>
            <w:noProof/>
            <w:webHidden/>
          </w:rPr>
          <w:tab/>
        </w:r>
        <w:r w:rsidR="00002592" w:rsidDel="00F17913">
          <w:rPr>
            <w:noProof/>
            <w:webHidden/>
          </w:rPr>
          <w:fldChar w:fldCharType="begin"/>
        </w:r>
        <w:r w:rsidR="00002592" w:rsidDel="00F17913">
          <w:rPr>
            <w:noProof/>
            <w:webHidden/>
          </w:rPr>
          <w:delInstrText xml:space="preserve"> PAGEREF _Toc60353398 \h </w:delInstrText>
        </w:r>
        <w:r w:rsidR="00002592" w:rsidDel="00F17913">
          <w:rPr>
            <w:noProof/>
            <w:webHidden/>
          </w:rPr>
        </w:r>
        <w:r w:rsidR="00002592" w:rsidDel="00F17913">
          <w:rPr>
            <w:noProof/>
            <w:webHidden/>
          </w:rPr>
          <w:fldChar w:fldCharType="separate"/>
        </w:r>
        <w:r w:rsidR="00064E85" w:rsidDel="00F17913">
          <w:rPr>
            <w:noProof/>
            <w:webHidden/>
          </w:rPr>
          <w:delText>8</w:delText>
        </w:r>
        <w:r w:rsidR="00002592" w:rsidDel="00F17913">
          <w:rPr>
            <w:noProof/>
            <w:webHidden/>
          </w:rPr>
          <w:fldChar w:fldCharType="end"/>
        </w:r>
        <w:r w:rsidDel="00F17913">
          <w:rPr>
            <w:noProof/>
          </w:rPr>
          <w:fldChar w:fldCharType="end"/>
        </w:r>
      </w:del>
    </w:p>
    <w:p w14:paraId="2B5C616F" w14:textId="59D6CD13" w:rsidR="00002592" w:rsidDel="00F17913" w:rsidRDefault="001A3596">
      <w:pPr>
        <w:pStyle w:val="TOC1"/>
        <w:tabs>
          <w:tab w:val="right" w:leader="dot" w:pos="10196"/>
        </w:tabs>
        <w:rPr>
          <w:del w:id="143" w:author="hp" w:date="2021-01-21T16:01:00Z"/>
          <w:rFonts w:asciiTheme="minorHAnsi" w:eastAsiaTheme="minorEastAsia" w:hAnsiTheme="minorHAnsi" w:cstheme="minorBidi"/>
          <w:noProof/>
          <w:sz w:val="24"/>
          <w:szCs w:val="24"/>
          <w:highlight w:val="none"/>
        </w:rPr>
      </w:pPr>
      <w:del w:id="144" w:author="hp" w:date="2021-01-21T16:01:00Z">
        <w:r w:rsidDel="00F17913">
          <w:rPr>
            <w:noProof/>
          </w:rPr>
          <w:lastRenderedPageBreak/>
          <w:fldChar w:fldCharType="begin"/>
        </w:r>
        <w:r w:rsidDel="00F17913">
          <w:rPr>
            <w:noProof/>
          </w:rPr>
          <w:delInstrText xml:space="preserve"> HYPERLINK \l "_Toc60353399" </w:delInstrText>
        </w:r>
        <w:r w:rsidDel="00F17913">
          <w:rPr>
            <w:noProof/>
          </w:rPr>
          <w:fldChar w:fldCharType="separate"/>
        </w:r>
      </w:del>
      <w:ins w:id="145" w:author="hp" w:date="2021-01-21T16:01:00Z">
        <w:r w:rsidR="00F17913">
          <w:rPr>
            <w:b/>
            <w:bCs/>
            <w:noProof/>
            <w:lang w:val="en-US"/>
          </w:rPr>
          <w:t>Error! Hyperlink reference not valid.</w:t>
        </w:r>
      </w:ins>
      <w:del w:id="146" w:author="hp" w:date="2021-01-21T16:01:00Z">
        <w:r w:rsidR="00002592" w:rsidRPr="00C30C5C" w:rsidDel="00F17913">
          <w:rPr>
            <w:rStyle w:val="Hyperlink"/>
            <w:noProof/>
          </w:rPr>
          <w:delText>Results</w:delText>
        </w:r>
        <w:r w:rsidR="00002592" w:rsidDel="00F17913">
          <w:rPr>
            <w:noProof/>
            <w:webHidden/>
          </w:rPr>
          <w:tab/>
        </w:r>
        <w:r w:rsidR="00002592" w:rsidDel="00F17913">
          <w:rPr>
            <w:noProof/>
            <w:webHidden/>
          </w:rPr>
          <w:fldChar w:fldCharType="begin"/>
        </w:r>
        <w:r w:rsidR="00002592" w:rsidDel="00F17913">
          <w:rPr>
            <w:noProof/>
            <w:webHidden/>
          </w:rPr>
          <w:delInstrText xml:space="preserve"> PAGEREF _Toc60353399 \h </w:delInstrText>
        </w:r>
        <w:r w:rsidR="00002592" w:rsidDel="00F17913">
          <w:rPr>
            <w:noProof/>
            <w:webHidden/>
          </w:rPr>
        </w:r>
        <w:r w:rsidR="00002592" w:rsidDel="00F17913">
          <w:rPr>
            <w:noProof/>
            <w:webHidden/>
          </w:rPr>
          <w:fldChar w:fldCharType="separate"/>
        </w:r>
        <w:r w:rsidR="00064E85" w:rsidDel="00F17913">
          <w:rPr>
            <w:noProof/>
            <w:webHidden/>
          </w:rPr>
          <w:delText>9</w:delText>
        </w:r>
        <w:r w:rsidR="00002592" w:rsidDel="00F17913">
          <w:rPr>
            <w:noProof/>
            <w:webHidden/>
          </w:rPr>
          <w:fldChar w:fldCharType="end"/>
        </w:r>
        <w:r w:rsidDel="00F17913">
          <w:rPr>
            <w:noProof/>
          </w:rPr>
          <w:fldChar w:fldCharType="end"/>
        </w:r>
      </w:del>
    </w:p>
    <w:p w14:paraId="1212B62B" w14:textId="59C121BB" w:rsidR="00002592" w:rsidDel="00F17913" w:rsidRDefault="001A3596">
      <w:pPr>
        <w:pStyle w:val="TOC2"/>
        <w:tabs>
          <w:tab w:val="right" w:leader="dot" w:pos="10196"/>
        </w:tabs>
        <w:rPr>
          <w:del w:id="147" w:author="hp" w:date="2021-01-21T16:01:00Z"/>
          <w:rFonts w:asciiTheme="minorHAnsi" w:eastAsiaTheme="minorEastAsia" w:hAnsiTheme="minorHAnsi" w:cstheme="minorBidi"/>
          <w:noProof/>
          <w:sz w:val="24"/>
          <w:szCs w:val="24"/>
          <w:highlight w:val="none"/>
        </w:rPr>
      </w:pPr>
      <w:del w:id="148" w:author="hp" w:date="2021-01-21T16:01:00Z">
        <w:r w:rsidDel="00F17913">
          <w:rPr>
            <w:noProof/>
          </w:rPr>
          <w:fldChar w:fldCharType="begin"/>
        </w:r>
        <w:r w:rsidDel="00F17913">
          <w:rPr>
            <w:noProof/>
          </w:rPr>
          <w:delInstrText xml:space="preserve"> HYPERLINK \l "_Toc60353400" </w:delInstrText>
        </w:r>
        <w:r w:rsidDel="00F17913">
          <w:rPr>
            <w:noProof/>
          </w:rPr>
          <w:fldChar w:fldCharType="separate"/>
        </w:r>
      </w:del>
      <w:ins w:id="149" w:author="hp" w:date="2021-01-21T16:01:00Z">
        <w:r w:rsidR="00F17913">
          <w:rPr>
            <w:b/>
            <w:bCs/>
            <w:noProof/>
            <w:lang w:val="en-US"/>
          </w:rPr>
          <w:t>Error! Hyperlink reference not valid.</w:t>
        </w:r>
      </w:ins>
      <w:del w:id="150" w:author="hp" w:date="2021-01-21T16:01:00Z">
        <w:r w:rsidR="00002592" w:rsidRPr="00C30C5C" w:rsidDel="00F17913">
          <w:rPr>
            <w:rStyle w:val="Hyperlink"/>
            <w:noProof/>
          </w:rPr>
          <w:delText>Participation rate</w:delText>
        </w:r>
        <w:r w:rsidR="00002592" w:rsidDel="00F17913">
          <w:rPr>
            <w:noProof/>
            <w:webHidden/>
          </w:rPr>
          <w:tab/>
        </w:r>
        <w:r w:rsidR="00002592" w:rsidDel="00F17913">
          <w:rPr>
            <w:noProof/>
            <w:webHidden/>
          </w:rPr>
          <w:fldChar w:fldCharType="begin"/>
        </w:r>
        <w:r w:rsidR="00002592" w:rsidDel="00F17913">
          <w:rPr>
            <w:noProof/>
            <w:webHidden/>
          </w:rPr>
          <w:delInstrText xml:space="preserve"> PAGEREF _Toc60353400 \h </w:delInstrText>
        </w:r>
        <w:r w:rsidR="00002592" w:rsidDel="00F17913">
          <w:rPr>
            <w:noProof/>
            <w:webHidden/>
          </w:rPr>
        </w:r>
        <w:r w:rsidR="00002592" w:rsidDel="00F17913">
          <w:rPr>
            <w:noProof/>
            <w:webHidden/>
          </w:rPr>
          <w:fldChar w:fldCharType="separate"/>
        </w:r>
        <w:r w:rsidR="00064E85" w:rsidDel="00F17913">
          <w:rPr>
            <w:noProof/>
            <w:webHidden/>
          </w:rPr>
          <w:delText>9</w:delText>
        </w:r>
        <w:r w:rsidR="00002592" w:rsidDel="00F17913">
          <w:rPr>
            <w:noProof/>
            <w:webHidden/>
          </w:rPr>
          <w:fldChar w:fldCharType="end"/>
        </w:r>
        <w:r w:rsidDel="00F17913">
          <w:rPr>
            <w:noProof/>
          </w:rPr>
          <w:fldChar w:fldCharType="end"/>
        </w:r>
      </w:del>
    </w:p>
    <w:p w14:paraId="72E3571A" w14:textId="3BAF54F7" w:rsidR="00002592" w:rsidDel="00F17913" w:rsidRDefault="001A3596">
      <w:pPr>
        <w:pStyle w:val="TOC2"/>
        <w:tabs>
          <w:tab w:val="right" w:leader="dot" w:pos="10196"/>
        </w:tabs>
        <w:rPr>
          <w:del w:id="151" w:author="hp" w:date="2021-01-21T16:01:00Z"/>
          <w:rFonts w:asciiTheme="minorHAnsi" w:eastAsiaTheme="minorEastAsia" w:hAnsiTheme="minorHAnsi" w:cstheme="minorBidi"/>
          <w:noProof/>
          <w:sz w:val="24"/>
          <w:szCs w:val="24"/>
          <w:highlight w:val="none"/>
        </w:rPr>
      </w:pPr>
      <w:del w:id="152" w:author="hp" w:date="2021-01-21T16:01:00Z">
        <w:r w:rsidDel="00F17913">
          <w:rPr>
            <w:noProof/>
          </w:rPr>
          <w:fldChar w:fldCharType="begin"/>
        </w:r>
        <w:r w:rsidDel="00F17913">
          <w:rPr>
            <w:noProof/>
          </w:rPr>
          <w:delInstrText xml:space="preserve"> HYPERLINK \l "_Toc60353401" </w:delInstrText>
        </w:r>
        <w:r w:rsidDel="00F17913">
          <w:rPr>
            <w:noProof/>
          </w:rPr>
          <w:fldChar w:fldCharType="separate"/>
        </w:r>
      </w:del>
      <w:ins w:id="153" w:author="hp" w:date="2021-01-21T16:01:00Z">
        <w:r w:rsidR="00F17913">
          <w:rPr>
            <w:b/>
            <w:bCs/>
            <w:noProof/>
            <w:lang w:val="en-US"/>
          </w:rPr>
          <w:t>Error! Hyperlink reference not valid.</w:t>
        </w:r>
      </w:ins>
      <w:del w:id="154" w:author="hp" w:date="2021-01-21T16:01:00Z">
        <w:r w:rsidR="00002592" w:rsidRPr="00C30C5C" w:rsidDel="00F17913">
          <w:rPr>
            <w:rStyle w:val="Hyperlink"/>
            <w:noProof/>
          </w:rPr>
          <w:delText>Respondent and household characteristics</w:delText>
        </w:r>
        <w:r w:rsidR="00002592" w:rsidDel="00F17913">
          <w:rPr>
            <w:noProof/>
            <w:webHidden/>
          </w:rPr>
          <w:tab/>
        </w:r>
        <w:r w:rsidR="00002592" w:rsidDel="00F17913">
          <w:rPr>
            <w:noProof/>
            <w:webHidden/>
          </w:rPr>
          <w:fldChar w:fldCharType="begin"/>
        </w:r>
        <w:r w:rsidR="00002592" w:rsidDel="00F17913">
          <w:rPr>
            <w:noProof/>
            <w:webHidden/>
          </w:rPr>
          <w:delInstrText xml:space="preserve"> PAGEREF _Toc60353401 \h </w:delInstrText>
        </w:r>
        <w:r w:rsidR="00002592" w:rsidDel="00F17913">
          <w:rPr>
            <w:noProof/>
            <w:webHidden/>
          </w:rPr>
        </w:r>
        <w:r w:rsidR="00002592" w:rsidDel="00F17913">
          <w:rPr>
            <w:noProof/>
            <w:webHidden/>
          </w:rPr>
          <w:fldChar w:fldCharType="separate"/>
        </w:r>
        <w:r w:rsidR="00064E85" w:rsidDel="00F17913">
          <w:rPr>
            <w:noProof/>
            <w:webHidden/>
          </w:rPr>
          <w:delText>9</w:delText>
        </w:r>
        <w:r w:rsidR="00002592" w:rsidDel="00F17913">
          <w:rPr>
            <w:noProof/>
            <w:webHidden/>
          </w:rPr>
          <w:fldChar w:fldCharType="end"/>
        </w:r>
        <w:r w:rsidDel="00F17913">
          <w:rPr>
            <w:noProof/>
          </w:rPr>
          <w:fldChar w:fldCharType="end"/>
        </w:r>
      </w:del>
    </w:p>
    <w:p w14:paraId="1691653A" w14:textId="5E44BDFE" w:rsidR="00002592" w:rsidDel="00F17913" w:rsidRDefault="001A3596">
      <w:pPr>
        <w:pStyle w:val="TOC2"/>
        <w:tabs>
          <w:tab w:val="right" w:leader="dot" w:pos="10196"/>
        </w:tabs>
        <w:rPr>
          <w:del w:id="155" w:author="hp" w:date="2021-01-21T16:01:00Z"/>
          <w:rFonts w:asciiTheme="minorHAnsi" w:eastAsiaTheme="minorEastAsia" w:hAnsiTheme="minorHAnsi" w:cstheme="minorBidi"/>
          <w:noProof/>
          <w:sz w:val="24"/>
          <w:szCs w:val="24"/>
          <w:highlight w:val="none"/>
        </w:rPr>
      </w:pPr>
      <w:del w:id="156" w:author="hp" w:date="2021-01-21T16:01:00Z">
        <w:r w:rsidDel="00F17913">
          <w:rPr>
            <w:noProof/>
          </w:rPr>
          <w:fldChar w:fldCharType="begin"/>
        </w:r>
        <w:r w:rsidDel="00F17913">
          <w:rPr>
            <w:noProof/>
          </w:rPr>
          <w:delInstrText xml:space="preserve"> HYPERLINK \l "_Toc60353</w:delInstrText>
        </w:r>
        <w:r w:rsidDel="00F17913">
          <w:rPr>
            <w:noProof/>
          </w:rPr>
          <w:delInstrText xml:space="preserve">402" </w:delInstrText>
        </w:r>
        <w:r w:rsidDel="00F17913">
          <w:rPr>
            <w:noProof/>
          </w:rPr>
          <w:fldChar w:fldCharType="separate"/>
        </w:r>
      </w:del>
      <w:ins w:id="157" w:author="hp" w:date="2021-01-21T16:01:00Z">
        <w:r w:rsidR="00F17913">
          <w:rPr>
            <w:b/>
            <w:bCs/>
            <w:noProof/>
            <w:lang w:val="en-US"/>
          </w:rPr>
          <w:t>Error! Hyperlink reference not valid.</w:t>
        </w:r>
      </w:ins>
      <w:del w:id="158" w:author="hp" w:date="2021-01-21T16:01:00Z">
        <w:r w:rsidR="00002592" w:rsidRPr="00C30C5C" w:rsidDel="00F17913">
          <w:rPr>
            <w:rStyle w:val="Hyperlink"/>
            <w:noProof/>
          </w:rPr>
          <w:delText>Seroprevalence estimates</w:delText>
        </w:r>
        <w:r w:rsidR="00002592" w:rsidDel="00F17913">
          <w:rPr>
            <w:noProof/>
            <w:webHidden/>
          </w:rPr>
          <w:tab/>
        </w:r>
        <w:r w:rsidR="00002592" w:rsidDel="00F17913">
          <w:rPr>
            <w:noProof/>
            <w:webHidden/>
          </w:rPr>
          <w:fldChar w:fldCharType="begin"/>
        </w:r>
        <w:r w:rsidR="00002592" w:rsidDel="00F17913">
          <w:rPr>
            <w:noProof/>
            <w:webHidden/>
          </w:rPr>
          <w:delInstrText xml:space="preserve"> PAGEREF _Toc60353402 \h </w:delInstrText>
        </w:r>
        <w:r w:rsidR="00002592" w:rsidDel="00F17913">
          <w:rPr>
            <w:noProof/>
            <w:webHidden/>
          </w:rPr>
        </w:r>
        <w:r w:rsidR="00002592" w:rsidDel="00F17913">
          <w:rPr>
            <w:noProof/>
            <w:webHidden/>
          </w:rPr>
          <w:fldChar w:fldCharType="separate"/>
        </w:r>
        <w:r w:rsidR="00064E85" w:rsidDel="00F17913">
          <w:rPr>
            <w:noProof/>
            <w:webHidden/>
          </w:rPr>
          <w:delText>11</w:delText>
        </w:r>
        <w:r w:rsidR="00002592" w:rsidDel="00F17913">
          <w:rPr>
            <w:noProof/>
            <w:webHidden/>
          </w:rPr>
          <w:fldChar w:fldCharType="end"/>
        </w:r>
        <w:r w:rsidDel="00F17913">
          <w:rPr>
            <w:noProof/>
          </w:rPr>
          <w:fldChar w:fldCharType="end"/>
        </w:r>
      </w:del>
    </w:p>
    <w:p w14:paraId="62E52162" w14:textId="535D1F3B" w:rsidR="00002592" w:rsidDel="00F17913" w:rsidRDefault="001A3596">
      <w:pPr>
        <w:pStyle w:val="TOC2"/>
        <w:tabs>
          <w:tab w:val="right" w:leader="dot" w:pos="10196"/>
        </w:tabs>
        <w:rPr>
          <w:del w:id="159" w:author="hp" w:date="2021-01-21T16:01:00Z"/>
          <w:rFonts w:asciiTheme="minorHAnsi" w:eastAsiaTheme="minorEastAsia" w:hAnsiTheme="minorHAnsi" w:cstheme="minorBidi"/>
          <w:noProof/>
          <w:sz w:val="24"/>
          <w:szCs w:val="24"/>
          <w:highlight w:val="none"/>
        </w:rPr>
      </w:pPr>
      <w:del w:id="160" w:author="hp" w:date="2021-01-21T16:01:00Z">
        <w:r w:rsidDel="00F17913">
          <w:rPr>
            <w:noProof/>
          </w:rPr>
          <w:fldChar w:fldCharType="begin"/>
        </w:r>
        <w:r w:rsidDel="00F17913">
          <w:rPr>
            <w:noProof/>
          </w:rPr>
          <w:delInstrText xml:space="preserve"> HYPERLINK \l "_Toc60353403" </w:delInstrText>
        </w:r>
        <w:r w:rsidDel="00F17913">
          <w:rPr>
            <w:noProof/>
          </w:rPr>
          <w:fldChar w:fldCharType="separate"/>
        </w:r>
      </w:del>
      <w:ins w:id="161" w:author="hp" w:date="2021-01-21T16:01:00Z">
        <w:r w:rsidR="00F17913">
          <w:rPr>
            <w:b/>
            <w:bCs/>
            <w:noProof/>
            <w:lang w:val="en-US"/>
          </w:rPr>
          <w:t>Error! Hyperlink reference not valid.</w:t>
        </w:r>
      </w:ins>
      <w:del w:id="162" w:author="hp" w:date="2021-01-21T16:01:00Z">
        <w:r w:rsidR="00002592" w:rsidRPr="00C30C5C" w:rsidDel="00F17913">
          <w:rPr>
            <w:rStyle w:val="Hyperlink"/>
            <w:noProof/>
          </w:rPr>
          <w:delText>Risk factors for seropositivity</w:delText>
        </w:r>
        <w:r w:rsidR="00002592" w:rsidDel="00F17913">
          <w:rPr>
            <w:noProof/>
            <w:webHidden/>
          </w:rPr>
          <w:tab/>
        </w:r>
        <w:r w:rsidR="00002592" w:rsidDel="00F17913">
          <w:rPr>
            <w:noProof/>
            <w:webHidden/>
          </w:rPr>
          <w:fldChar w:fldCharType="begin"/>
        </w:r>
        <w:r w:rsidR="00002592" w:rsidDel="00F17913">
          <w:rPr>
            <w:noProof/>
            <w:webHidden/>
          </w:rPr>
          <w:delInstrText xml:space="preserve"> PAGEREF _Toc60353403 \h </w:delInstrText>
        </w:r>
        <w:r w:rsidR="00002592" w:rsidDel="00F17913">
          <w:rPr>
            <w:noProof/>
            <w:webHidden/>
          </w:rPr>
        </w:r>
        <w:r w:rsidR="00002592" w:rsidDel="00F17913">
          <w:rPr>
            <w:noProof/>
            <w:webHidden/>
          </w:rPr>
          <w:fldChar w:fldCharType="separate"/>
        </w:r>
        <w:r w:rsidR="00064E85" w:rsidDel="00F17913">
          <w:rPr>
            <w:noProof/>
            <w:webHidden/>
          </w:rPr>
          <w:delText>13</w:delText>
        </w:r>
        <w:r w:rsidR="00002592" w:rsidDel="00F17913">
          <w:rPr>
            <w:noProof/>
            <w:webHidden/>
          </w:rPr>
          <w:fldChar w:fldCharType="end"/>
        </w:r>
        <w:r w:rsidDel="00F17913">
          <w:rPr>
            <w:noProof/>
          </w:rPr>
          <w:fldChar w:fldCharType="end"/>
        </w:r>
      </w:del>
    </w:p>
    <w:p w14:paraId="0B3E991A" w14:textId="7F924F59" w:rsidR="00002592" w:rsidDel="00F17913" w:rsidRDefault="001A3596">
      <w:pPr>
        <w:pStyle w:val="TOC2"/>
        <w:tabs>
          <w:tab w:val="right" w:leader="dot" w:pos="10196"/>
        </w:tabs>
        <w:rPr>
          <w:del w:id="163" w:author="hp" w:date="2021-01-21T16:01:00Z"/>
          <w:rFonts w:asciiTheme="minorHAnsi" w:eastAsiaTheme="minorEastAsia" w:hAnsiTheme="minorHAnsi" w:cstheme="minorBidi"/>
          <w:noProof/>
          <w:sz w:val="24"/>
          <w:szCs w:val="24"/>
          <w:highlight w:val="none"/>
        </w:rPr>
      </w:pPr>
      <w:del w:id="164" w:author="hp" w:date="2021-01-21T16:01:00Z">
        <w:r w:rsidDel="00F17913">
          <w:rPr>
            <w:noProof/>
          </w:rPr>
          <w:fldChar w:fldCharType="begin"/>
        </w:r>
        <w:r w:rsidDel="00F17913">
          <w:rPr>
            <w:noProof/>
          </w:rPr>
          <w:delInstrText xml:space="preserve"> HYPERLINK \l "_Toc60353404" </w:delInstrText>
        </w:r>
        <w:r w:rsidDel="00F17913">
          <w:rPr>
            <w:noProof/>
          </w:rPr>
          <w:fldChar w:fldCharType="separate"/>
        </w:r>
      </w:del>
      <w:ins w:id="165" w:author="hp" w:date="2021-01-21T16:01:00Z">
        <w:r w:rsidR="00F17913">
          <w:rPr>
            <w:b/>
            <w:bCs/>
            <w:noProof/>
            <w:lang w:val="en-US"/>
          </w:rPr>
          <w:t>Error! Hyperlink reference not valid.</w:t>
        </w:r>
      </w:ins>
      <w:del w:id="166" w:author="hp" w:date="2021-01-21T16:01:00Z">
        <w:r w:rsidR="00002592" w:rsidDel="00F17913">
          <w:rPr>
            <w:noProof/>
            <w:webHidden/>
          </w:rPr>
          <w:tab/>
        </w:r>
        <w:r w:rsidR="00002592" w:rsidDel="00F17913">
          <w:rPr>
            <w:noProof/>
            <w:webHidden/>
          </w:rPr>
          <w:fldChar w:fldCharType="begin"/>
        </w:r>
        <w:r w:rsidR="00002592" w:rsidDel="00F17913">
          <w:rPr>
            <w:noProof/>
            <w:webHidden/>
          </w:rPr>
          <w:delInstrText xml:space="preserve"> PAGEREF _Toc60353404 \h </w:delInstrText>
        </w:r>
        <w:r w:rsidR="00002592" w:rsidDel="00F17913">
          <w:rPr>
            <w:noProof/>
            <w:webHidden/>
          </w:rPr>
        </w:r>
        <w:r w:rsidR="00002592" w:rsidDel="00F17913">
          <w:rPr>
            <w:noProof/>
            <w:webHidden/>
          </w:rPr>
          <w:fldChar w:fldCharType="separate"/>
        </w:r>
        <w:r w:rsidR="00064E85" w:rsidDel="00F17913">
          <w:rPr>
            <w:noProof/>
            <w:webHidden/>
          </w:rPr>
          <w:delText>14</w:delText>
        </w:r>
        <w:r w:rsidR="00002592" w:rsidDel="00F17913">
          <w:rPr>
            <w:noProof/>
            <w:webHidden/>
          </w:rPr>
          <w:fldChar w:fldCharType="end"/>
        </w:r>
        <w:r w:rsidDel="00F17913">
          <w:rPr>
            <w:noProof/>
          </w:rPr>
          <w:fldChar w:fldCharType="end"/>
        </w:r>
      </w:del>
    </w:p>
    <w:p w14:paraId="7B842E84" w14:textId="7AEEC6FE" w:rsidR="00002592" w:rsidDel="00F17913" w:rsidRDefault="001A3596">
      <w:pPr>
        <w:pStyle w:val="TOC2"/>
        <w:tabs>
          <w:tab w:val="right" w:leader="dot" w:pos="10196"/>
        </w:tabs>
        <w:rPr>
          <w:del w:id="167" w:author="hp" w:date="2021-01-21T16:01:00Z"/>
          <w:rFonts w:asciiTheme="minorHAnsi" w:eastAsiaTheme="minorEastAsia" w:hAnsiTheme="minorHAnsi" w:cstheme="minorBidi"/>
          <w:noProof/>
          <w:sz w:val="24"/>
          <w:szCs w:val="24"/>
          <w:highlight w:val="none"/>
        </w:rPr>
      </w:pPr>
      <w:del w:id="168" w:author="hp" w:date="2021-01-21T16:01:00Z">
        <w:r w:rsidDel="00F17913">
          <w:rPr>
            <w:noProof/>
          </w:rPr>
          <w:fldChar w:fldCharType="begin"/>
        </w:r>
        <w:r w:rsidDel="00F17913">
          <w:rPr>
            <w:noProof/>
          </w:rPr>
          <w:delInstrText xml:space="preserve"> HYPERLINK \l "_Toc60353405" </w:delInstrText>
        </w:r>
        <w:r w:rsidDel="00F17913">
          <w:rPr>
            <w:noProof/>
          </w:rPr>
          <w:fldChar w:fldCharType="separate"/>
        </w:r>
      </w:del>
      <w:ins w:id="169" w:author="hp" w:date="2021-01-21T16:01:00Z">
        <w:r w:rsidR="00F17913">
          <w:rPr>
            <w:b/>
            <w:bCs/>
            <w:noProof/>
            <w:lang w:val="en-US"/>
          </w:rPr>
          <w:t>Error! Hyperlink reference not valid.</w:t>
        </w:r>
      </w:ins>
      <w:del w:id="170" w:author="hp" w:date="2021-01-21T16:01:00Z">
        <w:r w:rsidR="00002592" w:rsidRPr="00C30C5C" w:rsidDel="00F17913">
          <w:rPr>
            <w:rStyle w:val="Hyperlink"/>
            <w:noProof/>
          </w:rPr>
          <w:delText>COVID-19 related symptoms and treatment</w:delText>
        </w:r>
        <w:r w:rsidR="00002592" w:rsidDel="00F17913">
          <w:rPr>
            <w:noProof/>
            <w:webHidden/>
          </w:rPr>
          <w:tab/>
        </w:r>
        <w:r w:rsidR="00002592" w:rsidDel="00F17913">
          <w:rPr>
            <w:noProof/>
            <w:webHidden/>
          </w:rPr>
          <w:fldChar w:fldCharType="begin"/>
        </w:r>
        <w:r w:rsidR="00002592" w:rsidDel="00F17913">
          <w:rPr>
            <w:noProof/>
            <w:webHidden/>
          </w:rPr>
          <w:delInstrText xml:space="preserve"> PAGEREF _Toc60353405 \h </w:delInstrText>
        </w:r>
        <w:r w:rsidR="00002592" w:rsidDel="00F17913">
          <w:rPr>
            <w:noProof/>
            <w:webHidden/>
          </w:rPr>
        </w:r>
        <w:r w:rsidR="00002592" w:rsidDel="00F17913">
          <w:rPr>
            <w:noProof/>
            <w:webHidden/>
          </w:rPr>
          <w:fldChar w:fldCharType="separate"/>
        </w:r>
        <w:r w:rsidR="00064E85" w:rsidDel="00F17913">
          <w:rPr>
            <w:b/>
            <w:bCs/>
            <w:noProof/>
            <w:webHidden/>
            <w:lang w:val="en-US"/>
          </w:rPr>
          <w:delText>Error! Bookmark not defined.</w:delText>
        </w:r>
        <w:r w:rsidR="00002592" w:rsidDel="00F17913">
          <w:rPr>
            <w:noProof/>
            <w:webHidden/>
          </w:rPr>
          <w:fldChar w:fldCharType="end"/>
        </w:r>
        <w:r w:rsidDel="00F17913">
          <w:rPr>
            <w:noProof/>
          </w:rPr>
          <w:fldChar w:fldCharType="end"/>
        </w:r>
      </w:del>
    </w:p>
    <w:p w14:paraId="18F98760" w14:textId="1A9EEA08" w:rsidR="00002592" w:rsidDel="00F17913" w:rsidRDefault="001A3596">
      <w:pPr>
        <w:pStyle w:val="TOC2"/>
        <w:tabs>
          <w:tab w:val="right" w:leader="dot" w:pos="10196"/>
        </w:tabs>
        <w:rPr>
          <w:del w:id="171" w:author="hp" w:date="2021-01-21T16:01:00Z"/>
          <w:rFonts w:asciiTheme="minorHAnsi" w:eastAsiaTheme="minorEastAsia" w:hAnsiTheme="minorHAnsi" w:cstheme="minorBidi"/>
          <w:noProof/>
          <w:sz w:val="24"/>
          <w:szCs w:val="24"/>
          <w:highlight w:val="none"/>
        </w:rPr>
      </w:pPr>
      <w:del w:id="172" w:author="hp" w:date="2021-01-21T16:01:00Z">
        <w:r w:rsidDel="00F17913">
          <w:rPr>
            <w:noProof/>
          </w:rPr>
          <w:fldChar w:fldCharType="begin"/>
        </w:r>
        <w:r w:rsidDel="00F17913">
          <w:rPr>
            <w:noProof/>
          </w:rPr>
          <w:delInstrText xml:space="preserve"> HYPERLINK \l "_Toc60353406" </w:delInstrText>
        </w:r>
        <w:r w:rsidDel="00F17913">
          <w:rPr>
            <w:noProof/>
          </w:rPr>
          <w:fldChar w:fldCharType="separate"/>
        </w:r>
      </w:del>
      <w:ins w:id="173" w:author="hp" w:date="2021-01-21T16:01:00Z">
        <w:r w:rsidR="00F17913">
          <w:rPr>
            <w:b/>
            <w:bCs/>
            <w:noProof/>
            <w:lang w:val="en-US"/>
          </w:rPr>
          <w:t>Error! Hyperlink reference not valid.</w:t>
        </w:r>
      </w:ins>
      <w:del w:id="174" w:author="hp" w:date="2021-01-21T16:01:00Z">
        <w:r w:rsidR="00002592" w:rsidRPr="00C30C5C" w:rsidDel="00F17913">
          <w:rPr>
            <w:rStyle w:val="Hyperlink"/>
            <w:noProof/>
          </w:rPr>
          <w:delText>Risk factors for symptomatic COVID-19</w:delText>
        </w:r>
        <w:r w:rsidR="00002592" w:rsidDel="00F17913">
          <w:rPr>
            <w:noProof/>
            <w:webHidden/>
          </w:rPr>
          <w:tab/>
        </w:r>
        <w:r w:rsidR="00002592" w:rsidDel="00F17913">
          <w:rPr>
            <w:noProof/>
            <w:webHidden/>
          </w:rPr>
          <w:fldChar w:fldCharType="begin"/>
        </w:r>
        <w:r w:rsidR="00002592" w:rsidDel="00F17913">
          <w:rPr>
            <w:noProof/>
            <w:webHidden/>
          </w:rPr>
          <w:delInstrText xml:space="preserve"> PAGEREF _Toc60353406 \h </w:delInstrText>
        </w:r>
        <w:r w:rsidR="00002592" w:rsidDel="00F17913">
          <w:rPr>
            <w:noProof/>
            <w:webHidden/>
          </w:rPr>
        </w:r>
        <w:r w:rsidR="00002592" w:rsidDel="00F17913">
          <w:rPr>
            <w:noProof/>
            <w:webHidden/>
          </w:rPr>
          <w:fldChar w:fldCharType="separate"/>
        </w:r>
        <w:r w:rsidR="00064E85" w:rsidDel="00F17913">
          <w:rPr>
            <w:noProof/>
            <w:webHidden/>
          </w:rPr>
          <w:delText>16</w:delText>
        </w:r>
        <w:r w:rsidR="00002592" w:rsidDel="00F17913">
          <w:rPr>
            <w:noProof/>
            <w:webHidden/>
          </w:rPr>
          <w:fldChar w:fldCharType="end"/>
        </w:r>
        <w:r w:rsidDel="00F17913">
          <w:rPr>
            <w:noProof/>
          </w:rPr>
          <w:fldChar w:fldCharType="end"/>
        </w:r>
      </w:del>
    </w:p>
    <w:p w14:paraId="37CB2672" w14:textId="4EB9EA70" w:rsidR="00002592" w:rsidDel="00F17913" w:rsidRDefault="001A3596">
      <w:pPr>
        <w:pStyle w:val="TOC2"/>
        <w:tabs>
          <w:tab w:val="right" w:leader="dot" w:pos="10196"/>
        </w:tabs>
        <w:rPr>
          <w:del w:id="175" w:author="hp" w:date="2021-01-21T16:01:00Z"/>
          <w:rFonts w:asciiTheme="minorHAnsi" w:eastAsiaTheme="minorEastAsia" w:hAnsiTheme="minorHAnsi" w:cstheme="minorBidi"/>
          <w:noProof/>
          <w:sz w:val="24"/>
          <w:szCs w:val="24"/>
          <w:highlight w:val="none"/>
        </w:rPr>
      </w:pPr>
      <w:del w:id="176" w:author="hp" w:date="2021-01-21T16:01:00Z">
        <w:r w:rsidDel="00F17913">
          <w:rPr>
            <w:noProof/>
          </w:rPr>
          <w:fldChar w:fldCharType="begin"/>
        </w:r>
        <w:r w:rsidDel="00F17913">
          <w:rPr>
            <w:noProof/>
          </w:rPr>
          <w:delInstrText xml:space="preserve"> HYPERLINK \l "_Toc60353407" </w:delInstrText>
        </w:r>
        <w:r w:rsidDel="00F17913">
          <w:rPr>
            <w:noProof/>
          </w:rPr>
          <w:fldChar w:fldCharType="separate"/>
        </w:r>
      </w:del>
      <w:ins w:id="177" w:author="hp" w:date="2021-01-21T16:01:00Z">
        <w:r w:rsidR="00F17913">
          <w:rPr>
            <w:b/>
            <w:bCs/>
            <w:noProof/>
            <w:lang w:val="en-US"/>
          </w:rPr>
          <w:t>Error! Hyperlink reference not valid.</w:t>
        </w:r>
      </w:ins>
      <w:del w:id="178" w:author="hp" w:date="2021-01-21T16:01:00Z">
        <w:r w:rsidR="00002592" w:rsidRPr="00C30C5C" w:rsidDel="00F17913">
          <w:rPr>
            <w:rStyle w:val="Hyperlink"/>
            <w:noProof/>
          </w:rPr>
          <w:delText>Impact on individuals and households</w:delText>
        </w:r>
        <w:r w:rsidR="00002592" w:rsidDel="00F17913">
          <w:rPr>
            <w:noProof/>
            <w:webHidden/>
          </w:rPr>
          <w:tab/>
        </w:r>
        <w:r w:rsidR="00002592" w:rsidDel="00F17913">
          <w:rPr>
            <w:noProof/>
            <w:webHidden/>
          </w:rPr>
          <w:fldChar w:fldCharType="begin"/>
        </w:r>
        <w:r w:rsidR="00002592" w:rsidDel="00F17913">
          <w:rPr>
            <w:noProof/>
            <w:webHidden/>
          </w:rPr>
          <w:delInstrText xml:space="preserve"> PAGEREF _Toc60353407 \h </w:delInstrText>
        </w:r>
        <w:r w:rsidR="00002592" w:rsidDel="00F17913">
          <w:rPr>
            <w:noProof/>
            <w:webHidden/>
          </w:rPr>
        </w:r>
        <w:r w:rsidR="00002592" w:rsidDel="00F17913">
          <w:rPr>
            <w:noProof/>
            <w:webHidden/>
          </w:rPr>
          <w:fldChar w:fldCharType="separate"/>
        </w:r>
        <w:r w:rsidR="00064E85" w:rsidDel="00F17913">
          <w:rPr>
            <w:noProof/>
            <w:webHidden/>
          </w:rPr>
          <w:delText>20</w:delText>
        </w:r>
        <w:r w:rsidR="00002592" w:rsidDel="00F17913">
          <w:rPr>
            <w:noProof/>
            <w:webHidden/>
          </w:rPr>
          <w:fldChar w:fldCharType="end"/>
        </w:r>
        <w:r w:rsidDel="00F17913">
          <w:rPr>
            <w:noProof/>
          </w:rPr>
          <w:fldChar w:fldCharType="end"/>
        </w:r>
      </w:del>
    </w:p>
    <w:p w14:paraId="078EC294" w14:textId="026983B2" w:rsidR="00002592" w:rsidDel="00F17913" w:rsidRDefault="001A3596">
      <w:pPr>
        <w:pStyle w:val="TOC2"/>
        <w:tabs>
          <w:tab w:val="right" w:leader="dot" w:pos="10196"/>
        </w:tabs>
        <w:rPr>
          <w:del w:id="179" w:author="hp" w:date="2021-01-21T16:01:00Z"/>
          <w:rFonts w:asciiTheme="minorHAnsi" w:eastAsiaTheme="minorEastAsia" w:hAnsiTheme="minorHAnsi" w:cstheme="minorBidi"/>
          <w:noProof/>
          <w:sz w:val="24"/>
          <w:szCs w:val="24"/>
          <w:highlight w:val="none"/>
        </w:rPr>
      </w:pPr>
      <w:del w:id="180" w:author="hp" w:date="2021-01-21T16:01:00Z">
        <w:r w:rsidDel="00F17913">
          <w:rPr>
            <w:noProof/>
          </w:rPr>
          <w:fldChar w:fldCharType="begin"/>
        </w:r>
        <w:r w:rsidDel="00F17913">
          <w:rPr>
            <w:noProof/>
          </w:rPr>
          <w:delInstrText xml:space="preserve"> HYPERLINK \l "_Toc60353408" </w:delInstrText>
        </w:r>
        <w:r w:rsidDel="00F17913">
          <w:rPr>
            <w:noProof/>
          </w:rPr>
          <w:fldChar w:fldCharType="separate"/>
        </w:r>
      </w:del>
      <w:ins w:id="181" w:author="hp" w:date="2021-01-21T16:01:00Z">
        <w:r w:rsidR="00F17913">
          <w:rPr>
            <w:b/>
            <w:bCs/>
            <w:noProof/>
            <w:lang w:val="en-US"/>
          </w:rPr>
          <w:t>Error! Hyperlink reference not valid.</w:t>
        </w:r>
      </w:ins>
      <w:del w:id="182" w:author="hp" w:date="2021-01-21T16:01:00Z">
        <w:r w:rsidR="00002592" w:rsidRPr="00C30C5C" w:rsidDel="00F17913">
          <w:rPr>
            <w:rStyle w:val="Hyperlink"/>
            <w:noProof/>
          </w:rPr>
          <w:delText>Attitudes towards COVID-19</w:delText>
        </w:r>
        <w:r w:rsidR="00002592" w:rsidDel="00F17913">
          <w:rPr>
            <w:noProof/>
            <w:webHidden/>
          </w:rPr>
          <w:tab/>
        </w:r>
        <w:r w:rsidR="00002592" w:rsidDel="00F17913">
          <w:rPr>
            <w:noProof/>
            <w:webHidden/>
          </w:rPr>
          <w:fldChar w:fldCharType="begin"/>
        </w:r>
        <w:r w:rsidR="00002592" w:rsidDel="00F17913">
          <w:rPr>
            <w:noProof/>
            <w:webHidden/>
          </w:rPr>
          <w:delInstrText xml:space="preserve"> PAGEREF _Toc60353408 \h </w:delInstrText>
        </w:r>
        <w:r w:rsidR="00002592" w:rsidDel="00F17913">
          <w:rPr>
            <w:noProof/>
            <w:webHidden/>
          </w:rPr>
        </w:r>
        <w:r w:rsidR="00002592" w:rsidDel="00F17913">
          <w:rPr>
            <w:noProof/>
            <w:webHidden/>
          </w:rPr>
          <w:fldChar w:fldCharType="separate"/>
        </w:r>
        <w:r w:rsidR="00064E85" w:rsidDel="00F17913">
          <w:rPr>
            <w:noProof/>
            <w:webHidden/>
          </w:rPr>
          <w:delText>21</w:delText>
        </w:r>
        <w:r w:rsidR="00002592" w:rsidDel="00F17913">
          <w:rPr>
            <w:noProof/>
            <w:webHidden/>
          </w:rPr>
          <w:fldChar w:fldCharType="end"/>
        </w:r>
        <w:r w:rsidDel="00F17913">
          <w:rPr>
            <w:noProof/>
          </w:rPr>
          <w:fldChar w:fldCharType="end"/>
        </w:r>
      </w:del>
    </w:p>
    <w:p w14:paraId="0ACB4F1B" w14:textId="5512B593" w:rsidR="00002592" w:rsidDel="00F17913" w:rsidRDefault="001A3596">
      <w:pPr>
        <w:pStyle w:val="TOC1"/>
        <w:tabs>
          <w:tab w:val="right" w:leader="dot" w:pos="10196"/>
        </w:tabs>
        <w:rPr>
          <w:del w:id="183" w:author="hp" w:date="2021-01-21T16:01:00Z"/>
          <w:rFonts w:asciiTheme="minorHAnsi" w:eastAsiaTheme="minorEastAsia" w:hAnsiTheme="minorHAnsi" w:cstheme="minorBidi"/>
          <w:noProof/>
          <w:sz w:val="24"/>
          <w:szCs w:val="24"/>
          <w:highlight w:val="none"/>
        </w:rPr>
      </w:pPr>
      <w:del w:id="184" w:author="hp" w:date="2021-01-21T16:01:00Z">
        <w:r w:rsidDel="00F17913">
          <w:rPr>
            <w:noProof/>
          </w:rPr>
          <w:fldChar w:fldCharType="begin"/>
        </w:r>
        <w:r w:rsidDel="00F17913">
          <w:rPr>
            <w:noProof/>
          </w:rPr>
          <w:delInstrText xml:space="preserve"> HYPERLINK \l "_Toc60353409" </w:delInstrText>
        </w:r>
        <w:r w:rsidDel="00F17913">
          <w:rPr>
            <w:noProof/>
          </w:rPr>
          <w:fldChar w:fldCharType="separate"/>
        </w:r>
      </w:del>
      <w:ins w:id="185" w:author="hp" w:date="2021-01-21T16:01:00Z">
        <w:r w:rsidR="00F17913">
          <w:rPr>
            <w:b/>
            <w:bCs/>
            <w:noProof/>
            <w:lang w:val="en-US"/>
          </w:rPr>
          <w:t>Error! Hyperlink reference not valid.</w:t>
        </w:r>
      </w:ins>
      <w:del w:id="186" w:author="hp" w:date="2021-01-21T16:01:00Z">
        <w:r w:rsidR="00002592" w:rsidRPr="00C30C5C" w:rsidDel="00F17913">
          <w:rPr>
            <w:rStyle w:val="Hyperlink"/>
            <w:noProof/>
          </w:rPr>
          <w:delText>Conclusions</w:delText>
        </w:r>
        <w:r w:rsidR="00002592" w:rsidDel="00F17913">
          <w:rPr>
            <w:noProof/>
            <w:webHidden/>
          </w:rPr>
          <w:tab/>
        </w:r>
        <w:r w:rsidR="00002592" w:rsidDel="00F17913">
          <w:rPr>
            <w:noProof/>
            <w:webHidden/>
          </w:rPr>
          <w:fldChar w:fldCharType="begin"/>
        </w:r>
        <w:r w:rsidR="00002592" w:rsidDel="00F17913">
          <w:rPr>
            <w:noProof/>
            <w:webHidden/>
          </w:rPr>
          <w:delInstrText xml:space="preserve"> PAGEREF _Toc60353409 \h </w:delInstrText>
        </w:r>
        <w:r w:rsidR="00002592" w:rsidDel="00F17913">
          <w:rPr>
            <w:noProof/>
            <w:webHidden/>
          </w:rPr>
        </w:r>
        <w:r w:rsidR="00002592" w:rsidDel="00F17913">
          <w:rPr>
            <w:noProof/>
            <w:webHidden/>
          </w:rPr>
          <w:fldChar w:fldCharType="separate"/>
        </w:r>
        <w:r w:rsidR="00064E85" w:rsidDel="00F17913">
          <w:rPr>
            <w:noProof/>
            <w:webHidden/>
          </w:rPr>
          <w:delText>22</w:delText>
        </w:r>
        <w:r w:rsidR="00002592" w:rsidDel="00F17913">
          <w:rPr>
            <w:noProof/>
            <w:webHidden/>
          </w:rPr>
          <w:fldChar w:fldCharType="end"/>
        </w:r>
        <w:r w:rsidDel="00F17913">
          <w:rPr>
            <w:noProof/>
          </w:rPr>
          <w:fldChar w:fldCharType="end"/>
        </w:r>
      </w:del>
    </w:p>
    <w:p w14:paraId="34A68026" w14:textId="4C72DF6F" w:rsidR="00002592" w:rsidDel="00F17913" w:rsidRDefault="001A3596">
      <w:pPr>
        <w:pStyle w:val="TOC1"/>
        <w:tabs>
          <w:tab w:val="right" w:leader="dot" w:pos="10196"/>
        </w:tabs>
        <w:rPr>
          <w:del w:id="187" w:author="hp" w:date="2021-01-21T16:01:00Z"/>
          <w:rFonts w:asciiTheme="minorHAnsi" w:eastAsiaTheme="minorEastAsia" w:hAnsiTheme="minorHAnsi" w:cstheme="minorBidi"/>
          <w:noProof/>
          <w:sz w:val="24"/>
          <w:szCs w:val="24"/>
          <w:highlight w:val="none"/>
        </w:rPr>
      </w:pPr>
      <w:del w:id="188" w:author="hp" w:date="2021-01-21T16:01:00Z">
        <w:r w:rsidDel="00F17913">
          <w:rPr>
            <w:noProof/>
          </w:rPr>
          <w:fldChar w:fldCharType="begin"/>
        </w:r>
        <w:r w:rsidDel="00F17913">
          <w:rPr>
            <w:noProof/>
          </w:rPr>
          <w:delInstrText xml:space="preserve"> HYPERLINK \l "_Toc60353410" </w:delInstrText>
        </w:r>
        <w:r w:rsidDel="00F17913">
          <w:rPr>
            <w:noProof/>
          </w:rPr>
          <w:fldChar w:fldCharType="separate"/>
        </w:r>
      </w:del>
      <w:ins w:id="189" w:author="hp" w:date="2021-01-21T16:01:00Z">
        <w:r w:rsidR="00F17913">
          <w:rPr>
            <w:b/>
            <w:bCs/>
            <w:noProof/>
            <w:lang w:val="en-US"/>
          </w:rPr>
          <w:t>Error! Hyperlink reference not valid.</w:t>
        </w:r>
      </w:ins>
      <w:del w:id="190" w:author="hp" w:date="2021-01-21T16:01:00Z">
        <w:r w:rsidR="00002592" w:rsidRPr="00C30C5C" w:rsidDel="00F17913">
          <w:rPr>
            <w:rStyle w:val="Hyperlink"/>
            <w:noProof/>
          </w:rPr>
          <w:delText>Bibliography</w:delText>
        </w:r>
        <w:r w:rsidR="00002592" w:rsidDel="00F17913">
          <w:rPr>
            <w:noProof/>
            <w:webHidden/>
          </w:rPr>
          <w:tab/>
        </w:r>
        <w:r w:rsidR="00002592" w:rsidDel="00F17913">
          <w:rPr>
            <w:noProof/>
            <w:webHidden/>
          </w:rPr>
          <w:fldChar w:fldCharType="begin"/>
        </w:r>
        <w:r w:rsidR="00002592" w:rsidDel="00F17913">
          <w:rPr>
            <w:noProof/>
            <w:webHidden/>
          </w:rPr>
          <w:delInstrText xml:space="preserve"> PAGEREF _Toc60353410 \h </w:delInstrText>
        </w:r>
        <w:r w:rsidR="00002592" w:rsidDel="00F17913">
          <w:rPr>
            <w:noProof/>
            <w:webHidden/>
          </w:rPr>
        </w:r>
        <w:r w:rsidR="00002592" w:rsidDel="00F17913">
          <w:rPr>
            <w:noProof/>
            <w:webHidden/>
          </w:rPr>
          <w:fldChar w:fldCharType="separate"/>
        </w:r>
        <w:r w:rsidR="00064E85" w:rsidDel="00F17913">
          <w:rPr>
            <w:noProof/>
            <w:webHidden/>
          </w:rPr>
          <w:delText>24</w:delText>
        </w:r>
        <w:r w:rsidR="00002592" w:rsidDel="00F17913">
          <w:rPr>
            <w:noProof/>
            <w:webHidden/>
          </w:rPr>
          <w:fldChar w:fldCharType="end"/>
        </w:r>
        <w:r w:rsidDel="00F17913">
          <w:rPr>
            <w:noProof/>
          </w:rPr>
          <w:fldChar w:fldCharType="end"/>
        </w:r>
      </w:del>
    </w:p>
    <w:p w14:paraId="17D0B80A" w14:textId="728EF443" w:rsidR="0077427E" w:rsidRPr="001E7519" w:rsidRDefault="0077427E" w:rsidP="00585C8D">
      <w:pPr>
        <w:rPr>
          <w:sz w:val="18"/>
          <w:szCs w:val="16"/>
        </w:rPr>
      </w:pPr>
      <w:r w:rsidRPr="001E7519">
        <w:rPr>
          <w:sz w:val="18"/>
          <w:szCs w:val="16"/>
        </w:rPr>
        <w:fldChar w:fldCharType="end"/>
      </w:r>
    </w:p>
    <w:p w14:paraId="3D3105B7" w14:textId="77777777" w:rsidR="0077427E" w:rsidRPr="001E7519" w:rsidRDefault="0077427E" w:rsidP="00585C8D">
      <w:pPr>
        <w:rPr>
          <w:sz w:val="18"/>
          <w:szCs w:val="16"/>
        </w:rPr>
      </w:pPr>
    </w:p>
    <w:p w14:paraId="1CB50C28" w14:textId="77777777" w:rsidR="0077427E" w:rsidRPr="001E7519" w:rsidRDefault="0077427E" w:rsidP="00585C8D">
      <w:pPr>
        <w:rPr>
          <w:sz w:val="18"/>
          <w:szCs w:val="16"/>
        </w:rPr>
      </w:pPr>
      <w:r w:rsidRPr="001E7519">
        <w:rPr>
          <w:sz w:val="18"/>
          <w:szCs w:val="16"/>
        </w:rPr>
        <w:br w:type="page"/>
      </w:r>
    </w:p>
    <w:p w14:paraId="68A029BA" w14:textId="04CBE6B1" w:rsidR="0077427E" w:rsidRPr="001E7519" w:rsidRDefault="0077427E" w:rsidP="00585C8D">
      <w:pPr>
        <w:rPr>
          <w:sz w:val="18"/>
          <w:szCs w:val="16"/>
        </w:rPr>
      </w:pPr>
    </w:p>
    <w:p w14:paraId="636DC48C" w14:textId="10ED8E78" w:rsidR="0077427E" w:rsidRPr="001E7519" w:rsidRDefault="0077427E" w:rsidP="00585C8D">
      <w:pPr>
        <w:pStyle w:val="Heading1"/>
        <w:spacing w:line="276" w:lineRule="auto"/>
        <w:rPr>
          <w:sz w:val="24"/>
          <w:szCs w:val="26"/>
        </w:rPr>
      </w:pPr>
      <w:r w:rsidRPr="001E7519">
        <w:rPr>
          <w:sz w:val="24"/>
          <w:szCs w:val="26"/>
        </w:rPr>
        <w:t>Background</w:t>
      </w:r>
    </w:p>
    <w:p w14:paraId="0012DB33" w14:textId="77777777" w:rsidR="00885179" w:rsidRPr="001E7519" w:rsidRDefault="00885179" w:rsidP="00585C8D">
      <w:pPr>
        <w:rPr>
          <w:sz w:val="18"/>
          <w:szCs w:val="16"/>
        </w:rPr>
      </w:pPr>
    </w:p>
    <w:p w14:paraId="051A11FE" w14:textId="7B0F2970" w:rsidR="0077427E" w:rsidRPr="00BB7F4B" w:rsidRDefault="0077427E" w:rsidP="00ED6AFF">
      <w:pPr>
        <w:jc w:val="both"/>
        <w:rPr>
          <w:szCs w:val="19"/>
        </w:rPr>
      </w:pPr>
      <w:r w:rsidRPr="00BB7F4B">
        <w:rPr>
          <w:szCs w:val="19"/>
        </w:rPr>
        <w:t>Coronavirus disease 2019 (COVID-19) is caused by the severe acute respiratory syndrome coronavirus-2 (SARS-CoV-2), which was identified for the first time in China at the end of 2019.</w:t>
      </w:r>
      <w:r w:rsidR="00E677D6" w:rsidRPr="00BB7F4B">
        <w:rPr>
          <w:szCs w:val="19"/>
        </w:rPr>
        <w:fldChar w:fldCharType="begin"/>
      </w:r>
      <w:r w:rsidR="00E677D6" w:rsidRPr="00BB7F4B">
        <w:rPr>
          <w:szCs w:val="19"/>
        </w:rPr>
        <w:instrText xml:space="preserve"> ADDIN ZOTERO_ITEM CSL_CITATION {"citationID":"AReP7gB7","properties":{"formattedCitation":"\\super 1\\nosupersub{}","plainCitation":"1","noteIndex":0},"citationItems":[{"id":28,"uris":["http://zotero.org/users/6990598/items/6MKH2K43"],"uri":["http://zotero.org/users/6990598/items/6MKH2K43"],"itemData":{"id":28,"type":"article-journal","container-title":"Journal of Medical Virology","DOI":"10.1002/jmv.25678","ISSN":"0146-6615","issue":"4","journalAbbreviation":"J Med Virol","note":"PMID: 31950516\nPMCID: PMC7166628","page":"401-402","source":"PubMed Central","title":"Outbreak of pneumonia of unknown etiology in Wuhan, China: The mystery and the miracle","title-short":"Outbreak of pneumonia of unknown etiology in Wuhan, China","volume":"92","author":[{"family":"Lu","given":"Hongzhou"},{"family":"Stratton","given":"Charles W."},{"family":"Tang","given":"Yi</w:instrText>
      </w:r>
      <w:r w:rsidR="00E677D6" w:rsidRPr="00BB7F4B">
        <w:rPr>
          <w:rFonts w:ascii="Cambria Math" w:hAnsi="Cambria Math" w:cs="Cambria Math"/>
          <w:szCs w:val="19"/>
        </w:rPr>
        <w:instrText>‐</w:instrText>
      </w:r>
      <w:r w:rsidR="00E677D6" w:rsidRPr="00BB7F4B">
        <w:rPr>
          <w:szCs w:val="19"/>
        </w:rPr>
        <w:instrText xml:space="preserve">Wei"}],"issued":{"date-parts":[["2020",4]]}}}],"schema":"https://github.com/citation-style-language/schema/raw/master/csl-citation.json"} </w:instrText>
      </w:r>
      <w:r w:rsidR="00E677D6" w:rsidRPr="00BB7F4B">
        <w:rPr>
          <w:szCs w:val="19"/>
        </w:rPr>
        <w:fldChar w:fldCharType="separate"/>
      </w:r>
      <w:r w:rsidR="00E677D6" w:rsidRPr="00BB7F4B">
        <w:rPr>
          <w:rFonts w:cs="Arial"/>
          <w:szCs w:val="19"/>
          <w:vertAlign w:val="superscript"/>
        </w:rPr>
        <w:t>1</w:t>
      </w:r>
      <w:r w:rsidR="00E677D6" w:rsidRPr="00BB7F4B">
        <w:rPr>
          <w:szCs w:val="19"/>
        </w:rPr>
        <w:fldChar w:fldCharType="end"/>
      </w:r>
      <w:r w:rsidRPr="00BB7F4B">
        <w:rPr>
          <w:szCs w:val="19"/>
        </w:rPr>
        <w:t xml:space="preserve"> The virus quickly spread globally, and the World Health Organization declared COVID-19 to be a pandemic on March 11, 2020. As at December 1, 2020, there have been over 67,000,000 notified cases, with over 1,500,000 reported deaths.</w:t>
      </w:r>
      <w:r w:rsidRPr="00BB7F4B">
        <w:rPr>
          <w:szCs w:val="19"/>
        </w:rPr>
        <w:fldChar w:fldCharType="begin"/>
      </w:r>
      <w:r w:rsidRPr="00BB7F4B">
        <w:rPr>
          <w:szCs w:val="19"/>
        </w:rPr>
        <w:instrText xml:space="preserve"> ADDIN ZOTERO_ITEM CSL_CITATION {"citationID":"WKlgeDx7","properties":{"formattedCitation":"\\super 2\\nosupersub{}","plainCitation":"2","noteIndex":0},"citationItems":[{"id":23,"uris":["http://zotero.org/users/6990598/items/9YD2HSGM"],"uri":["http://zotero.org/users/6990598/items/9YD2HSGM"],"itemData":{"id":23,"type":"webpage","abstract":"Data as received by WHO from national authorities, as of 10am CET 29 November 2020","language":"en","title":"Weekly epidemiological update - 1 December 2020","URL":"https://www.who.int/publications/m/item/weekly-epidemiological-update---1-december-2020","author":[{"family":"World Health Organization","given":""}],"accessed":{"date-parts":[["2020",12,8]]}}}],"schema":"https://github.com/citation-style-language/schema/raw/master/csl-citation.json"} </w:instrText>
      </w:r>
      <w:r w:rsidRPr="00BB7F4B">
        <w:rPr>
          <w:szCs w:val="19"/>
        </w:rPr>
        <w:fldChar w:fldCharType="separate"/>
      </w:r>
      <w:r w:rsidRPr="00BB7F4B">
        <w:rPr>
          <w:rFonts w:cs="Arial"/>
          <w:szCs w:val="19"/>
          <w:vertAlign w:val="superscript"/>
        </w:rPr>
        <w:t>2</w:t>
      </w:r>
      <w:r w:rsidRPr="00BB7F4B">
        <w:rPr>
          <w:szCs w:val="19"/>
        </w:rPr>
        <w:fldChar w:fldCharType="end"/>
      </w:r>
      <w:r w:rsidRPr="00BB7F4B">
        <w:rPr>
          <w:szCs w:val="19"/>
        </w:rPr>
        <w:t xml:space="preserve">  </w:t>
      </w:r>
    </w:p>
    <w:p w14:paraId="5430FCA9" w14:textId="77777777" w:rsidR="0077427E" w:rsidRPr="00BB7F4B" w:rsidRDefault="0077427E" w:rsidP="00ED6AFF">
      <w:pPr>
        <w:jc w:val="both"/>
        <w:rPr>
          <w:szCs w:val="19"/>
        </w:rPr>
      </w:pPr>
    </w:p>
    <w:p w14:paraId="7659D2DB" w14:textId="77777777" w:rsidR="0077427E" w:rsidRPr="00BB7F4B" w:rsidRDefault="0077427E" w:rsidP="00ED6AFF">
      <w:pPr>
        <w:jc w:val="both"/>
        <w:rPr>
          <w:szCs w:val="19"/>
        </w:rPr>
      </w:pPr>
      <w:r w:rsidRPr="00BB7F4B">
        <w:rPr>
          <w:szCs w:val="19"/>
        </w:rPr>
        <w:t>Given the rapid spread of the epidemic in Europe and the Americas, and the handicapped response by countries with the richest health systems, the outlook for less developed countries, and sub-Saharan Africa in particular, seemed dire. High numbers of deaths were expected due to weaknesses in health systems, difficulties in enforcing hygiene measures, and perceived health vulnerabilities of the population.</w:t>
      </w:r>
      <w:r w:rsidRPr="00BB7F4B">
        <w:rPr>
          <w:szCs w:val="19"/>
        </w:rPr>
        <w:fldChar w:fldCharType="begin"/>
      </w:r>
      <w:r w:rsidRPr="00BB7F4B">
        <w:rPr>
          <w:szCs w:val="19"/>
        </w:rPr>
        <w:instrText xml:space="preserve"> ADDIN ZOTERO_ITEM CSL_CITATION {"citationID":"ZJ5l3Lk5","properties":{"formattedCitation":"\\super 3\\nosupersub{}","plainCitation":"3","noteIndex":0},"citationItems":[{"id":31,"uris":["http://zotero.org/users/6990598/items/P2L2SWYS"],"uri":["http://zotero.org/users/6990598/items/P2L2SWYS"],"itemData":{"id":31,"type":"webpage","abstract":"There has been 200 suspected cases on the continent but nearly all have been confirmed negative.","container-title":"TheJournal.ie","language":"en","title":"WHO warns Africa is ill-equipped to deal with coronavirus due to 'weaker health systems'","URL":"https://www.thejournal.ie/world-health-organisation-african-coronavirus-5017867-Feb2020/","author":[{"family":"AFP","given":""}],"accessed":{"date-parts":[["2020",12,8]]}}}],"schema":"https://github.com/citation-style-language/schema/raw/master/csl-citation.json"} </w:instrText>
      </w:r>
      <w:r w:rsidRPr="00BB7F4B">
        <w:rPr>
          <w:szCs w:val="19"/>
        </w:rPr>
        <w:fldChar w:fldCharType="separate"/>
      </w:r>
      <w:r w:rsidRPr="00BB7F4B">
        <w:rPr>
          <w:rFonts w:cs="Arial"/>
          <w:szCs w:val="19"/>
          <w:vertAlign w:val="superscript"/>
        </w:rPr>
        <w:t>3</w:t>
      </w:r>
      <w:r w:rsidRPr="00BB7F4B">
        <w:rPr>
          <w:szCs w:val="19"/>
        </w:rPr>
        <w:fldChar w:fldCharType="end"/>
      </w:r>
      <w:r w:rsidRPr="00BB7F4B">
        <w:rPr>
          <w:szCs w:val="19"/>
          <w:vertAlign w:val="superscript"/>
        </w:rPr>
        <w:t>,</w:t>
      </w:r>
      <w:r w:rsidRPr="00BB7F4B">
        <w:rPr>
          <w:szCs w:val="19"/>
        </w:rPr>
        <w:fldChar w:fldCharType="begin"/>
      </w:r>
      <w:r w:rsidRPr="00BB7F4B">
        <w:rPr>
          <w:szCs w:val="19"/>
        </w:rPr>
        <w:instrText xml:space="preserve"> ADDIN ZOTERO_ITEM CSL_CITATION {"citationID":"XwGmshBT","properties":{"formattedCitation":"\\super 4\\nosupersub{}","plainCitation":"4","noteIndex":0},"citationItems":[{"id":33,"uris":["http://zotero.org/users/6990598/items/MNNEL83N"],"uri":["http://zotero.org/users/6990598/items/MNNEL83N"],"itemData":{"id":33,"type":"article-journal","abstract":"Emerging highly transmissible viral infections such as SARS-CoV-2 pose a significant global threat to human health and the economy. Since its first appearance in December 2019 in the city of Wuhan, Hubei province, China, SARS-CoV-2 infection has quickly spread across the globe, with the first case reported on the African continent, in Egypt on February 14\nth, 2020. Although the global number of COVID-19 infections has increased exponentially since the beginning of the pandemic, the number of new infections and deaths recorded in African countries have been relatively modest, suggesting slower transmission dynamics of the virus on the continent, a lower case fatality rate, or simply a lack of testing or reliable data. Notably, there is no significant increase in unexplained pneumonias or deaths on the continent which could possibly indicate the effectiveness of interventions introduced by several African governments. However, there has not yet been a comprehensive assessment of sub-Saharan Africa’s (SSA) preparedness and response to the COVID-19 pandemic that may have contributed to prevent an uncontrolled outbreak so far. As a group of early career scientists and the next generation of African scientific leaders with experience of working in medical and diverse health research fields in both SSA and resource-rich countries, we present a unique perspective on the current public health interventions to fight COVID-19 in Africa. Our perspective is based on extensive review of the available scientific publications, official technical reports and announcements released by governmental and non-governmental health organizations as well as from our personal experiences as workers on the COVID-19 battlefield in SSA. We documented public health interventions implemented in seven SSA countries including Uganda, Kenya, Rwanda, Cameroon, Zambia, South Africa and Botswana, the existing gaps and the important components of disease control that may strengthen SSA response to future outbreaks.","container-title":"Wellcome Open Research","DOI":"10.12688/wellcomeopenres.16070.2","ISSN":"2398-502X","journalAbbreviation":"Wellcome Open Res","note":"PMID: 32984549\nPMCID: PMC7499400","source":"PubMed Central","title":"Sub-Saharan Africa preparedness and response to the COVID-19 pandemic: A perspective of early career African scientists","title-short":"Sub-Saharan Africa preparedness and response to the COVID-19 pandemic","URL":"https://www.ncbi.nlm.nih.gov/pmc/articles/PMC7499400/","volume":"5","author":[{"family":"Umviligihozo","given":"Gisele"},{"family":"Mupfumi","given":"Lucy"},{"family":"Sonela","given":"Nelson"},{"family":"Naicker","given":"Delon"},{"family":"Obuku","given":"Ekwaro A."},{"family":"Koofhethile","given":"Catherine"},{"family":"Mogashoa","given":"Tuelo"},{"family":"Kapaata","given":"Anne"},{"family":"Ombati","given":"Geoffrey"},{"family":"Michelo","given":"Clive M."},{"family":"Makobu","given":"Kimani"},{"family":"Todowede","given":"Olamide"},{"family":"Balinda","given":"Sheila N."}],"accessed":{"date-parts":[["2020",12,8]]},"issued":{"date-parts":[["2020",9,16]]}}}],"schema":"https://github.com/citation-style-language/schema/raw/master/csl-citation.json"} </w:instrText>
      </w:r>
      <w:r w:rsidRPr="00BB7F4B">
        <w:rPr>
          <w:szCs w:val="19"/>
        </w:rPr>
        <w:fldChar w:fldCharType="separate"/>
      </w:r>
      <w:r w:rsidRPr="00BB7F4B">
        <w:rPr>
          <w:rFonts w:cs="Arial"/>
          <w:szCs w:val="19"/>
          <w:vertAlign w:val="superscript"/>
        </w:rPr>
        <w:t>4</w:t>
      </w:r>
      <w:r w:rsidRPr="00BB7F4B">
        <w:rPr>
          <w:szCs w:val="19"/>
        </w:rPr>
        <w:fldChar w:fldCharType="end"/>
      </w:r>
      <w:r w:rsidRPr="00BB7F4B">
        <w:rPr>
          <w:szCs w:val="19"/>
        </w:rPr>
        <w:t xml:space="preserve"> But the trajectory of the epidemic on the continent appears to have gone against expectation. Despite having over 2,200,200 infections as of December 1,</w:t>
      </w:r>
      <w:r w:rsidRPr="00BB7F4B">
        <w:rPr>
          <w:szCs w:val="19"/>
        </w:rPr>
        <w:fldChar w:fldCharType="begin"/>
      </w:r>
      <w:r w:rsidRPr="00BB7F4B">
        <w:rPr>
          <w:szCs w:val="19"/>
        </w:rPr>
        <w:instrText xml:space="preserve"> ADDIN ZOTERO_ITEM CSL_CITATION {"citationID":"FsPRhTmM","properties":{"formattedCitation":"\\super 2\\nosupersub{}","plainCitation":"2","noteIndex":0},"citationItems":[{"id":23,"uris":["http://zotero.org/users/6990598/items/9YD2HSGM"],"uri":["http://zotero.org/users/6990598/items/9YD2HSGM"],"itemData":{"id":23,"type":"webpage","abstract":"Data as received by WHO from national authorities, as of 10am CET 29 November 2020","language":"en","title":"Weekly epidemiological update - 1 December 2020","URL":"https://www.who.int/publications/m/item/weekly-epidemiological-update---1-december-2020","author":[{"family":"World Health Organization","given":""}],"accessed":{"date-parts":[["2020",12,8]]}}}],"schema":"https://github.com/citation-style-language/schema/raw/master/csl-citation.json"} </w:instrText>
      </w:r>
      <w:r w:rsidRPr="00BB7F4B">
        <w:rPr>
          <w:szCs w:val="19"/>
        </w:rPr>
        <w:fldChar w:fldCharType="separate"/>
      </w:r>
      <w:r w:rsidRPr="00BB7F4B">
        <w:rPr>
          <w:rFonts w:cs="Arial"/>
          <w:szCs w:val="19"/>
          <w:vertAlign w:val="superscript"/>
        </w:rPr>
        <w:t>2</w:t>
      </w:r>
      <w:r w:rsidRPr="00BB7F4B">
        <w:rPr>
          <w:szCs w:val="19"/>
        </w:rPr>
        <w:fldChar w:fldCharType="end"/>
      </w:r>
      <w:r w:rsidRPr="00BB7F4B">
        <w:rPr>
          <w:szCs w:val="19"/>
        </w:rPr>
        <w:t xml:space="preserve"> Africa remains the least affected region and the mortality rate, even if not well documented, remains lower than expected.</w:t>
      </w:r>
      <w:r w:rsidRPr="00BB7F4B">
        <w:rPr>
          <w:szCs w:val="19"/>
        </w:rPr>
        <w:fldChar w:fldCharType="begin"/>
      </w:r>
      <w:r w:rsidRPr="00BB7F4B">
        <w:rPr>
          <w:szCs w:val="19"/>
        </w:rPr>
        <w:instrText xml:space="preserve"> ADDIN ZOTERO_ITEM CSL_CITATION {"citationID":"jwv2fiRt","properties":{"formattedCitation":"\\super 4\\nosupersub{}","plainCitation":"4","noteIndex":0},"citationItems":[{"id":33,"uris":["http://zotero.org/users/6990598/items/MNNEL83N"],"uri":["http://zotero.org/users/6990598/items/MNNEL83N"],"itemData":{"id":33,"type":"article-journal","abstract":"Emerging highly transmissible viral infections such as SARS-CoV-2 pose a significant global threat to human health and the economy. Since its first appearance in December 2019 in the city of Wuhan, Hubei province, China, SARS-CoV-2 infection has quickly spread across the globe, with the first case reported on the African continent, in Egypt on February 14\nth, 2020. Although the global number of COVID-19 infections has increased exponentially since the beginning of the pandemic, the number of new infections and deaths recorded in African countries have been relatively modest, suggesting slower transmission dynamics of the virus on the continent, a lower case fatality rate, or simply a lack of testing or reliable data. Notably, there is no significant increase in unexplained pneumonias or deaths on the continent which could possibly indicate the effectiveness of interventions introduced by several African governments. However, there has not yet been a comprehensive assessment of sub-Saharan Africa’s (SSA) preparedness and response to the COVID-19 pandemic that may have contributed to prevent an uncontrolled outbreak so far. As a group of early career scientists and the next generation of African scientific leaders with experience of working in medical and diverse health research fields in both SSA and resource-rich countries, we present a unique perspective on the current public health interventions to fight COVID-19 in Africa. Our perspective is based on extensive review of the available scientific publications, official technical reports and announcements released by governmental and non-governmental health organizations as well as from our personal experiences as workers on the COVID-19 battlefield in SSA. We documented public health interventions implemented in seven SSA countries including Uganda, Kenya, Rwanda, Cameroon, Zambia, South Africa and Botswana, the existing gaps and the important components of disease control that may strengthen SSA response to future outbreaks.","container-title":"Wellcome Open Research","DOI":"10.12688/wellcomeopenres.16070.2","ISSN":"2398-502X","journalAbbreviation":"Wellcome Open Res","note":"PMID: 32984549\nPMCID: PMC7499400","source":"PubMed Central","title":"Sub-Saharan Africa preparedness and response to the COVID-19 pandemic: A perspective of early career African scientists","title-short":"Sub-Saharan Africa preparedness and response to the COVID-19 pandemic","URL":"https://www.ncbi.nlm.nih.gov/pmc/articles/PMC7499400/","volume":"5","author":[{"family":"Umviligihozo","given":"Gisele"},{"family":"Mupfumi","given":"Lucy"},{"family":"Sonela","given":"Nelson"},{"family":"Naicker","given":"Delon"},{"family":"Obuku","given":"Ekwaro A."},{"family":"Koofhethile","given":"Catherine"},{"family":"Mogashoa","given":"Tuelo"},{"family":"Kapaata","given":"Anne"},{"family":"Ombati","given":"Geoffrey"},{"family":"Michelo","given":"Clive M."},{"family":"Makobu","given":"Kimani"},{"family":"Todowede","given":"Olamide"},{"family":"Balinda","given":"Sheila N."}],"accessed":{"date-parts":[["2020",12,8]]},"issued":{"date-parts":[["2020",9,16]]}}}],"schema":"https://github.com/citation-style-language/schema/raw/master/csl-citation.json"} </w:instrText>
      </w:r>
      <w:r w:rsidRPr="00BB7F4B">
        <w:rPr>
          <w:szCs w:val="19"/>
        </w:rPr>
        <w:fldChar w:fldCharType="separate"/>
      </w:r>
      <w:r w:rsidRPr="00BB7F4B">
        <w:rPr>
          <w:rFonts w:cs="Arial"/>
          <w:szCs w:val="19"/>
          <w:vertAlign w:val="superscript"/>
        </w:rPr>
        <w:t>4</w:t>
      </w:r>
      <w:r w:rsidRPr="00BB7F4B">
        <w:rPr>
          <w:szCs w:val="19"/>
        </w:rPr>
        <w:fldChar w:fldCharType="end"/>
      </w:r>
      <w:r w:rsidRPr="00BB7F4B">
        <w:rPr>
          <w:szCs w:val="19"/>
        </w:rPr>
        <w:t xml:space="preserve"> </w:t>
      </w:r>
    </w:p>
    <w:p w14:paraId="6EFB183D" w14:textId="77777777" w:rsidR="0077427E" w:rsidRPr="00BB7F4B" w:rsidRDefault="0077427E" w:rsidP="00ED6AFF">
      <w:pPr>
        <w:jc w:val="both"/>
        <w:rPr>
          <w:szCs w:val="19"/>
        </w:rPr>
      </w:pPr>
    </w:p>
    <w:p w14:paraId="31DDBF97" w14:textId="77777777" w:rsidR="0077427E" w:rsidRPr="00BB7F4B" w:rsidRDefault="0077427E" w:rsidP="00ED6AFF">
      <w:pPr>
        <w:jc w:val="both"/>
        <w:rPr>
          <w:szCs w:val="19"/>
        </w:rPr>
      </w:pPr>
      <w:r w:rsidRPr="00BB7F4B">
        <w:rPr>
          <w:szCs w:val="19"/>
        </w:rPr>
        <w:t>Multiple hypotheses have been advanced to explain the seemingly mild trajectory of the COVID-19 epidemic in Africa: researchers have pointed to the continent’s warm climate, young population, or cross-reactive immunity from other infections as possible mitigating factors.</w:t>
      </w:r>
      <w:r w:rsidRPr="00BB7F4B">
        <w:rPr>
          <w:szCs w:val="19"/>
        </w:rPr>
        <w:fldChar w:fldCharType="begin"/>
      </w:r>
      <w:r w:rsidRPr="00BB7F4B">
        <w:rPr>
          <w:szCs w:val="19"/>
        </w:rPr>
        <w:instrText xml:space="preserve"> ADDIN ZOTERO_ITEM CSL_CITATION {"citationID":"WtQZYOpg","properties":{"formattedCitation":"\\super 4\\nosupersub{}","plainCitation":"4","noteIndex":0},"citationItems":[{"id":33,"uris":["http://zotero.org/users/6990598/items/MNNEL83N"],"uri":["http://zotero.org/users/6990598/items/MNNEL83N"],"itemData":{"id":33,"type":"article-journal","abstract":"Emerging highly transmissible viral infections such as SARS-CoV-2 pose a significant global threat to human health and the economy. Since its first appearance in December 2019 in the city of Wuhan, Hubei province, China, SARS-CoV-2 infection has quickly spread across the globe, with the first case reported on the African continent, in Egypt on February 14\nth, 2020. Although the global number of COVID-19 infections has increased exponentially since the beginning of the pandemic, the number of new infections and deaths recorded in African countries have been relatively modest, suggesting slower transmission dynamics of the virus on the continent, a lower case fatality rate, or simply a lack of testing or reliable data. Notably, there is no significant increase in unexplained pneumonias or deaths on the continent which could possibly indicate the effectiveness of interventions introduced by several African governments. However, there has not yet been a comprehensive assessment of sub-Saharan Africa’s (SSA) preparedness and response to the COVID-19 pandemic that may have contributed to prevent an uncontrolled outbreak so far. As a group of early career scientists and the next generation of African scientific leaders with experience of working in medical and diverse health research fields in both SSA and resource-rich countries, we present a unique perspective on the current public health interventions to fight COVID-19 in Africa. Our perspective is based on extensive review of the available scientific publications, official technical reports and announcements released by governmental and non-governmental health organizations as well as from our personal experiences as workers on the COVID-19 battlefield in SSA. We documented public health interventions implemented in seven SSA countries including Uganda, Kenya, Rwanda, Cameroon, Zambia, South Africa and Botswana, the existing gaps and the important components of disease control that may strengthen SSA response to future outbreaks.","container-title":"Wellcome Open Research","DOI":"10.12688/wellcomeopenres.16070.2","ISSN":"2398-502X","journalAbbreviation":"Wellcome Open Res","note":"PMID: 32984549\nPMCID: PMC7499400","source":"PubMed Central","title":"Sub-Saharan Africa preparedness and response to the COVID-19 pandemic: A perspective of early career African scientists","title-short":"Sub-Saharan Africa preparedness and response to the COVID-19 pandemic","URL":"https://www.ncbi.nlm.nih.gov/pmc/articles/PMC7499400/","volume":"5","author":[{"family":"Umviligihozo","given":"Gisele"},{"family":"Mupfumi","given":"Lucy"},{"family":"Sonela","given":"Nelson"},{"family":"Naicker","given":"Delon"},{"family":"Obuku","given":"Ekwaro A."},{"family":"Koofhethile","given":"Catherine"},{"family":"Mogashoa","given":"Tuelo"},{"family":"Kapaata","given":"Anne"},{"family":"Ombati","given":"Geoffrey"},{"family":"Michelo","given":"Clive M."},{"family":"Makobu","given":"Kimani"},{"family":"Todowede","given":"Olamide"},{"family":"Balinda","given":"Sheila N."}],"accessed":{"date-parts":[["2020",12,8]]},"issued":{"date-parts":[["2020",9,16]]}}}],"schema":"https://github.com/citation-style-language/schema/raw/master/csl-citation.json"} </w:instrText>
      </w:r>
      <w:r w:rsidRPr="00BB7F4B">
        <w:rPr>
          <w:szCs w:val="19"/>
        </w:rPr>
        <w:fldChar w:fldCharType="separate"/>
      </w:r>
      <w:r w:rsidRPr="00BB7F4B">
        <w:rPr>
          <w:rFonts w:cs="Arial"/>
          <w:szCs w:val="19"/>
          <w:vertAlign w:val="superscript"/>
        </w:rPr>
        <w:t>4</w:t>
      </w:r>
      <w:r w:rsidRPr="00BB7F4B">
        <w:rPr>
          <w:szCs w:val="19"/>
        </w:rPr>
        <w:fldChar w:fldCharType="end"/>
      </w:r>
      <w:r w:rsidRPr="00BB7F4B">
        <w:rPr>
          <w:szCs w:val="19"/>
        </w:rPr>
        <w:t xml:space="preserve"> But an informed explanation of the epidemic trajectory requires accurate numbers on the actual extent of population infection. And, as is the case elsewhere,</w:t>
      </w:r>
      <w:r w:rsidRPr="00BB7F4B">
        <w:rPr>
          <w:szCs w:val="19"/>
        </w:rPr>
        <w:fldChar w:fldCharType="begin"/>
      </w:r>
      <w:r w:rsidRPr="00BB7F4B">
        <w:rPr>
          <w:szCs w:val="19"/>
        </w:rPr>
        <w:instrText xml:space="preserve"> ADDIN ZOTERO_ITEM CSL_CITATION {"citationID":"68rP30UC","properties":{"formattedCitation":"\\super 5\\nosupersub{}","plainCitation":"5","noteIndex":0},"citationItems":[{"id":38,"uris":["http://zotero.org/users/6990598/items/WKDVRLWT"],"uri":["http://zotero.org/users/6990598/items/WKDVRLWT"],"itemData":{"id":38,"type":"article-journal","abstract":"&lt;h2&gt;Summary&lt;/h2&gt;&lt;h3&gt;Background&lt;/h3&gt;&lt;p&gt;Assessing the burden of COVID-19 on the basis of medically attended case numbers is suboptimal given its reliance on testing strategy, changing case definitions, and disease presentation. Population-based serosurveys measuring anti-severe acute respiratory syndrome coronavirus 2 (anti-SARS-CoV-2) antibodies provide one method for estimating infection rates and monitoring the progression of the epidemic. Here, we estimate weekly seroprevalence of anti-SARS-CoV-2 antibodies in the population of Geneva, Switzerland, during the epidemic.&lt;/p&gt;&lt;h3&gt;Methods&lt;/h3&gt;&lt;p&gt;The SEROCoV-POP study is a population-based study of former participants of the Bus Santé study and their household members. We planned a series of 12 consecutive weekly serosurveys among randomly selected participants from a previous population-representative survey, and their household members aged 5 years and older. We tested each participant for anti-SARS-CoV-2-IgG antibodies using a commercially available ELISA. We estimated seroprevalence using a Bayesian logistic regression model taking into account test performance and adjusting for the age and sex of Geneva's population. Here we present results from the first 5 weeks of the study.&lt;/p&gt;&lt;h3&gt;Findings&lt;/h3&gt;&lt;p&gt;Between April 6 and May 9, 2020, we enrolled 2766 participants from 1339 households, with a demographic distribution similar to that of the canton of Geneva. In the first week, we estimated a seroprevalence of 4·8% (95% CI 2·4–8·0, n=341). The estimate increased to 8·5% (5·9–11·4, n=469) in the second week, to 10·9% (7·9–14·4, n=577) in the third week, 6·6% (4·3–9·4, n=604) in the fourth week, and 10·8% (8·2–13·9, n=775) in the fifth week. Individuals aged 5–9 years (relative risk [RR] 0·32 [95% CI 0·11–0·63]) and those older than 65 years (RR 0·50 [0·28–0·78]) had a significantly lower risk of being seropositive than those aged 20–49 years. After accounting for the time to seroconversion, we estimated that for every reported confirmed case, there were 11·6 infections in the community.&lt;/p&gt;&lt;h3&gt;Interpretation&lt;/h3&gt;&lt;p&gt;These results suggest that most of the population of Geneva remained uninfected during this wave of the pandemic, despite the high prevalence of COVID-19 in the region (5000 reported clinical cases over &lt;2·5 months in the population of half a million people). Assuming that the presence of IgG antibodies is associated with immunity, these results highlight that the epidemic is far from coming to an end by means of fewer susceptible people in the population. Further, a significantly lower seroprevalence was observed for children aged 5–9 years and adults older than 65 years, compared with those aged 10–64 years. These results will inform countries considering the easing of restrictions aimed at curbing transmission.&lt;/p&gt;&lt;h3&gt;Funding&lt;/h3&gt;&lt;p&gt;Swiss Federal Office of Public Health, Swiss School of Public Health (Corona Immunitas research program), Fondation de Bienfaisance du Groupe Pictet, Fondation Ancrage, Fondation Privée des Hôpitaux Universitaires de Genève, and Center for Emerging Viral Diseases.&lt;/p&gt;","container-title":"The Lancet","DOI":"10.1016/S0140-6736(20)31304-0","ISSN":"0140-6736, 1474-547X","issue":"10247","journalAbbreviation":"The Lancet","language":"English","note":"publisher: Elsevier\nPMID: 32534626","page":"313-319","source":"www.thelancet.com","title":"Seroprevalence of anti-SARS-CoV-2 IgG antibodies in Geneva, Switzerland (SEROCoV-POP): a population-based study","title-short":"Seroprevalence of anti-SARS-CoV-2 IgG antibodies in Geneva, Switzerland (SEROCoV-POP)","volume":"396","author":[{"family":"Stringhini","given":"Silvia"},{"family":"Wisniak","given":"Ania"},{"family":"Piumatti","given":"Giovanni"},{"family":"Azman","given":"Andrew S."},{"family":"Lauer","given":"Stephen A."},{"family":"Baysson","given":"Hélène"},{"family":"Ridder","given":"David De"},{"family":"Petrovic","given":"Dusan"},{"family":"Schrempft","given":"Stephanie"},{"family":"Marcus","given":"Kailing"},{"family":"Yerly","given":"Sabine"},{"family":"Vernez","given":"Isabelle Arm"},{"family":"Keiser","given":"Olivia"},{"family":"Hurst","given":"Samia"},{"family":"Posfay-Barbe","given":"Klara M."},{"family":"Trono","given":"Didier"},{"family":"Pittet","given":"Didier"},{"family":"Gétaz","given":"Laurent"},{"family":"Chappuis","given":"François"},{"family":"Eckerle","given":"Isabella"},{"family":"Vuilleumier","given":"Nicolas"},{"family":"Meyer","given":"Benjamin"},{"family":"Flahault","given":"Antoine"},{"family":"Kaiser","given":"Laurent"},{"family":"Guessous","given":"Idris"}],"issued":{"date-parts":[["2020",8,1]]}}}],"schema":"https://github.com/citation-style-language/schema/raw/master/csl-citation.json"} </w:instrText>
      </w:r>
      <w:r w:rsidRPr="00BB7F4B">
        <w:rPr>
          <w:szCs w:val="19"/>
        </w:rPr>
        <w:fldChar w:fldCharType="separate"/>
      </w:r>
      <w:r w:rsidRPr="00BB7F4B">
        <w:rPr>
          <w:rFonts w:cs="Arial"/>
          <w:szCs w:val="19"/>
          <w:vertAlign w:val="superscript"/>
        </w:rPr>
        <w:t>5</w:t>
      </w:r>
      <w:r w:rsidRPr="00BB7F4B">
        <w:rPr>
          <w:szCs w:val="19"/>
        </w:rPr>
        <w:fldChar w:fldCharType="end"/>
      </w:r>
      <w:r w:rsidRPr="00BB7F4B">
        <w:rPr>
          <w:szCs w:val="19"/>
        </w:rPr>
        <w:t xml:space="preserve"> the officially reported case counts in Africa significantly underestimate the extent of spread.</w:t>
      </w:r>
      <w:r w:rsidRPr="00BB7F4B">
        <w:rPr>
          <w:szCs w:val="19"/>
        </w:rPr>
        <w:fldChar w:fldCharType="begin"/>
      </w:r>
      <w:r w:rsidRPr="00BB7F4B">
        <w:rPr>
          <w:szCs w:val="19"/>
        </w:rPr>
        <w:instrText xml:space="preserve"> ADDIN ZOTERO_ITEM CSL_CITATION {"citationID":"epBNjjkc","properties":{"formattedCitation":"\\super 4\\nosupersub{}","plainCitation":"4","noteIndex":0},"citationItems":[{"id":33,"uris":["http://zotero.org/users/6990598/items/MNNEL83N"],"uri":["http://zotero.org/users/6990598/items/MNNEL83N"],"itemData":{"id":33,"type":"article-journal","abstract":"Emerging highly transmissible viral infections such as SARS-CoV-2 pose a significant global threat to human health and the economy. Since its first appearance in December 2019 in the city of Wuhan, Hubei province, China, SARS-CoV-2 infection has quickly spread across the globe, with the first case reported on the African continent, in Egypt on February 14\nth, 2020. Although the global number of COVID-19 infections has increased exponentially since the beginning of the pandemic, the number of new infections and deaths recorded in African countries have been relatively modest, suggesting slower transmission dynamics of the virus on the continent, a lower case fatality rate, or simply a lack of testing or reliable data. Notably, there is no significant increase in unexplained pneumonias or deaths on the continent which could possibly indicate the effectiveness of interventions introduced by several African governments. However, there has not yet been a comprehensive assessment of sub-Saharan Africa’s (SSA) preparedness and response to the COVID-19 pandemic that may have contributed to prevent an uncontrolled outbreak so far. As a group of early career scientists and the next generation of African scientific leaders with experience of working in medical and diverse health research fields in both SSA and resource-rich countries, we present a unique perspective on the current public health interventions to fight COVID-19 in Africa. Our perspective is based on extensive review of the available scientific publications, official technical reports and announcements released by governmental and non-governmental health organizations as well as from our personal experiences as workers on the COVID-19 battlefield in SSA. We documented public health interventions implemented in seven SSA countries including Uganda, Kenya, Rwanda, Cameroon, Zambia, South Africa and Botswana, the existing gaps and the important components of disease control that may strengthen SSA response to future outbreaks.","container-title":"Wellcome Open Research","DOI":"10.12688/wellcomeopenres.16070.2","ISSN":"2398-502X","journalAbbreviation":"Wellcome Open Res","note":"PMID: 32984549\nPMCID: PMC7499400","source":"PubMed Central","title":"Sub-Saharan Africa preparedness and response to the COVID-19 pandemic: A perspective of early career African scientists","title-short":"Sub-Saharan Africa preparedness and response to the COVID-19 pandemic","URL":"https://www.ncbi.nlm.nih.gov/pmc/articles/PMC7499400/","volume":"5","author":[{"family":"Umviligihozo","given":"Gisele"},{"family":"Mupfumi","given":"Lucy"},{"family":"Sonela","given":"Nelson"},{"family":"Naicker","given":"Delon"},{"family":"Obuku","given":"Ekwaro A."},{"family":"Koofhethile","given":"Catherine"},{"family":"Mogashoa","given":"Tuelo"},{"family":"Kapaata","given":"Anne"},{"family":"Ombati","given":"Geoffrey"},{"family":"Michelo","given":"Clive M."},{"family":"Makobu","given":"Kimani"},{"family":"Todowede","given":"Olamide"},{"family":"Balinda","given":"Sheila N."}],"accessed":{"date-parts":[["2020",12,8]]},"issued":{"date-parts":[["2020",9,16]]}}}],"schema":"https://github.com/citation-style-language/schema/raw/master/csl-citation.json"} </w:instrText>
      </w:r>
      <w:r w:rsidRPr="00BB7F4B">
        <w:rPr>
          <w:szCs w:val="19"/>
        </w:rPr>
        <w:fldChar w:fldCharType="separate"/>
      </w:r>
      <w:r w:rsidRPr="00BB7F4B">
        <w:rPr>
          <w:rFonts w:cs="Arial"/>
          <w:szCs w:val="19"/>
          <w:vertAlign w:val="superscript"/>
        </w:rPr>
        <w:t>4</w:t>
      </w:r>
      <w:r w:rsidRPr="00BB7F4B">
        <w:rPr>
          <w:szCs w:val="19"/>
        </w:rPr>
        <w:fldChar w:fldCharType="end"/>
      </w:r>
      <w:r w:rsidRPr="00BB7F4B">
        <w:rPr>
          <w:szCs w:val="19"/>
        </w:rPr>
        <w:t xml:space="preserve">   </w:t>
      </w:r>
    </w:p>
    <w:p w14:paraId="230BDF32" w14:textId="77777777" w:rsidR="0077427E" w:rsidRPr="00BB7F4B" w:rsidRDefault="0077427E" w:rsidP="00ED6AFF">
      <w:pPr>
        <w:jc w:val="both"/>
        <w:rPr>
          <w:szCs w:val="19"/>
        </w:rPr>
      </w:pPr>
    </w:p>
    <w:p w14:paraId="197E44C1" w14:textId="77777777" w:rsidR="0077427E" w:rsidRPr="00BB7F4B" w:rsidRDefault="0077427E" w:rsidP="00ED6AFF">
      <w:pPr>
        <w:jc w:val="both"/>
        <w:rPr>
          <w:szCs w:val="19"/>
        </w:rPr>
      </w:pPr>
      <w:r w:rsidRPr="00BB7F4B">
        <w:rPr>
          <w:szCs w:val="19"/>
        </w:rPr>
        <w:t>In this context, the use of serological antibody tests to detect exposure to SARS-CoV-2 is valuable. A number of validated SARS-CoV-2 antibody tests now exist on the market,</w:t>
      </w:r>
      <w:r w:rsidRPr="00BB7F4B">
        <w:rPr>
          <w:szCs w:val="19"/>
        </w:rPr>
        <w:fldChar w:fldCharType="begin"/>
      </w:r>
      <w:r w:rsidRPr="00BB7F4B">
        <w:rPr>
          <w:szCs w:val="19"/>
        </w:rPr>
        <w:instrText xml:space="preserve"> ADDIN ZOTERO_ITEM CSL_CITATION {"citationID":"3zhGBr6h","properties":{"formattedCitation":"\\super 6\\nosupersub{}","plainCitation":"6","noteIndex":0},"citationItems":[{"id":42,"uris":["http://zotero.org/users/6990598/items/DK6EEX9S"],"uri":["http://zotero.org/users/6990598/items/DK6EEX9S"],"itemData":{"id":42,"type":"article-journal","abstract":"Numerous SARS-CoV-2 rapid serological tests have been developed, but their accuracy has usually been assessed using very few samples, and rigorous comparisons between these tests are scarce. In this study, we evaluated and compared 10 commercially-available SARS-CoV-2 rapid serological tests using the STARD methodology (Standards for Reporting of Diagnostic Accuracy Studies). 250 sera from 159 PCR-confirmed SARS-CoV-2 patients (collected from 0 to 32 days after onset of symptoms) were tested with rapid serological tests. Control sera (N = 254) were retrieved from pre-COVID periods from patients with other coronavirus infections (N = 11), positive rheumatoid factors (N = 3), IgG/IgM hyperglobulinemia (N = 9), malaria (n = 5), or no documented viral infection (N = 226). All samples were tested using rapid lateral flow immunoassays (LFIA) from 10 manufacturers. Only four tests achieved ≥98% specificity, with other tests ranging from 75.7%-99.2%. Sensitivities varied by the day of sample collection, from 31.7%-55.4% (Days 0-9), 65.9%-92.9% (Days 10-14), and 81.0%-95.2% (&gt;14 days) after the onset of symptoms, respectively. Only three tests evaluated met French Health Authorities’ thresholds for SARS-CoV-2 serological tests (≥90% sensitivity + ≥98% specificity). Overall, the performances between tests varied greatly, with only a third meeting acceptable specificity and sensitivity thresholds. Knowing the analytical performance of these tests will allow clinicians and most importantly laboratorians to use them with more confidence, could help determine the general population’s immunological status, and may help to diagnose some patients with false-negative RT-PCR results.","container-title":"Journal of Clinical Microbiology","DOI":"10.1128/JCM.02342-20","ISSN":"0095-1137, 1098-660X","language":"en","note":"publisher: American Society for Microbiology Journals\nsection: Immunoassays\nPMID: 33239381","source":"jcm.asm.org","title":"Evaluating Ten Commercially-Available SARS-CoV-2 Rapid Serological Tests Using the STARD (Standards for Reporting of Diagnostic Accuracy Studies) Method.","URL":"https://jcm.asm.org/content/early/2020/11/24/JCM.02342-20","author":[{"family":"Dortet","given":"Laurent"},{"family":"Ronat","given":"Jean-Baptiste"},{"family":"Vauloup-Fellous","given":"Christelle"},{"family":"Langendorf","given":"Céline"},{"family":"Mendels","given":"David-Alexis"},{"family":"Emeraud","given":"Cécile"},{"family":"Oueslati","given":"Saoussen"},{"family":"Girlich","given":"Delphine"},{"family":"Chauvin","given":"Anthony"},{"family":"Afdjei","given":"Ali"},{"family":"Bernabeu","given":"Sandrine"},{"family":"Pape","given":"Samuel Le"},{"family":"Kallala","given":"Rim"},{"family":"Rochard","given":"Alice"},{"family":"Verstuyft","given":"Celine"},{"family":"Fortineau","given":"Nicolas"},{"family":"Roque-Afonso","given":"Anne-Marie"},{"family":"Naas","given":"Thierry"}],"accessed":{"date-parts":[["2020",12,8]]},"issued":{"date-parts":[["2020",11,25]]}}}],"schema":"https://github.com/citation-style-language/schema/raw/master/csl-citation.json"} </w:instrText>
      </w:r>
      <w:r w:rsidRPr="00BB7F4B">
        <w:rPr>
          <w:szCs w:val="19"/>
        </w:rPr>
        <w:fldChar w:fldCharType="separate"/>
      </w:r>
      <w:r w:rsidRPr="00BB7F4B">
        <w:rPr>
          <w:rFonts w:cs="Arial"/>
          <w:szCs w:val="19"/>
          <w:vertAlign w:val="superscript"/>
        </w:rPr>
        <w:t>6</w:t>
      </w:r>
      <w:r w:rsidRPr="00BB7F4B">
        <w:rPr>
          <w:szCs w:val="19"/>
        </w:rPr>
        <w:fldChar w:fldCharType="end"/>
      </w:r>
      <w:r w:rsidRPr="00BB7F4B">
        <w:rPr>
          <w:szCs w:val="19"/>
        </w:rPr>
        <w:t xml:space="preserve"> and some of these are point-of-care lateral-flow immunoassays, which are affordable, easy to use and provide quick results. Although concerns about sensitivity and specificity remain, these antibody tests offer the opportunity to more accurately assess the prior infection rate of populations in regions where PCR-based testing has been uncommon.</w:t>
      </w:r>
      <w:r w:rsidRPr="00BB7F4B">
        <w:rPr>
          <w:szCs w:val="19"/>
        </w:rPr>
        <w:fldChar w:fldCharType="begin"/>
      </w:r>
      <w:r w:rsidRPr="00BB7F4B">
        <w:rPr>
          <w:szCs w:val="19"/>
        </w:rPr>
        <w:instrText xml:space="preserve"> ADDIN ZOTERO_ITEM CSL_CITATION {"citationID":"c8TOVZkD","properties":{"formattedCitation":"\\super 5\\nosupersub{}","plainCitation":"5","noteIndex":0},"citationItems":[{"id":38,"uris":["http://zotero.org/users/6990598/items/WKDVRLWT"],"uri":["http://zotero.org/users/6990598/items/WKDVRLWT"],"itemData":{"id":38,"type":"article-journal","abstract":"&lt;h2&gt;Summary&lt;/h2&gt;&lt;h3&gt;Background&lt;/h3&gt;&lt;p&gt;Assessing the burden of COVID-19 on the basis of medically attended case numbers is suboptimal given its reliance on testing strategy, changing case definitions, and disease presentation. Population-based serosurveys measuring anti-severe acute respiratory syndrome coronavirus 2 (anti-SARS-CoV-2) antibodies provide one method for estimating infection rates and monitoring the progression of the epidemic. Here, we estimate weekly seroprevalence of anti-SARS-CoV-2 antibodies in the population of Geneva, Switzerland, during the epidemic.&lt;/p&gt;&lt;h3&gt;Methods&lt;/h3&gt;&lt;p&gt;The SEROCoV-POP study is a population-based study of former participants of the Bus Santé study and their household members. We planned a series of 12 consecutive weekly serosurveys among randomly selected participants from a previous population-representative survey, and their household members aged 5 years and older. We tested each participant for anti-SARS-CoV-2-IgG antibodies using a commercially available ELISA. We estimated seroprevalence using a Bayesian logistic regression model taking into account test performance and adjusting for the age and sex of Geneva's population. Here we present results from the first 5 weeks of the study.&lt;/p&gt;&lt;h3&gt;Findings&lt;/h3&gt;&lt;p&gt;Between April 6 and May 9, 2020, we enrolled 2766 participants from 1339 households, with a demographic distribution similar to that of the canton of Geneva. In the first week, we estimated a seroprevalence of 4·8% (95% CI 2·4–8·0, n=341). The estimate increased to 8·5% (5·9–11·4, n=469) in the second week, to 10·9% (7·9–14·4, n=577) in the third week, 6·6% (4·3–9·4, n=604) in the fourth week, and 10·8% (8·2–13·9, n=775) in the fifth week. Individuals aged 5–9 years (relative risk [RR] 0·32 [95% CI 0·11–0·63]) and those older than 65 years (RR 0·50 [0·28–0·78]) had a significantly lower risk of being seropositive than those aged 20–49 years. After accounting for the time to seroconversion, we estimated that for every reported confirmed case, there were 11·6 infections in the community.&lt;/p&gt;&lt;h3&gt;Interpretation&lt;/h3&gt;&lt;p&gt;These results suggest that most of the population of Geneva remained uninfected during this wave of the pandemic, despite the high prevalence of COVID-19 in the region (5000 reported clinical cases over &lt;2·5 months in the population of half a million people). Assuming that the presence of IgG antibodies is associated with immunity, these results highlight that the epidemic is far from coming to an end by means of fewer susceptible people in the population. Further, a significantly lower seroprevalence was observed for children aged 5–9 years and adults older than 65 years, compared with those aged 10–64 years. These results will inform countries considering the easing of restrictions aimed at curbing transmission.&lt;/p&gt;&lt;h3&gt;Funding&lt;/h3&gt;&lt;p&gt;Swiss Federal Office of Public Health, Swiss School of Public Health (Corona Immunitas research program), Fondation de Bienfaisance du Groupe Pictet, Fondation Ancrage, Fondation Privée des Hôpitaux Universitaires de Genève, and Center for Emerging Viral Diseases.&lt;/p&gt;","container-title":"The Lancet","DOI":"10.1016/S0140-6736(20)31304-0","ISSN":"0140-6736, 1474-547X","issue":"10247","journalAbbreviation":"The Lancet","language":"English","note":"publisher: Elsevier\nPMID: 32534626","page":"313-319","source":"www.thelancet.com","title":"Seroprevalence of anti-SARS-CoV-2 IgG antibodies in Geneva, Switzerland (SEROCoV-POP): a population-based study","title-short":"Seroprevalence of anti-SARS-CoV-2 IgG antibodies in Geneva, Switzerland (SEROCoV-POP)","volume":"396","author":[{"family":"Stringhini","given":"Silvia"},{"family":"Wisniak","given":"Ania"},{"family":"Piumatti","given":"Giovanni"},{"family":"Azman","given":"Andrew S."},{"family":"Lauer","given":"Stephen A."},{"family":"Baysson","given":"Hélène"},{"family":"Ridder","given":"David De"},{"family":"Petrovic","given":"Dusan"},{"family":"Schrempft","given":"Stephanie"},{"family":"Marcus","given":"Kailing"},{"family":"Yerly","given":"Sabine"},{"family":"Vernez","given":"Isabelle Arm"},{"family":"Keiser","given":"Olivia"},{"family":"Hurst","given":"Samia"},{"family":"Posfay-Barbe","given":"Klara M."},{"family":"Trono","given":"Didier"},{"family":"Pittet","given":"Didier"},{"family":"Gétaz","given":"Laurent"},{"family":"Chappuis","given":"François"},{"family":"Eckerle","given":"Isabella"},{"family":"Vuilleumier","given":"Nicolas"},{"family":"Meyer","given":"Benjamin"},{"family":"Flahault","given":"Antoine"},{"family":"Kaiser","given":"Laurent"},{"family":"Guessous","given":"Idris"}],"issued":{"date-parts":[["2020",8,1]]}}}],"schema":"https://github.com/citation-style-language/schema/raw/master/csl-citation.json"} </w:instrText>
      </w:r>
      <w:r w:rsidRPr="00BB7F4B">
        <w:rPr>
          <w:szCs w:val="19"/>
        </w:rPr>
        <w:fldChar w:fldCharType="separate"/>
      </w:r>
      <w:r w:rsidRPr="00BB7F4B">
        <w:rPr>
          <w:rFonts w:cs="Arial"/>
          <w:szCs w:val="19"/>
          <w:vertAlign w:val="superscript"/>
        </w:rPr>
        <w:t>5</w:t>
      </w:r>
      <w:r w:rsidRPr="00BB7F4B">
        <w:rPr>
          <w:szCs w:val="19"/>
        </w:rPr>
        <w:fldChar w:fldCharType="end"/>
      </w:r>
      <w:r w:rsidRPr="00BB7F4B">
        <w:rPr>
          <w:szCs w:val="19"/>
        </w:rPr>
        <w:t xml:space="preserve"> </w:t>
      </w:r>
    </w:p>
    <w:p w14:paraId="1C204D73" w14:textId="77777777" w:rsidR="0077427E" w:rsidRPr="00BB7F4B" w:rsidRDefault="0077427E" w:rsidP="00ED6AFF">
      <w:pPr>
        <w:jc w:val="both"/>
        <w:rPr>
          <w:szCs w:val="19"/>
        </w:rPr>
      </w:pPr>
    </w:p>
    <w:p w14:paraId="1E47E422" w14:textId="0A7FAD02" w:rsidR="0077427E" w:rsidRPr="00BB7F4B" w:rsidRDefault="0077427E" w:rsidP="00ED6AFF">
      <w:pPr>
        <w:jc w:val="both"/>
        <w:rPr>
          <w:szCs w:val="19"/>
        </w:rPr>
      </w:pPr>
      <w:r w:rsidRPr="00BB7F4B">
        <w:rPr>
          <w:szCs w:val="19"/>
        </w:rPr>
        <w:t xml:space="preserve">This report presents the protocol and results of our study using a lateral-flow immunoassay to assess the seroprevalence of anti-SARS-CoV-2 IgG and IgM antibodies in a </w:t>
      </w:r>
      <w:r w:rsidR="00ED6AFF">
        <w:rPr>
          <w:szCs w:val="19"/>
        </w:rPr>
        <w:t>district</w:t>
      </w:r>
      <w:r w:rsidRPr="00BB7F4B">
        <w:rPr>
          <w:szCs w:val="19"/>
        </w:rPr>
        <w:t xml:space="preserve"> of </w:t>
      </w:r>
      <w:proofErr w:type="spellStart"/>
      <w:r w:rsidRPr="00BB7F4B">
        <w:rPr>
          <w:szCs w:val="19"/>
        </w:rPr>
        <w:t>Yaounde</w:t>
      </w:r>
      <w:proofErr w:type="spellEnd"/>
      <w:r w:rsidRPr="00BB7F4B">
        <w:rPr>
          <w:szCs w:val="19"/>
        </w:rPr>
        <w:t xml:space="preserve">, the capital of Cameroon. </w:t>
      </w:r>
    </w:p>
    <w:p w14:paraId="0F2024ED" w14:textId="77777777" w:rsidR="0077427E" w:rsidRPr="00BB7F4B" w:rsidRDefault="0077427E" w:rsidP="00ED6AFF">
      <w:pPr>
        <w:jc w:val="both"/>
        <w:rPr>
          <w:szCs w:val="19"/>
        </w:rPr>
      </w:pPr>
    </w:p>
    <w:p w14:paraId="5F3551B7" w14:textId="574D2FE8" w:rsidR="0077427E" w:rsidRPr="00BB7F4B" w:rsidRDefault="0077427E" w:rsidP="00ED6AFF">
      <w:pPr>
        <w:jc w:val="both"/>
        <w:rPr>
          <w:szCs w:val="19"/>
        </w:rPr>
      </w:pPr>
      <w:r w:rsidRPr="00BB7F4B">
        <w:rPr>
          <w:szCs w:val="19"/>
        </w:rPr>
        <w:t>In addition to examining seroprevalence, our study also hopes to shed light on the broader impact of the epidemic on the socioeconomic wellbeing of the Cité Verte population. Soon after its first notified COVID-19 case (on March 6, 2020), Cameroon closed its borders and implemented significant social distancing measures, including mandatory bar closures after 6 PM, limitations on public transport occupancy, bans on gatherings of more than 50 people and the closing of in-person schools.</w:t>
      </w:r>
      <w:r w:rsidR="000001E4" w:rsidRPr="00BB7F4B">
        <w:rPr>
          <w:szCs w:val="19"/>
        </w:rPr>
        <w:fldChar w:fldCharType="begin"/>
      </w:r>
      <w:r w:rsidR="000001E4" w:rsidRPr="00BB7F4B">
        <w:rPr>
          <w:szCs w:val="19"/>
        </w:rPr>
        <w:instrText xml:space="preserve"> ADDIN ZOTERO_ITEM CSL_CITATION {"citationID":"uqJMJddF","properties":{"formattedCitation":"\\super 7\\nosupersub{}","plainCitation":"7","noteIndex":0},"citationItems":[{"id":48,"uris":["http://zotero.org/users/6990598/items/FF5NL6B3"],"uri":["http://zotero.org/users/6990598/items/FF5NL6B3"],"itemData":{"id":48,"type":"report","title":"Recueil des mesures prises par le gouvernement Camerounais dans le cadre de la lutte contre la COVID-19","URL":"https://www.chazai-partners.com/wp-content/uploads/2020/05/Chazai-Partners-Recueil-des-mesures-prises-par-le-gouvernement-Camerounais-dans-la-lutte-contre-la-COVID-19-29-05-20.pdf","author":[{"family":"Chazai Partners","given":""}],"accessed":{"date-parts":[["2020",12,8]]}}}],"schema":"https://github.com/citation-style-language/schema/raw/master/csl-citation.json"} </w:instrText>
      </w:r>
      <w:r w:rsidR="000001E4" w:rsidRPr="00BB7F4B">
        <w:rPr>
          <w:szCs w:val="19"/>
        </w:rPr>
        <w:fldChar w:fldCharType="separate"/>
      </w:r>
      <w:r w:rsidR="000001E4" w:rsidRPr="00BB7F4B">
        <w:rPr>
          <w:rFonts w:cs="Arial"/>
          <w:szCs w:val="19"/>
          <w:vertAlign w:val="superscript"/>
        </w:rPr>
        <w:t>7</w:t>
      </w:r>
      <w:r w:rsidR="000001E4" w:rsidRPr="00BB7F4B">
        <w:rPr>
          <w:szCs w:val="19"/>
        </w:rPr>
        <w:fldChar w:fldCharType="end"/>
      </w:r>
      <w:r w:rsidRPr="00BB7F4B">
        <w:rPr>
          <w:szCs w:val="19"/>
        </w:rPr>
        <w:t xml:space="preserve"> Similar measures were taken in other African countries. </w:t>
      </w:r>
    </w:p>
    <w:p w14:paraId="1B8CCD79" w14:textId="77777777" w:rsidR="0077427E" w:rsidRPr="00BB7F4B" w:rsidRDefault="0077427E" w:rsidP="00ED6AFF">
      <w:pPr>
        <w:jc w:val="both"/>
        <w:rPr>
          <w:szCs w:val="19"/>
        </w:rPr>
      </w:pPr>
    </w:p>
    <w:p w14:paraId="03B35555" w14:textId="308497CF" w:rsidR="0077427E" w:rsidRPr="00BB7F4B" w:rsidRDefault="0077427E" w:rsidP="00ED6AFF">
      <w:pPr>
        <w:jc w:val="both"/>
        <w:rPr>
          <w:szCs w:val="19"/>
        </w:rPr>
      </w:pPr>
      <w:r w:rsidRPr="00BB7F4B">
        <w:rPr>
          <w:szCs w:val="19"/>
        </w:rPr>
        <w:t xml:space="preserve">The effects of these measures on the wellbeing of the Cameroonian population </w:t>
      </w:r>
      <w:r w:rsidR="002F0251" w:rsidRPr="00BB7F4B">
        <w:rPr>
          <w:szCs w:val="19"/>
        </w:rPr>
        <w:t>have</w:t>
      </w:r>
      <w:r w:rsidRPr="00BB7F4B">
        <w:rPr>
          <w:szCs w:val="19"/>
        </w:rPr>
        <w:t xml:space="preserve"> not been well examined. Studies in other contexts have noted that during the pandemic period, access to routine health care services has been disrupted. We designed and implemented a survey to assess whether such disruptions were common in the studied population. This survey was performed concurrently with the seroprevalence assays.  </w:t>
      </w:r>
    </w:p>
    <w:p w14:paraId="11DD3E1A" w14:textId="2775B5C6" w:rsidR="0077427E" w:rsidRPr="001E7519" w:rsidRDefault="00B20664" w:rsidP="00ED6AFF">
      <w:pPr>
        <w:jc w:val="both"/>
        <w:rPr>
          <w:sz w:val="18"/>
          <w:szCs w:val="16"/>
        </w:rPr>
      </w:pPr>
      <w:r>
        <w:rPr>
          <w:sz w:val="18"/>
          <w:szCs w:val="16"/>
        </w:rPr>
        <w:br w:type="column"/>
      </w:r>
    </w:p>
    <w:p w14:paraId="6FA422F7" w14:textId="77777777" w:rsidR="0077427E" w:rsidRPr="001E7519" w:rsidRDefault="0077427E" w:rsidP="00585C8D">
      <w:pPr>
        <w:pStyle w:val="Heading1"/>
        <w:spacing w:line="276" w:lineRule="auto"/>
        <w:rPr>
          <w:sz w:val="24"/>
          <w:szCs w:val="26"/>
        </w:rPr>
      </w:pPr>
      <w:r w:rsidRPr="001E7519">
        <w:rPr>
          <w:sz w:val="24"/>
          <w:szCs w:val="26"/>
        </w:rPr>
        <w:t>Methods</w:t>
      </w:r>
    </w:p>
    <w:p w14:paraId="2003498C" w14:textId="77777777" w:rsidR="00885179" w:rsidRPr="001E7519" w:rsidRDefault="00885179" w:rsidP="00585C8D">
      <w:pPr>
        <w:ind w:hanging="2"/>
        <w:rPr>
          <w:rFonts w:eastAsia="Arial" w:cs="Arial"/>
          <w:sz w:val="18"/>
          <w:szCs w:val="21"/>
        </w:rPr>
      </w:pPr>
    </w:p>
    <w:p w14:paraId="06DE4E6D" w14:textId="5E9F4ABE" w:rsidR="0077427E" w:rsidRPr="00BB7F4B" w:rsidRDefault="0077427E" w:rsidP="00ED6AFF">
      <w:pPr>
        <w:ind w:hanging="2"/>
        <w:jc w:val="both"/>
        <w:rPr>
          <w:rFonts w:eastAsia="Arial" w:cs="Arial"/>
          <w:szCs w:val="19"/>
        </w:rPr>
      </w:pPr>
      <w:r w:rsidRPr="00BB7F4B">
        <w:rPr>
          <w:rFonts w:eastAsia="Arial" w:cs="Arial"/>
          <w:szCs w:val="19"/>
        </w:rPr>
        <w:t xml:space="preserve">The </w:t>
      </w:r>
      <w:bookmarkStart w:id="191" w:name="OLE_LINK151"/>
      <w:bookmarkStart w:id="192" w:name="OLE_LINK152"/>
      <w:r w:rsidRPr="00BB7F4B">
        <w:rPr>
          <w:rFonts w:eastAsia="Arial" w:cs="Arial"/>
          <w:szCs w:val="19"/>
        </w:rPr>
        <w:t xml:space="preserve">EpiCO </w:t>
      </w:r>
      <w:bookmarkEnd w:id="191"/>
      <w:bookmarkEnd w:id="192"/>
      <w:r w:rsidRPr="00BB7F4B">
        <w:rPr>
          <w:rFonts w:eastAsia="Arial" w:cs="Arial"/>
          <w:szCs w:val="19"/>
        </w:rPr>
        <w:t>19 study is a community-based survey to estimate the circulation and the impact of SARS-CoV-2 and the COVID-19 pandemic on a district in Yaounde, which is one of the cities most affected by COVID-19 in Cameroon.</w:t>
      </w:r>
    </w:p>
    <w:p w14:paraId="19736645" w14:textId="77777777" w:rsidR="0077427E" w:rsidRPr="001E7519" w:rsidRDefault="0077427E" w:rsidP="00ED6AFF">
      <w:pPr>
        <w:ind w:hanging="2"/>
        <w:jc w:val="both"/>
        <w:rPr>
          <w:rFonts w:eastAsia="Arial" w:cs="Arial"/>
          <w:sz w:val="18"/>
          <w:szCs w:val="21"/>
        </w:rPr>
      </w:pPr>
    </w:p>
    <w:p w14:paraId="7B272128" w14:textId="77777777" w:rsidR="0077427E" w:rsidRPr="001E7519" w:rsidRDefault="0077427E" w:rsidP="00ED6AFF">
      <w:pPr>
        <w:pStyle w:val="Heading2"/>
        <w:rPr>
          <w:sz w:val="24"/>
          <w:szCs w:val="23"/>
        </w:rPr>
      </w:pPr>
      <w:bookmarkStart w:id="193" w:name="OLE_LINK16"/>
      <w:bookmarkStart w:id="194" w:name="OLE_LINK17"/>
      <w:bookmarkStart w:id="195" w:name="_Toc62137278"/>
      <w:r w:rsidRPr="001E7519">
        <w:rPr>
          <w:sz w:val="24"/>
          <w:szCs w:val="23"/>
        </w:rPr>
        <w:t>Design</w:t>
      </w:r>
      <w:bookmarkEnd w:id="195"/>
    </w:p>
    <w:bookmarkEnd w:id="193"/>
    <w:bookmarkEnd w:id="194"/>
    <w:p w14:paraId="5C2887CE" w14:textId="77777777" w:rsidR="00997D07" w:rsidRPr="001E7519" w:rsidRDefault="00997D07" w:rsidP="00ED6AFF">
      <w:pPr>
        <w:ind w:hanging="2"/>
        <w:jc w:val="both"/>
        <w:rPr>
          <w:rFonts w:eastAsia="Arial" w:cs="Arial"/>
          <w:sz w:val="18"/>
          <w:szCs w:val="21"/>
        </w:rPr>
      </w:pPr>
    </w:p>
    <w:p w14:paraId="272FEF4C" w14:textId="44D28AED" w:rsidR="0077427E" w:rsidRPr="00BB7F4B" w:rsidRDefault="0077427E" w:rsidP="00ED6AFF">
      <w:pPr>
        <w:ind w:hanging="2"/>
        <w:jc w:val="both"/>
        <w:rPr>
          <w:szCs w:val="19"/>
        </w:rPr>
      </w:pPr>
      <w:r w:rsidRPr="00BB7F4B">
        <w:rPr>
          <w:rFonts w:eastAsia="Arial" w:cs="Arial"/>
          <w:szCs w:val="19"/>
        </w:rPr>
        <w:t xml:space="preserve">EpiCO 19 is a </w:t>
      </w:r>
      <w:r w:rsidRPr="00BB7F4B">
        <w:rPr>
          <w:rFonts w:eastAsia="Arial" w:cs="Arial"/>
          <w:color w:val="171717"/>
          <w:szCs w:val="19"/>
        </w:rPr>
        <w:t xml:space="preserve">cross-sectional </w:t>
      </w:r>
      <w:proofErr w:type="spellStart"/>
      <w:r w:rsidRPr="00BB7F4B">
        <w:rPr>
          <w:rFonts w:eastAsia="Arial" w:cs="Arial"/>
          <w:color w:val="171717"/>
          <w:szCs w:val="19"/>
        </w:rPr>
        <w:t>clinico</w:t>
      </w:r>
      <w:proofErr w:type="spellEnd"/>
      <w:r w:rsidRPr="00BB7F4B">
        <w:rPr>
          <w:rFonts w:eastAsia="Arial" w:cs="Arial"/>
          <w:color w:val="171717"/>
          <w:szCs w:val="19"/>
        </w:rPr>
        <w:t xml:space="preserve">-epidemiological and socio-economic study. </w:t>
      </w:r>
    </w:p>
    <w:p w14:paraId="74FC0282" w14:textId="77777777" w:rsidR="0077427E" w:rsidRPr="001E7519" w:rsidRDefault="0077427E" w:rsidP="00ED6AFF">
      <w:pPr>
        <w:jc w:val="both"/>
        <w:rPr>
          <w:sz w:val="18"/>
          <w:szCs w:val="16"/>
        </w:rPr>
      </w:pPr>
    </w:p>
    <w:p w14:paraId="02F93582" w14:textId="77777777" w:rsidR="0077427E" w:rsidRPr="001E7519" w:rsidRDefault="0077427E" w:rsidP="00ED6AFF">
      <w:pPr>
        <w:pStyle w:val="Heading2"/>
        <w:rPr>
          <w:sz w:val="24"/>
          <w:szCs w:val="23"/>
        </w:rPr>
      </w:pPr>
      <w:bookmarkStart w:id="196" w:name="OLE_LINK14"/>
      <w:bookmarkStart w:id="197" w:name="OLE_LINK15"/>
      <w:bookmarkStart w:id="198" w:name="_Toc62137279"/>
      <w:r w:rsidRPr="001E7519">
        <w:rPr>
          <w:sz w:val="24"/>
          <w:szCs w:val="23"/>
        </w:rPr>
        <w:t>Population</w:t>
      </w:r>
      <w:bookmarkEnd w:id="198"/>
    </w:p>
    <w:bookmarkEnd w:id="196"/>
    <w:bookmarkEnd w:id="197"/>
    <w:p w14:paraId="77069ED4" w14:textId="77777777" w:rsidR="00997D07" w:rsidRPr="001E7519" w:rsidRDefault="00997D07" w:rsidP="00ED6AFF">
      <w:pPr>
        <w:ind w:hanging="2"/>
        <w:jc w:val="both"/>
        <w:rPr>
          <w:rFonts w:eastAsia="Arial" w:cs="Arial"/>
          <w:sz w:val="18"/>
          <w:szCs w:val="21"/>
        </w:rPr>
      </w:pPr>
    </w:p>
    <w:p w14:paraId="2D866E81" w14:textId="19EEBE48" w:rsidR="0077427E" w:rsidRPr="00BB7F4B" w:rsidRDefault="0077427E" w:rsidP="00ED6AFF">
      <w:pPr>
        <w:ind w:hanging="2"/>
        <w:jc w:val="both"/>
        <w:rPr>
          <w:rFonts w:eastAsia="Arial" w:cs="Arial"/>
          <w:szCs w:val="19"/>
        </w:rPr>
      </w:pPr>
      <w:r w:rsidRPr="00BB7F4B">
        <w:rPr>
          <w:rFonts w:eastAsia="Arial" w:cs="Arial"/>
          <w:szCs w:val="19"/>
        </w:rPr>
        <w:t xml:space="preserve">The </w:t>
      </w:r>
      <w:bookmarkStart w:id="199" w:name="OLE_LINK99"/>
      <w:bookmarkStart w:id="200" w:name="OLE_LINK106"/>
      <w:r w:rsidRPr="00BB7F4B">
        <w:rPr>
          <w:rFonts w:eastAsia="Arial" w:cs="Arial"/>
          <w:szCs w:val="19"/>
        </w:rPr>
        <w:t>Cité Verte district</w:t>
      </w:r>
      <w:bookmarkEnd w:id="199"/>
      <w:bookmarkEnd w:id="200"/>
      <w:r w:rsidRPr="00BB7F4B">
        <w:rPr>
          <w:rFonts w:eastAsia="Arial" w:cs="Arial"/>
          <w:szCs w:val="19"/>
        </w:rPr>
        <w:t xml:space="preserve">, located in the Mfoundi department of the </w:t>
      </w:r>
      <w:proofErr w:type="spellStart"/>
      <w:r w:rsidRPr="00BB7F4B">
        <w:rPr>
          <w:rFonts w:eastAsia="Arial" w:cs="Arial"/>
          <w:szCs w:val="19"/>
        </w:rPr>
        <w:t>Center</w:t>
      </w:r>
      <w:proofErr w:type="spellEnd"/>
      <w:r w:rsidRPr="00BB7F4B">
        <w:rPr>
          <w:rFonts w:eastAsia="Arial" w:cs="Arial"/>
          <w:szCs w:val="19"/>
        </w:rPr>
        <w:t xml:space="preserve"> Region of Cameroon, covers a surface area of 19 square </w:t>
      </w:r>
      <w:proofErr w:type="spellStart"/>
      <w:r w:rsidRPr="00BB7F4B">
        <w:rPr>
          <w:rFonts w:eastAsia="Arial" w:cs="Arial"/>
          <w:szCs w:val="19"/>
        </w:rPr>
        <w:t>kilometers</w:t>
      </w:r>
      <w:proofErr w:type="spellEnd"/>
      <w:r w:rsidRPr="00BB7F4B">
        <w:rPr>
          <w:rFonts w:eastAsia="Arial" w:cs="Arial"/>
          <w:szCs w:val="19"/>
          <w:vertAlign w:val="superscript"/>
        </w:rPr>
        <w:t xml:space="preserve"> </w:t>
      </w:r>
      <w:r w:rsidRPr="00BB7F4B">
        <w:rPr>
          <w:rFonts w:eastAsia="Arial" w:cs="Arial"/>
          <w:szCs w:val="19"/>
        </w:rPr>
        <w:t xml:space="preserve">in the administrative area of Yaounde II. The total estimated population is </w:t>
      </w:r>
      <w:bookmarkStart w:id="201" w:name="OLE_LINK5"/>
      <w:bookmarkStart w:id="202" w:name="OLE_LINK6"/>
      <w:r w:rsidRPr="00BB7F4B">
        <w:rPr>
          <w:rFonts w:eastAsia="Arial" w:cs="Arial"/>
          <w:szCs w:val="19"/>
        </w:rPr>
        <w:t>432,858</w:t>
      </w:r>
      <w:bookmarkEnd w:id="201"/>
      <w:bookmarkEnd w:id="202"/>
      <w:r w:rsidRPr="00BB7F4B">
        <w:rPr>
          <w:rFonts w:eastAsia="Arial" w:cs="Arial"/>
          <w:szCs w:val="19"/>
        </w:rPr>
        <w:t xml:space="preserve">, of which the majority are young. It is located in the oldest part of the city of Yaounde and residents are from several different regions of Cameroon. </w:t>
      </w:r>
    </w:p>
    <w:p w14:paraId="194A2023" w14:textId="77777777" w:rsidR="0077427E" w:rsidRPr="00BB7F4B" w:rsidRDefault="0077427E" w:rsidP="00ED6AFF">
      <w:pPr>
        <w:jc w:val="both"/>
        <w:rPr>
          <w:rFonts w:eastAsia="Arial" w:cs="Arial"/>
          <w:szCs w:val="19"/>
        </w:rPr>
      </w:pPr>
    </w:p>
    <w:p w14:paraId="4BBF9DF4" w14:textId="30FE465E" w:rsidR="0077427E" w:rsidRPr="00BB7F4B" w:rsidRDefault="0077427E" w:rsidP="00ED6AFF">
      <w:pPr>
        <w:tabs>
          <w:tab w:val="left" w:pos="43"/>
          <w:tab w:val="left" w:pos="284"/>
        </w:tabs>
        <w:ind w:hanging="2"/>
        <w:jc w:val="both"/>
        <w:rPr>
          <w:rFonts w:eastAsia="Arial" w:cs="Arial"/>
          <w:szCs w:val="19"/>
        </w:rPr>
      </w:pPr>
      <w:bookmarkStart w:id="203" w:name="OLE_LINK92"/>
      <w:bookmarkStart w:id="204" w:name="OLE_LINK93"/>
      <w:r w:rsidRPr="00BB7F4B">
        <w:rPr>
          <w:rFonts w:eastAsia="Arial" w:cs="Arial"/>
          <w:szCs w:val="19"/>
        </w:rPr>
        <w:t>The dwellings are of two types: 60% are permanent</w:t>
      </w:r>
      <w:r w:rsidR="00ED6AFF">
        <w:rPr>
          <w:rFonts w:eastAsia="Arial" w:cs="Arial"/>
          <w:szCs w:val="19"/>
        </w:rPr>
        <w:t>,</w:t>
      </w:r>
      <w:r w:rsidRPr="00BB7F4B">
        <w:rPr>
          <w:rFonts w:eastAsia="Arial" w:cs="Arial"/>
          <w:szCs w:val="19"/>
        </w:rPr>
        <w:t xml:space="preserve"> built with standard building materials</w:t>
      </w:r>
      <w:r w:rsidR="00ED6AFF">
        <w:rPr>
          <w:rFonts w:eastAsia="Arial" w:cs="Arial"/>
          <w:szCs w:val="19"/>
        </w:rPr>
        <w:t>,</w:t>
      </w:r>
      <w:r w:rsidRPr="00BB7F4B">
        <w:rPr>
          <w:rFonts w:eastAsia="Arial" w:cs="Arial"/>
          <w:szCs w:val="19"/>
        </w:rPr>
        <w:t xml:space="preserve"> while 40% are temporary structures. Some neighbourhoods, notably Tsinga and Cité Verte (the Cité Verte neighbourhood of the Cité Verte district), are better equipped in services and roads than others.</w:t>
      </w:r>
    </w:p>
    <w:bookmarkEnd w:id="203"/>
    <w:bookmarkEnd w:id="204"/>
    <w:p w14:paraId="111B7F2C" w14:textId="77777777" w:rsidR="0077427E" w:rsidRPr="00BB7F4B" w:rsidRDefault="0077427E" w:rsidP="00ED6AFF">
      <w:pPr>
        <w:tabs>
          <w:tab w:val="left" w:pos="43"/>
        </w:tabs>
        <w:jc w:val="both"/>
        <w:rPr>
          <w:rFonts w:eastAsia="Arial" w:cs="Arial"/>
          <w:szCs w:val="19"/>
        </w:rPr>
      </w:pPr>
    </w:p>
    <w:p w14:paraId="66EA732E" w14:textId="77777777" w:rsidR="0077427E" w:rsidRPr="00BB7F4B" w:rsidRDefault="0077427E" w:rsidP="00ED6AFF">
      <w:pPr>
        <w:tabs>
          <w:tab w:val="left" w:pos="43"/>
        </w:tabs>
        <w:ind w:hanging="2"/>
        <w:jc w:val="both"/>
        <w:rPr>
          <w:rFonts w:eastAsia="Arial" w:cs="Arial"/>
          <w:szCs w:val="19"/>
        </w:rPr>
      </w:pPr>
      <w:r w:rsidRPr="00BB7F4B">
        <w:rPr>
          <w:rFonts w:eastAsia="Arial" w:cs="Arial"/>
          <w:szCs w:val="19"/>
        </w:rPr>
        <w:t>Cité Verte is divided into nine health zones with a total of 63 health structures, of which eight are public and three are run by private, faith-based providers. In each of the health areas there is a referent health structure and a number of community health workers supporting public health activities that are carried out by the Ministry of health or other partners in the community. These personnel have been key for the study to facilitate access to the population.</w:t>
      </w:r>
    </w:p>
    <w:p w14:paraId="4B518E64" w14:textId="77777777" w:rsidR="0077427E" w:rsidRPr="001E7519" w:rsidRDefault="0077427E" w:rsidP="00ED6AFF">
      <w:pPr>
        <w:tabs>
          <w:tab w:val="left" w:pos="43"/>
        </w:tabs>
        <w:ind w:hanging="2"/>
        <w:jc w:val="both"/>
        <w:rPr>
          <w:rFonts w:eastAsia="Arial" w:cs="Arial"/>
          <w:sz w:val="18"/>
          <w:szCs w:val="21"/>
        </w:rPr>
      </w:pPr>
    </w:p>
    <w:p w14:paraId="12D074A3" w14:textId="77777777" w:rsidR="0077427E" w:rsidRPr="001E7519" w:rsidRDefault="0077427E" w:rsidP="00ED6AFF">
      <w:pPr>
        <w:pStyle w:val="Heading2"/>
        <w:rPr>
          <w:sz w:val="24"/>
          <w:szCs w:val="23"/>
        </w:rPr>
      </w:pPr>
      <w:bookmarkStart w:id="205" w:name="_Toc62137280"/>
      <w:r w:rsidRPr="001E7519">
        <w:rPr>
          <w:sz w:val="24"/>
          <w:szCs w:val="23"/>
        </w:rPr>
        <w:t>Sampling</w:t>
      </w:r>
      <w:bookmarkEnd w:id="205"/>
    </w:p>
    <w:p w14:paraId="643C9AAA" w14:textId="77777777" w:rsidR="00FA434E" w:rsidRPr="00BB7F4B" w:rsidRDefault="00FA434E" w:rsidP="00ED6AFF">
      <w:pPr>
        <w:tabs>
          <w:tab w:val="left" w:pos="43"/>
          <w:tab w:val="left" w:pos="284"/>
        </w:tabs>
        <w:ind w:hanging="2"/>
        <w:jc w:val="both"/>
        <w:rPr>
          <w:rFonts w:eastAsia="Arial" w:cs="Arial"/>
          <w:szCs w:val="19"/>
        </w:rPr>
      </w:pPr>
      <w:bookmarkStart w:id="206" w:name="OLE_LINK97"/>
      <w:bookmarkStart w:id="207" w:name="OLE_LINK98"/>
      <w:bookmarkStart w:id="208" w:name="OLE_LINK91"/>
    </w:p>
    <w:p w14:paraId="621750AD" w14:textId="0047F989" w:rsidR="0077427E" w:rsidRPr="00BB7F4B" w:rsidRDefault="0077427E" w:rsidP="00ED6AFF">
      <w:pPr>
        <w:tabs>
          <w:tab w:val="left" w:pos="43"/>
          <w:tab w:val="left" w:pos="284"/>
        </w:tabs>
        <w:ind w:hanging="2"/>
        <w:jc w:val="both"/>
        <w:rPr>
          <w:rFonts w:eastAsia="Arial" w:cs="Arial"/>
          <w:szCs w:val="19"/>
        </w:rPr>
      </w:pPr>
      <w:r w:rsidRPr="00BB7F4B">
        <w:rPr>
          <w:rFonts w:eastAsia="Arial" w:cs="Arial"/>
          <w:szCs w:val="19"/>
        </w:rPr>
        <w:t>The following formula was used to calculate the size of the sample for the study:</w:t>
      </w:r>
    </w:p>
    <w:bookmarkEnd w:id="206"/>
    <w:bookmarkEnd w:id="207"/>
    <w:p w14:paraId="337EF748" w14:textId="77777777" w:rsidR="0077427E" w:rsidRPr="00BB7F4B" w:rsidRDefault="0077427E" w:rsidP="00ED6AFF">
      <w:pPr>
        <w:tabs>
          <w:tab w:val="left" w:pos="43"/>
          <w:tab w:val="left" w:pos="284"/>
        </w:tabs>
        <w:ind w:hanging="2"/>
        <w:jc w:val="both"/>
        <w:rPr>
          <w:rFonts w:eastAsia="Arial" w:cs="Arial"/>
          <w:szCs w:val="19"/>
          <w:vertAlign w:val="superscript"/>
        </w:rPr>
      </w:pPr>
      <w:r w:rsidRPr="00BB7F4B">
        <w:rPr>
          <w:rFonts w:eastAsia="Arial" w:cs="Arial"/>
          <w:szCs w:val="19"/>
        </w:rPr>
        <w:t>n = Z</w:t>
      </w:r>
      <w:r w:rsidRPr="00BB7F4B">
        <w:rPr>
          <w:rFonts w:eastAsia="Arial" w:cs="Arial"/>
          <w:szCs w:val="19"/>
          <w:vertAlign w:val="superscript"/>
        </w:rPr>
        <w:t>2</w:t>
      </w:r>
      <w:sdt>
        <w:sdtPr>
          <w:rPr>
            <w:rFonts w:eastAsia="Arial" w:cs="Arial"/>
            <w:szCs w:val="19"/>
          </w:rPr>
          <w:tag w:val="goog_rdk_0"/>
          <w:id w:val="60988080"/>
        </w:sdtPr>
        <w:sdtEndPr/>
        <w:sdtContent>
          <w:r w:rsidRPr="00BB7F4B">
            <w:rPr>
              <w:rFonts w:eastAsia="Arial" w:cs="Arial"/>
              <w:szCs w:val="19"/>
            </w:rPr>
            <w:t xml:space="preserve"> </w:t>
          </w:r>
          <w:proofErr w:type="gramStart"/>
          <w:r w:rsidRPr="00BB7F4B">
            <w:rPr>
              <w:rFonts w:eastAsia="Arial" w:cs="Arial"/>
              <w:szCs w:val="19"/>
            </w:rPr>
            <w:t>P(</w:t>
          </w:r>
          <w:proofErr w:type="gramEnd"/>
          <w:r w:rsidRPr="00BB7F4B">
            <w:rPr>
              <w:rFonts w:eastAsia="Arial" w:cs="Arial"/>
              <w:szCs w:val="19"/>
            </w:rPr>
            <w:t>1− P)/d</w:t>
          </w:r>
        </w:sdtContent>
      </w:sdt>
      <w:r w:rsidRPr="00BB7F4B">
        <w:rPr>
          <w:rFonts w:eastAsia="Arial" w:cs="Arial"/>
          <w:szCs w:val="19"/>
          <w:vertAlign w:val="superscript"/>
        </w:rPr>
        <w:t>2</w:t>
      </w:r>
    </w:p>
    <w:p w14:paraId="28E1575B" w14:textId="77777777" w:rsidR="0077427E" w:rsidRPr="00BB7F4B" w:rsidRDefault="0077427E" w:rsidP="00ED6AFF">
      <w:pPr>
        <w:tabs>
          <w:tab w:val="left" w:pos="43"/>
          <w:tab w:val="left" w:pos="284"/>
        </w:tabs>
        <w:ind w:hanging="2"/>
        <w:jc w:val="both"/>
        <w:rPr>
          <w:rFonts w:eastAsia="Arial" w:cs="Arial"/>
          <w:szCs w:val="19"/>
        </w:rPr>
      </w:pPr>
    </w:p>
    <w:p w14:paraId="67E0FB7F" w14:textId="77777777" w:rsidR="0077427E" w:rsidRPr="00BB7F4B" w:rsidRDefault="0077427E" w:rsidP="00ED6AFF">
      <w:pPr>
        <w:tabs>
          <w:tab w:val="left" w:pos="43"/>
          <w:tab w:val="left" w:pos="284"/>
        </w:tabs>
        <w:ind w:hanging="2"/>
        <w:jc w:val="both"/>
        <w:rPr>
          <w:rFonts w:eastAsia="Arial" w:cs="Arial"/>
          <w:szCs w:val="19"/>
        </w:rPr>
      </w:pPr>
      <w:r w:rsidRPr="00BB7F4B">
        <w:rPr>
          <w:rFonts w:eastAsia="Arial" w:cs="Arial"/>
          <w:szCs w:val="19"/>
        </w:rPr>
        <w:t>where n = sample size, Z = Z statistic for a level of confidence, P = expected prevalence or proportion (in proportion of one; if 20%, P = 0.2) and d = precision (in proportion of one; if 5%, d = 0.05).</w:t>
      </w:r>
    </w:p>
    <w:p w14:paraId="3D1D353E" w14:textId="77777777" w:rsidR="0077427E" w:rsidRPr="00BB7F4B" w:rsidRDefault="0077427E" w:rsidP="00ED6AFF">
      <w:pPr>
        <w:tabs>
          <w:tab w:val="left" w:pos="43"/>
          <w:tab w:val="left" w:pos="284"/>
        </w:tabs>
        <w:ind w:hanging="2"/>
        <w:jc w:val="both"/>
        <w:rPr>
          <w:rFonts w:eastAsia="Arial" w:cs="Arial"/>
          <w:szCs w:val="19"/>
        </w:rPr>
      </w:pPr>
    </w:p>
    <w:p w14:paraId="249059E7" w14:textId="77777777" w:rsidR="0077427E" w:rsidRPr="00BB7F4B" w:rsidRDefault="0077427E" w:rsidP="00ED6AFF">
      <w:pPr>
        <w:tabs>
          <w:tab w:val="left" w:pos="43"/>
          <w:tab w:val="left" w:pos="284"/>
        </w:tabs>
        <w:ind w:hanging="2"/>
        <w:jc w:val="both"/>
        <w:rPr>
          <w:rFonts w:eastAsia="Arial" w:cs="Arial"/>
          <w:szCs w:val="19"/>
        </w:rPr>
      </w:pPr>
      <w:r w:rsidRPr="00BB7F4B">
        <w:rPr>
          <w:rFonts w:eastAsia="Arial" w:cs="Arial"/>
          <w:szCs w:val="19"/>
        </w:rPr>
        <w:t>With this formula, a level of confidence of 95% (Z=1.96), a precision of 5%, and an estimated prevalence of 20% in the general population, a sample of 245 people was calculated to be sufficient, but the sample was increased to 1000 people to provide for improved precision and better representativeness of the different parts of the community.</w:t>
      </w:r>
    </w:p>
    <w:p w14:paraId="50D5A63E" w14:textId="77777777" w:rsidR="0077427E" w:rsidRPr="00BB7F4B" w:rsidRDefault="0077427E" w:rsidP="00ED6AFF">
      <w:pPr>
        <w:tabs>
          <w:tab w:val="left" w:pos="43"/>
          <w:tab w:val="left" w:pos="284"/>
        </w:tabs>
        <w:ind w:hanging="2"/>
        <w:jc w:val="both"/>
        <w:rPr>
          <w:rFonts w:eastAsia="Arial" w:cs="Arial"/>
          <w:szCs w:val="19"/>
        </w:rPr>
      </w:pPr>
    </w:p>
    <w:p w14:paraId="2F5782A0" w14:textId="20C7EDA7" w:rsidR="0077427E" w:rsidRPr="00BB7F4B" w:rsidRDefault="0077427E" w:rsidP="00ED6AFF">
      <w:pPr>
        <w:tabs>
          <w:tab w:val="left" w:pos="43"/>
          <w:tab w:val="left" w:pos="284"/>
        </w:tabs>
        <w:ind w:hanging="2"/>
        <w:jc w:val="both"/>
        <w:rPr>
          <w:rFonts w:eastAsia="Arial" w:cs="Arial"/>
          <w:szCs w:val="19"/>
        </w:rPr>
      </w:pPr>
      <w:r w:rsidRPr="00BB7F4B">
        <w:rPr>
          <w:rFonts w:eastAsia="Arial" w:cs="Arial"/>
          <w:szCs w:val="19"/>
        </w:rPr>
        <w:t xml:space="preserve">Houses were randomly selected </w:t>
      </w:r>
      <w:r w:rsidR="00903335" w:rsidRPr="00BB7F4B">
        <w:rPr>
          <w:rFonts w:eastAsia="Arial" w:cs="Arial"/>
          <w:szCs w:val="19"/>
        </w:rPr>
        <w:t xml:space="preserve">from a pre-processed set of all buildings in the </w:t>
      </w:r>
      <w:r w:rsidR="005D0814" w:rsidRPr="00BB7F4B">
        <w:rPr>
          <w:rFonts w:eastAsia="Arial" w:cs="Arial"/>
          <w:szCs w:val="19"/>
        </w:rPr>
        <w:t>Cité Verte district</w:t>
      </w:r>
      <w:r w:rsidR="00903335" w:rsidRPr="00BB7F4B">
        <w:rPr>
          <w:rFonts w:eastAsia="Arial" w:cs="Arial"/>
          <w:szCs w:val="19"/>
        </w:rPr>
        <w:t xml:space="preserve">. The building footprint came from the global participatory mapping project Open Street Map, and were initially filtered to exclude those buildings not informed as residential. A </w:t>
      </w:r>
      <w:r w:rsidRPr="00BB7F4B">
        <w:rPr>
          <w:rFonts w:eastAsia="Arial" w:cs="Arial"/>
          <w:szCs w:val="19"/>
        </w:rPr>
        <w:t>standard replacement procedure was used when the selected buildings were not residential.</w:t>
      </w:r>
    </w:p>
    <w:p w14:paraId="4B3AEF65" w14:textId="77777777" w:rsidR="0077427E" w:rsidRPr="00BB7F4B" w:rsidRDefault="0077427E" w:rsidP="00ED6AFF">
      <w:pPr>
        <w:tabs>
          <w:tab w:val="left" w:pos="43"/>
          <w:tab w:val="left" w:pos="284"/>
        </w:tabs>
        <w:ind w:hanging="2"/>
        <w:jc w:val="both"/>
        <w:rPr>
          <w:rFonts w:eastAsia="Arial" w:cs="Arial"/>
          <w:szCs w:val="19"/>
        </w:rPr>
      </w:pPr>
    </w:p>
    <w:p w14:paraId="2EFEC32B" w14:textId="77777777" w:rsidR="0077427E" w:rsidRPr="00BB7F4B" w:rsidRDefault="0077427E" w:rsidP="00ED6AFF">
      <w:pPr>
        <w:ind w:hanging="2"/>
        <w:jc w:val="both"/>
        <w:rPr>
          <w:rFonts w:eastAsia="Arial" w:cs="Arial"/>
          <w:szCs w:val="19"/>
        </w:rPr>
      </w:pPr>
      <w:r w:rsidRPr="00BB7F4B">
        <w:rPr>
          <w:rFonts w:eastAsia="Arial" w:cs="Arial"/>
          <w:szCs w:val="19"/>
        </w:rPr>
        <w:t xml:space="preserve">Households, which were the sampling unit of the study, were defined as a group of people living in the same residence and sharing the kitchen. </w:t>
      </w:r>
    </w:p>
    <w:p w14:paraId="7E921B6A" w14:textId="77777777" w:rsidR="0077427E" w:rsidRPr="00BB7F4B" w:rsidRDefault="0077427E" w:rsidP="00585C8D">
      <w:pPr>
        <w:ind w:hanging="2"/>
        <w:rPr>
          <w:szCs w:val="19"/>
        </w:rPr>
      </w:pPr>
    </w:p>
    <w:p w14:paraId="4632A6B2" w14:textId="77777777" w:rsidR="0077427E" w:rsidRPr="00BB7F4B" w:rsidRDefault="0077427E" w:rsidP="00ED6AFF">
      <w:pPr>
        <w:tabs>
          <w:tab w:val="left" w:pos="43"/>
        </w:tabs>
        <w:ind w:hanging="2"/>
        <w:jc w:val="both"/>
        <w:rPr>
          <w:rFonts w:eastAsia="Arial" w:cs="Arial"/>
          <w:szCs w:val="19"/>
        </w:rPr>
      </w:pPr>
      <w:r w:rsidRPr="00BB7F4B">
        <w:rPr>
          <w:rFonts w:eastAsia="Arial" w:cs="Arial"/>
          <w:szCs w:val="19"/>
        </w:rPr>
        <w:lastRenderedPageBreak/>
        <w:t xml:space="preserve">In each household, all individuals between 5 and 80 years were included if they a), were living in the selected household, b) had been present in the household for at least 14 days and c) could give written informed consent (or had an adult guardian who could give consent). Children of less than 5 years and people with severe psychiatric illness were excluded. </w:t>
      </w:r>
    </w:p>
    <w:p w14:paraId="2031D7CD" w14:textId="77777777" w:rsidR="0077427E" w:rsidRPr="00BB7F4B" w:rsidRDefault="0077427E" w:rsidP="00ED6AFF">
      <w:pPr>
        <w:tabs>
          <w:tab w:val="left" w:pos="43"/>
        </w:tabs>
        <w:ind w:hanging="2"/>
        <w:jc w:val="both"/>
        <w:rPr>
          <w:szCs w:val="19"/>
        </w:rPr>
      </w:pPr>
    </w:p>
    <w:p w14:paraId="3330A4D9" w14:textId="77777777" w:rsidR="0077427E" w:rsidRPr="00BB7F4B" w:rsidRDefault="0077427E" w:rsidP="00ED6AFF">
      <w:pPr>
        <w:ind w:hanging="2"/>
        <w:jc w:val="both"/>
        <w:rPr>
          <w:szCs w:val="19"/>
        </w:rPr>
      </w:pPr>
      <w:r w:rsidRPr="00BB7F4B">
        <w:rPr>
          <w:rFonts w:eastAsia="Arial" w:cs="Arial"/>
          <w:szCs w:val="19"/>
        </w:rPr>
        <w:t>Two hundred and fifty households were targeted for a total population of 1000 respondents living in the Cité Verte District.</w:t>
      </w:r>
    </w:p>
    <w:bookmarkEnd w:id="208"/>
    <w:p w14:paraId="6C30D659" w14:textId="77777777" w:rsidR="0077427E" w:rsidRPr="00BB7F4B" w:rsidRDefault="0077427E" w:rsidP="00585C8D">
      <w:pPr>
        <w:tabs>
          <w:tab w:val="left" w:pos="43"/>
          <w:tab w:val="left" w:pos="284"/>
        </w:tabs>
        <w:rPr>
          <w:rFonts w:eastAsia="Arial" w:cs="Arial"/>
          <w:szCs w:val="19"/>
        </w:rPr>
      </w:pPr>
    </w:p>
    <w:p w14:paraId="289BF30B" w14:textId="77777777" w:rsidR="0077427E" w:rsidRPr="001E7519" w:rsidRDefault="0077427E" w:rsidP="00585C8D">
      <w:pPr>
        <w:pStyle w:val="Heading2"/>
        <w:jc w:val="left"/>
        <w:rPr>
          <w:sz w:val="24"/>
          <w:szCs w:val="23"/>
        </w:rPr>
      </w:pPr>
      <w:bookmarkStart w:id="209" w:name="OLE_LINK100"/>
      <w:bookmarkStart w:id="210" w:name="OLE_LINK101"/>
      <w:bookmarkStart w:id="211" w:name="_Toc62137281"/>
      <w:r w:rsidRPr="001E7519">
        <w:rPr>
          <w:sz w:val="24"/>
          <w:szCs w:val="23"/>
        </w:rPr>
        <w:t>Testing</w:t>
      </w:r>
      <w:bookmarkEnd w:id="211"/>
    </w:p>
    <w:p w14:paraId="570D0EDB" w14:textId="77777777" w:rsidR="00214F3D" w:rsidRPr="00BB7F4B" w:rsidRDefault="00214F3D" w:rsidP="00585C8D">
      <w:pPr>
        <w:tabs>
          <w:tab w:val="left" w:pos="43"/>
          <w:tab w:val="left" w:pos="284"/>
        </w:tabs>
        <w:ind w:hanging="2"/>
        <w:rPr>
          <w:rFonts w:eastAsia="Arial" w:cs="Arial"/>
          <w:szCs w:val="19"/>
        </w:rPr>
      </w:pPr>
      <w:bookmarkStart w:id="212" w:name="OLE_LINK104"/>
      <w:bookmarkStart w:id="213" w:name="OLE_LINK105"/>
      <w:bookmarkStart w:id="214" w:name="OLE_LINK95"/>
      <w:bookmarkStart w:id="215" w:name="OLE_LINK96"/>
      <w:bookmarkEnd w:id="209"/>
      <w:bookmarkEnd w:id="210"/>
    </w:p>
    <w:p w14:paraId="01C7B741" w14:textId="21305A83" w:rsidR="0077427E" w:rsidRPr="00BB7F4B" w:rsidRDefault="0077427E" w:rsidP="00ED6AFF">
      <w:pPr>
        <w:tabs>
          <w:tab w:val="left" w:pos="43"/>
          <w:tab w:val="left" w:pos="284"/>
        </w:tabs>
        <w:ind w:hanging="2"/>
        <w:jc w:val="both"/>
        <w:rPr>
          <w:rFonts w:eastAsia="Arial" w:cs="Arial"/>
          <w:szCs w:val="19"/>
        </w:rPr>
      </w:pPr>
      <w:r w:rsidRPr="00BB7F4B">
        <w:rPr>
          <w:rFonts w:eastAsia="Arial" w:cs="Arial"/>
          <w:szCs w:val="19"/>
        </w:rPr>
        <w:t xml:space="preserve">The EpiCO19 </w:t>
      </w:r>
      <w:bookmarkEnd w:id="212"/>
      <w:bookmarkEnd w:id="213"/>
      <w:r w:rsidRPr="00BB7F4B">
        <w:rPr>
          <w:rFonts w:eastAsia="Arial" w:cs="Arial"/>
          <w:szCs w:val="19"/>
        </w:rPr>
        <w:t xml:space="preserve">study used the Abbott </w:t>
      </w:r>
      <w:proofErr w:type="spellStart"/>
      <w:r w:rsidRPr="00BB7F4B">
        <w:rPr>
          <w:rFonts w:eastAsia="Arial" w:cs="Arial"/>
          <w:szCs w:val="19"/>
        </w:rPr>
        <w:t>Panbio</w:t>
      </w:r>
      <w:proofErr w:type="spellEnd"/>
      <w:r w:rsidRPr="00BB7F4B">
        <w:rPr>
          <w:rFonts w:eastAsia="Arial" w:cs="Arial"/>
          <w:szCs w:val="19"/>
        </w:rPr>
        <w:t>™ COVID-19 IgG/IGM Rapid Test Device, an immunochromatographic test for the qualitative detection of IgG and IgM antibodies to SARS-CoV-2. The manufacturer-estimated sensitivity and specificity of the test are 95.8% and 94% respectively.</w:t>
      </w:r>
    </w:p>
    <w:p w14:paraId="65CDEC50" w14:textId="77777777" w:rsidR="0077427E" w:rsidRPr="00BB7F4B" w:rsidRDefault="0077427E" w:rsidP="00ED6AFF">
      <w:pPr>
        <w:tabs>
          <w:tab w:val="left" w:pos="43"/>
          <w:tab w:val="left" w:pos="284"/>
        </w:tabs>
        <w:ind w:hanging="2"/>
        <w:jc w:val="both"/>
        <w:rPr>
          <w:rFonts w:eastAsia="Arial" w:cs="Arial"/>
          <w:szCs w:val="19"/>
        </w:rPr>
      </w:pPr>
    </w:p>
    <w:p w14:paraId="27EF9FA5" w14:textId="77777777" w:rsidR="0077427E" w:rsidRPr="00BB7F4B" w:rsidRDefault="0077427E" w:rsidP="00ED6AFF">
      <w:pPr>
        <w:tabs>
          <w:tab w:val="left" w:pos="43"/>
          <w:tab w:val="left" w:pos="284"/>
        </w:tabs>
        <w:ind w:hanging="2"/>
        <w:jc w:val="both"/>
        <w:rPr>
          <w:rFonts w:eastAsia="Arial" w:cs="Arial"/>
          <w:szCs w:val="19"/>
        </w:rPr>
      </w:pPr>
      <w:r w:rsidRPr="00BB7F4B">
        <w:rPr>
          <w:rFonts w:eastAsia="Arial" w:cs="Arial"/>
          <w:szCs w:val="19"/>
        </w:rPr>
        <w:t>The serological tests were performed on capillary blood which was collected from a finger prick from all the consenting participants. All waste material was eliminated following safety procedures by the study team.</w:t>
      </w:r>
    </w:p>
    <w:p w14:paraId="2ECC3A9C" w14:textId="77777777" w:rsidR="0077427E" w:rsidRPr="00BB7F4B" w:rsidRDefault="0077427E" w:rsidP="00ED6AFF">
      <w:pPr>
        <w:tabs>
          <w:tab w:val="left" w:pos="43"/>
          <w:tab w:val="left" w:pos="284"/>
        </w:tabs>
        <w:ind w:hanging="2"/>
        <w:jc w:val="both"/>
        <w:rPr>
          <w:rFonts w:eastAsia="Arial" w:cs="Arial"/>
          <w:szCs w:val="19"/>
        </w:rPr>
      </w:pPr>
    </w:p>
    <w:p w14:paraId="6BF138F4" w14:textId="2E590CB4" w:rsidR="0077427E" w:rsidRPr="00BB7F4B" w:rsidRDefault="0077427E" w:rsidP="002D070E">
      <w:pPr>
        <w:tabs>
          <w:tab w:val="left" w:pos="43"/>
          <w:tab w:val="left" w:pos="284"/>
        </w:tabs>
        <w:ind w:hanging="2"/>
        <w:jc w:val="both"/>
        <w:rPr>
          <w:rFonts w:eastAsia="Arial" w:cs="Arial"/>
          <w:szCs w:val="19"/>
        </w:rPr>
      </w:pPr>
      <w:r w:rsidRPr="00BB7F4B">
        <w:rPr>
          <w:rFonts w:eastAsia="Arial" w:cs="Arial"/>
          <w:szCs w:val="19"/>
        </w:rPr>
        <w:t xml:space="preserve">Additional steps were taken when active COVID-19 was suspected. (Such cases were identified if they matched the WHO COVID-19 criteria of symptoms, updated as at August 2020.) The national algorithm for further testing was applied to these suspected cases. First, </w:t>
      </w:r>
      <w:r w:rsidR="00ED6AFF" w:rsidRPr="00BB7F4B">
        <w:rPr>
          <w:rFonts w:eastAsia="Arial" w:cs="Arial"/>
          <w:szCs w:val="19"/>
        </w:rPr>
        <w:t>a nasopharyngeal swab was taken</w:t>
      </w:r>
      <w:r w:rsidR="00ED6AFF">
        <w:rPr>
          <w:rFonts w:eastAsia="Arial" w:cs="Arial"/>
          <w:szCs w:val="19"/>
        </w:rPr>
        <w:t xml:space="preserve"> and</w:t>
      </w:r>
      <w:r w:rsidR="00ED6AFF" w:rsidRPr="00BB7F4B">
        <w:rPr>
          <w:rFonts w:eastAsia="Arial" w:cs="Arial"/>
          <w:szCs w:val="19"/>
        </w:rPr>
        <w:t xml:space="preserve"> </w:t>
      </w:r>
      <w:r w:rsidRPr="00BB7F4B">
        <w:rPr>
          <w:rFonts w:eastAsia="Arial" w:cs="Arial"/>
          <w:szCs w:val="19"/>
        </w:rPr>
        <w:t>a rapid antigen test was performed. If the result of the antigen test was negative, the swab was sent to the virological reference laboratory for an RNA PCR test for SARS-CoV-2. This PCR test was also proposed to all participants with a positive IgM result in the serological essay, since an IgM response can sometimes be observed concurrent with active infection.</w:t>
      </w:r>
    </w:p>
    <w:p w14:paraId="2022D105" w14:textId="77777777" w:rsidR="0077427E" w:rsidRPr="00BB7F4B" w:rsidRDefault="0077427E" w:rsidP="002D070E">
      <w:pPr>
        <w:tabs>
          <w:tab w:val="left" w:pos="43"/>
          <w:tab w:val="left" w:pos="284"/>
        </w:tabs>
        <w:jc w:val="both"/>
        <w:rPr>
          <w:rFonts w:eastAsia="Arial" w:cs="Arial"/>
          <w:szCs w:val="19"/>
        </w:rPr>
      </w:pPr>
    </w:p>
    <w:p w14:paraId="72B96157" w14:textId="3B0B8B4F" w:rsidR="0077427E" w:rsidRPr="00BB7F4B" w:rsidRDefault="0077427E" w:rsidP="002D070E">
      <w:pPr>
        <w:tabs>
          <w:tab w:val="left" w:pos="43"/>
          <w:tab w:val="left" w:pos="284"/>
        </w:tabs>
        <w:ind w:hanging="2"/>
        <w:jc w:val="both"/>
        <w:rPr>
          <w:rFonts w:eastAsia="Arial" w:cs="Arial"/>
          <w:szCs w:val="19"/>
        </w:rPr>
      </w:pPr>
      <w:r w:rsidRPr="00BB7F4B">
        <w:rPr>
          <w:rFonts w:eastAsia="Arial" w:cs="Arial"/>
          <w:szCs w:val="19"/>
        </w:rPr>
        <w:t xml:space="preserve">The PCR tests were carried out at the virology laboratory of the CIRCB, the reference laboratory for </w:t>
      </w:r>
      <w:r w:rsidR="002D070E">
        <w:rPr>
          <w:rFonts w:eastAsia="Arial" w:cs="Arial"/>
          <w:szCs w:val="19"/>
        </w:rPr>
        <w:t xml:space="preserve">COVID 19 </w:t>
      </w:r>
      <w:r w:rsidRPr="00BB7F4B">
        <w:rPr>
          <w:rFonts w:eastAsia="Arial" w:cs="Arial"/>
          <w:szCs w:val="19"/>
        </w:rPr>
        <w:t>diagnostic procedures in the Cité Verte District, following standard national procedures.</w:t>
      </w:r>
    </w:p>
    <w:p w14:paraId="4CD82D1B" w14:textId="77777777" w:rsidR="0077427E" w:rsidRPr="00BB7F4B" w:rsidRDefault="0077427E" w:rsidP="002D070E">
      <w:pPr>
        <w:tabs>
          <w:tab w:val="left" w:pos="43"/>
          <w:tab w:val="left" w:pos="284"/>
        </w:tabs>
        <w:ind w:hanging="2"/>
        <w:jc w:val="both"/>
        <w:rPr>
          <w:rFonts w:eastAsia="Arial" w:cs="Arial"/>
          <w:szCs w:val="19"/>
        </w:rPr>
      </w:pPr>
    </w:p>
    <w:p w14:paraId="1C47513B" w14:textId="77777777" w:rsidR="0077427E" w:rsidRPr="00BB7F4B" w:rsidRDefault="0077427E" w:rsidP="002D070E">
      <w:pPr>
        <w:tabs>
          <w:tab w:val="left" w:pos="43"/>
          <w:tab w:val="left" w:pos="284"/>
        </w:tabs>
        <w:ind w:hanging="2"/>
        <w:jc w:val="both"/>
        <w:rPr>
          <w:rFonts w:eastAsia="Arial" w:cs="Arial"/>
          <w:szCs w:val="19"/>
        </w:rPr>
      </w:pPr>
      <w:r w:rsidRPr="00BB7F4B">
        <w:rPr>
          <w:rFonts w:eastAsia="Arial" w:cs="Arial"/>
          <w:szCs w:val="19"/>
        </w:rPr>
        <w:t>During sample collection all biosafety precautions were followed. The person in charge of swab collection was provided with full personal protection equipment (apron, gloves, face shield and FFP2 mask).</w:t>
      </w:r>
    </w:p>
    <w:bookmarkEnd w:id="214"/>
    <w:bookmarkEnd w:id="215"/>
    <w:p w14:paraId="770417E7" w14:textId="77777777" w:rsidR="0077427E" w:rsidRPr="00BB7F4B" w:rsidRDefault="0077427E" w:rsidP="002D070E">
      <w:pPr>
        <w:tabs>
          <w:tab w:val="left" w:pos="43"/>
          <w:tab w:val="left" w:pos="284"/>
        </w:tabs>
        <w:ind w:hanging="2"/>
        <w:jc w:val="both"/>
        <w:rPr>
          <w:rFonts w:eastAsia="Arial" w:cs="Arial"/>
          <w:szCs w:val="19"/>
        </w:rPr>
      </w:pPr>
    </w:p>
    <w:p w14:paraId="7315E017" w14:textId="77777777" w:rsidR="0077427E" w:rsidRPr="001E7519" w:rsidRDefault="0077427E" w:rsidP="002D070E">
      <w:pPr>
        <w:pStyle w:val="Heading2"/>
        <w:rPr>
          <w:sz w:val="24"/>
          <w:szCs w:val="23"/>
        </w:rPr>
      </w:pPr>
      <w:bookmarkStart w:id="216" w:name="OLE_LINK107"/>
      <w:bookmarkStart w:id="217" w:name="OLE_LINK108"/>
      <w:bookmarkStart w:id="218" w:name="_Toc62137282"/>
      <w:r w:rsidRPr="001E7519">
        <w:rPr>
          <w:sz w:val="24"/>
          <w:szCs w:val="23"/>
        </w:rPr>
        <w:t>Questionnaire</w:t>
      </w:r>
      <w:bookmarkEnd w:id="218"/>
    </w:p>
    <w:p w14:paraId="4F77DFD3" w14:textId="77777777" w:rsidR="00997D07" w:rsidRPr="00BB7F4B" w:rsidRDefault="00997D07" w:rsidP="002D070E">
      <w:pPr>
        <w:tabs>
          <w:tab w:val="left" w:pos="43"/>
          <w:tab w:val="left" w:pos="284"/>
        </w:tabs>
        <w:ind w:hanging="2"/>
        <w:jc w:val="both"/>
        <w:rPr>
          <w:rFonts w:eastAsia="Arial" w:cs="Arial"/>
          <w:szCs w:val="19"/>
        </w:rPr>
      </w:pPr>
      <w:bookmarkStart w:id="219" w:name="OLE_LINK109"/>
      <w:bookmarkStart w:id="220" w:name="OLE_LINK110"/>
      <w:bookmarkStart w:id="221" w:name="OLE_LINK113"/>
      <w:bookmarkStart w:id="222" w:name="OLE_LINK114"/>
      <w:bookmarkStart w:id="223" w:name="OLE_LINK102"/>
      <w:bookmarkStart w:id="224" w:name="OLE_LINK103"/>
      <w:bookmarkEnd w:id="216"/>
      <w:bookmarkEnd w:id="217"/>
    </w:p>
    <w:p w14:paraId="2942D734" w14:textId="7F49DB88" w:rsidR="0077427E" w:rsidRPr="00BB7F4B" w:rsidRDefault="0077427E" w:rsidP="002D070E">
      <w:pPr>
        <w:tabs>
          <w:tab w:val="left" w:pos="43"/>
          <w:tab w:val="left" w:pos="284"/>
        </w:tabs>
        <w:ind w:hanging="2"/>
        <w:jc w:val="both"/>
        <w:rPr>
          <w:rFonts w:eastAsia="Arial" w:cs="Arial"/>
          <w:szCs w:val="19"/>
        </w:rPr>
      </w:pPr>
      <w:r w:rsidRPr="00BB7F4B">
        <w:rPr>
          <w:rFonts w:eastAsia="Arial" w:cs="Arial"/>
          <w:szCs w:val="19"/>
        </w:rPr>
        <w:t xml:space="preserve">A questionnaire </w:t>
      </w:r>
      <w:bookmarkEnd w:id="219"/>
      <w:bookmarkEnd w:id="220"/>
      <w:r w:rsidRPr="00BB7F4B">
        <w:rPr>
          <w:rFonts w:eastAsia="Arial" w:cs="Arial"/>
          <w:szCs w:val="19"/>
        </w:rPr>
        <w:t xml:space="preserve">was created with </w:t>
      </w:r>
      <w:proofErr w:type="spellStart"/>
      <w:r w:rsidRPr="00BB7F4B">
        <w:rPr>
          <w:rFonts w:eastAsia="Arial" w:cs="Arial"/>
          <w:szCs w:val="19"/>
        </w:rPr>
        <w:t>KoboKollect</w:t>
      </w:r>
      <w:proofErr w:type="spellEnd"/>
      <w:r w:rsidRPr="00BB7F4B">
        <w:rPr>
          <w:rFonts w:eastAsia="Arial" w:cs="Arial"/>
          <w:szCs w:val="19"/>
        </w:rPr>
        <w:t xml:space="preserve">©, a free software for epidemiological surveys. </w:t>
      </w:r>
    </w:p>
    <w:p w14:paraId="0446C1AF" w14:textId="77777777" w:rsidR="0077427E" w:rsidRPr="00BB7F4B" w:rsidRDefault="0077427E" w:rsidP="002D070E">
      <w:pPr>
        <w:tabs>
          <w:tab w:val="left" w:pos="43"/>
          <w:tab w:val="left" w:pos="284"/>
        </w:tabs>
        <w:ind w:hanging="2"/>
        <w:jc w:val="both"/>
        <w:rPr>
          <w:rFonts w:eastAsia="Arial" w:cs="Arial"/>
          <w:szCs w:val="19"/>
        </w:rPr>
      </w:pPr>
    </w:p>
    <w:p w14:paraId="2980F73F" w14:textId="255DC849" w:rsidR="0077427E" w:rsidRPr="00BB7F4B" w:rsidRDefault="0077427E" w:rsidP="002D070E">
      <w:pPr>
        <w:tabs>
          <w:tab w:val="left" w:pos="43"/>
          <w:tab w:val="left" w:pos="284"/>
        </w:tabs>
        <w:ind w:hanging="2"/>
        <w:jc w:val="both"/>
        <w:rPr>
          <w:rFonts w:eastAsia="Arial" w:cs="Arial"/>
          <w:szCs w:val="19"/>
        </w:rPr>
      </w:pPr>
      <w:r w:rsidRPr="00BB7F4B">
        <w:rPr>
          <w:rFonts w:eastAsia="Arial" w:cs="Arial"/>
          <w:szCs w:val="19"/>
        </w:rPr>
        <w:t xml:space="preserve">The first few sections of the questionnaire focused on household composition, household income and recent deaths within the household. </w:t>
      </w:r>
      <w:bookmarkEnd w:id="221"/>
      <w:bookmarkEnd w:id="222"/>
      <w:r w:rsidRPr="00BB7F4B">
        <w:rPr>
          <w:rFonts w:eastAsia="Arial" w:cs="Arial"/>
          <w:szCs w:val="19"/>
        </w:rPr>
        <w:t xml:space="preserve">Then individual information about each survey respondent was </w:t>
      </w:r>
      <w:r w:rsidR="002D070E">
        <w:rPr>
          <w:rFonts w:eastAsia="Arial" w:cs="Arial"/>
          <w:szCs w:val="19"/>
        </w:rPr>
        <w:t>collected</w:t>
      </w:r>
      <w:r w:rsidRPr="00BB7F4B">
        <w:rPr>
          <w:rFonts w:eastAsia="Arial" w:cs="Arial"/>
          <w:szCs w:val="19"/>
        </w:rPr>
        <w:t>. These sections included questions about the respondents’</w:t>
      </w:r>
    </w:p>
    <w:p w14:paraId="5399E6DB" w14:textId="77777777" w:rsidR="0077427E" w:rsidRPr="00BB7F4B" w:rsidRDefault="0077427E" w:rsidP="002D070E">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tabs>
          <w:tab w:val="left" w:pos="43"/>
          <w:tab w:val="left" w:pos="284"/>
        </w:tabs>
        <w:jc w:val="both"/>
        <w:rPr>
          <w:rFonts w:eastAsia="Arial" w:cs="Arial"/>
          <w:szCs w:val="19"/>
        </w:rPr>
      </w:pPr>
      <w:r w:rsidRPr="00BB7F4B">
        <w:rPr>
          <w:rFonts w:eastAsia="Arial" w:cs="Arial"/>
          <w:szCs w:val="19"/>
        </w:rPr>
        <w:t>experience of symptoms compatible with COVID-19;</w:t>
      </w:r>
    </w:p>
    <w:p w14:paraId="523A3786" w14:textId="77777777" w:rsidR="0077427E" w:rsidRPr="00BB7F4B" w:rsidRDefault="0077427E" w:rsidP="002D070E">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tabs>
          <w:tab w:val="left" w:pos="43"/>
          <w:tab w:val="left" w:pos="284"/>
        </w:tabs>
        <w:jc w:val="both"/>
        <w:rPr>
          <w:rFonts w:eastAsia="Arial" w:cs="Arial"/>
          <w:szCs w:val="19"/>
        </w:rPr>
      </w:pPr>
      <w:r w:rsidRPr="00BB7F4B">
        <w:rPr>
          <w:rFonts w:eastAsia="Arial" w:cs="Arial"/>
          <w:szCs w:val="19"/>
        </w:rPr>
        <w:t xml:space="preserve">health-seeking </w:t>
      </w:r>
      <w:proofErr w:type="spellStart"/>
      <w:r w:rsidRPr="00BB7F4B">
        <w:rPr>
          <w:rFonts w:eastAsia="Arial" w:cs="Arial"/>
          <w:szCs w:val="19"/>
        </w:rPr>
        <w:t>behavior</w:t>
      </w:r>
      <w:proofErr w:type="spellEnd"/>
      <w:r w:rsidRPr="00BB7F4B">
        <w:rPr>
          <w:rFonts w:eastAsia="Arial" w:cs="Arial"/>
          <w:szCs w:val="19"/>
        </w:rPr>
        <w:t xml:space="preserve"> during the pandemic;</w:t>
      </w:r>
    </w:p>
    <w:p w14:paraId="1E70F2F6" w14:textId="77777777" w:rsidR="0077427E" w:rsidRPr="00BB7F4B" w:rsidRDefault="0077427E" w:rsidP="002D070E">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tabs>
          <w:tab w:val="left" w:pos="43"/>
          <w:tab w:val="left" w:pos="284"/>
        </w:tabs>
        <w:jc w:val="both"/>
        <w:rPr>
          <w:rFonts w:eastAsia="Arial" w:cs="Arial"/>
          <w:szCs w:val="19"/>
        </w:rPr>
      </w:pPr>
      <w:r w:rsidRPr="00BB7F4B">
        <w:rPr>
          <w:rFonts w:eastAsia="Arial" w:cs="Arial"/>
          <w:szCs w:val="19"/>
        </w:rPr>
        <w:t>financing of healthcare during the pandemic;</w:t>
      </w:r>
    </w:p>
    <w:p w14:paraId="6E2594B1" w14:textId="77777777" w:rsidR="0077427E" w:rsidRPr="00BB7F4B" w:rsidRDefault="0077427E" w:rsidP="002D070E">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tabs>
          <w:tab w:val="left" w:pos="43"/>
          <w:tab w:val="left" w:pos="284"/>
        </w:tabs>
        <w:jc w:val="both"/>
        <w:rPr>
          <w:rFonts w:eastAsia="Arial" w:cs="Arial"/>
          <w:szCs w:val="19"/>
        </w:rPr>
      </w:pPr>
      <w:r w:rsidRPr="00BB7F4B">
        <w:rPr>
          <w:rFonts w:eastAsia="Arial" w:cs="Arial"/>
          <w:szCs w:val="19"/>
        </w:rPr>
        <w:t>attitudes towards COVID-19; and</w:t>
      </w:r>
    </w:p>
    <w:p w14:paraId="32C63586" w14:textId="77777777" w:rsidR="0077427E" w:rsidRPr="00BB7F4B" w:rsidRDefault="0077427E" w:rsidP="002D070E">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tabs>
          <w:tab w:val="left" w:pos="43"/>
          <w:tab w:val="left" w:pos="284"/>
        </w:tabs>
        <w:jc w:val="both"/>
        <w:rPr>
          <w:rFonts w:eastAsia="Arial" w:cs="Arial"/>
          <w:szCs w:val="19"/>
        </w:rPr>
      </w:pPr>
      <w:r w:rsidRPr="00BB7F4B">
        <w:rPr>
          <w:rFonts w:eastAsia="Arial" w:cs="Arial"/>
          <w:szCs w:val="19"/>
        </w:rPr>
        <w:t>respect of hygiene and physical distancing recommendations;</w:t>
      </w:r>
    </w:p>
    <w:p w14:paraId="79002CD1" w14:textId="77777777" w:rsidR="0077427E" w:rsidRPr="00BB7F4B" w:rsidRDefault="0077427E" w:rsidP="002D070E">
      <w:pPr>
        <w:tabs>
          <w:tab w:val="left" w:pos="43"/>
          <w:tab w:val="left" w:pos="284"/>
        </w:tabs>
        <w:jc w:val="both"/>
        <w:rPr>
          <w:rFonts w:eastAsia="Arial" w:cs="Arial"/>
          <w:szCs w:val="19"/>
        </w:rPr>
      </w:pPr>
      <w:r w:rsidRPr="00BB7F4B">
        <w:rPr>
          <w:rFonts w:eastAsia="Arial" w:cs="Arial"/>
          <w:szCs w:val="19"/>
        </w:rPr>
        <w:t>among others.</w:t>
      </w:r>
    </w:p>
    <w:p w14:paraId="16C457A6" w14:textId="77777777" w:rsidR="0077427E" w:rsidRPr="00BB7F4B" w:rsidRDefault="0077427E" w:rsidP="002D070E">
      <w:pPr>
        <w:tabs>
          <w:tab w:val="left" w:pos="43"/>
          <w:tab w:val="left" w:pos="284"/>
        </w:tabs>
        <w:jc w:val="both"/>
        <w:rPr>
          <w:rFonts w:eastAsia="Arial" w:cs="Arial"/>
          <w:szCs w:val="19"/>
        </w:rPr>
      </w:pPr>
    </w:p>
    <w:p w14:paraId="05632964" w14:textId="77777777" w:rsidR="0077427E" w:rsidRPr="00BB7F4B" w:rsidRDefault="0077427E" w:rsidP="002D070E">
      <w:pPr>
        <w:tabs>
          <w:tab w:val="left" w:pos="43"/>
          <w:tab w:val="left" w:pos="284"/>
        </w:tabs>
        <w:ind w:hanging="2"/>
        <w:jc w:val="both"/>
        <w:rPr>
          <w:rFonts w:eastAsia="Arial" w:cs="Arial"/>
          <w:szCs w:val="19"/>
        </w:rPr>
      </w:pPr>
      <w:r w:rsidRPr="00BB7F4B">
        <w:rPr>
          <w:rFonts w:eastAsia="Arial" w:cs="Arial"/>
          <w:szCs w:val="19"/>
        </w:rPr>
        <w:t>The questionnaire was field tested and modified following the feedback of the tests in the field.</w:t>
      </w:r>
    </w:p>
    <w:bookmarkEnd w:id="223"/>
    <w:bookmarkEnd w:id="224"/>
    <w:p w14:paraId="483789A4" w14:textId="77777777" w:rsidR="0077427E" w:rsidRPr="00BB7F4B" w:rsidRDefault="0077427E" w:rsidP="002D070E">
      <w:pPr>
        <w:tabs>
          <w:tab w:val="left" w:pos="43"/>
          <w:tab w:val="left" w:pos="284"/>
        </w:tabs>
        <w:ind w:hanging="2"/>
        <w:jc w:val="both"/>
        <w:rPr>
          <w:rFonts w:eastAsia="Arial" w:cs="Arial"/>
          <w:szCs w:val="19"/>
        </w:rPr>
      </w:pPr>
    </w:p>
    <w:p w14:paraId="15A827C8" w14:textId="77777777" w:rsidR="0077427E" w:rsidRPr="001E7519" w:rsidRDefault="0077427E" w:rsidP="00585C8D">
      <w:pPr>
        <w:pStyle w:val="Heading2"/>
        <w:jc w:val="left"/>
        <w:rPr>
          <w:sz w:val="24"/>
          <w:szCs w:val="23"/>
        </w:rPr>
      </w:pPr>
      <w:bookmarkStart w:id="225" w:name="OLE_LINK118"/>
      <w:bookmarkStart w:id="226" w:name="OLE_LINK119"/>
      <w:bookmarkStart w:id="227" w:name="_Toc62137283"/>
      <w:r w:rsidRPr="001E7519">
        <w:rPr>
          <w:sz w:val="24"/>
          <w:szCs w:val="23"/>
        </w:rPr>
        <w:lastRenderedPageBreak/>
        <w:t xml:space="preserve">Field </w:t>
      </w:r>
      <w:bookmarkStart w:id="228" w:name="OLE_LINK116"/>
      <w:bookmarkStart w:id="229" w:name="OLE_LINK117"/>
      <w:r w:rsidRPr="001E7519">
        <w:rPr>
          <w:sz w:val="24"/>
          <w:szCs w:val="23"/>
        </w:rPr>
        <w:t>work</w:t>
      </w:r>
      <w:bookmarkEnd w:id="227"/>
      <w:bookmarkEnd w:id="228"/>
      <w:bookmarkEnd w:id="229"/>
    </w:p>
    <w:p w14:paraId="00740E01" w14:textId="77777777" w:rsidR="00997D07" w:rsidRPr="00BB7F4B" w:rsidRDefault="00997D07" w:rsidP="00585C8D">
      <w:pPr>
        <w:tabs>
          <w:tab w:val="left" w:pos="43"/>
          <w:tab w:val="left" w:pos="284"/>
        </w:tabs>
        <w:ind w:hanging="2"/>
        <w:rPr>
          <w:rFonts w:eastAsia="Arial" w:cs="Arial"/>
          <w:szCs w:val="19"/>
        </w:rPr>
      </w:pPr>
      <w:bookmarkStart w:id="230" w:name="OLE_LINK111"/>
      <w:bookmarkStart w:id="231" w:name="OLE_LINK112"/>
      <w:bookmarkEnd w:id="225"/>
      <w:bookmarkEnd w:id="226"/>
    </w:p>
    <w:p w14:paraId="6F0AD6E8" w14:textId="064AD903" w:rsidR="0077427E" w:rsidRPr="00BB7F4B" w:rsidRDefault="0077427E" w:rsidP="002D070E">
      <w:pPr>
        <w:tabs>
          <w:tab w:val="left" w:pos="43"/>
          <w:tab w:val="left" w:pos="284"/>
        </w:tabs>
        <w:ind w:hanging="2"/>
        <w:jc w:val="both"/>
        <w:rPr>
          <w:rFonts w:eastAsia="Arial" w:cs="Arial"/>
          <w:szCs w:val="19"/>
        </w:rPr>
      </w:pPr>
      <w:r w:rsidRPr="00BB7F4B">
        <w:rPr>
          <w:rFonts w:eastAsia="Arial" w:cs="Arial"/>
          <w:szCs w:val="19"/>
        </w:rPr>
        <w:t xml:space="preserve">All the interviewers were trained over three days on research practice and ethics, and the specific study protocol. </w:t>
      </w:r>
    </w:p>
    <w:p w14:paraId="0DE3656A" w14:textId="77777777" w:rsidR="0077427E" w:rsidRPr="00BB7F4B" w:rsidRDefault="0077427E" w:rsidP="002D070E">
      <w:pPr>
        <w:tabs>
          <w:tab w:val="left" w:pos="43"/>
          <w:tab w:val="left" w:pos="284"/>
        </w:tabs>
        <w:ind w:hanging="2"/>
        <w:jc w:val="both"/>
        <w:rPr>
          <w:rFonts w:eastAsia="Arial" w:cs="Arial"/>
          <w:szCs w:val="19"/>
        </w:rPr>
      </w:pPr>
    </w:p>
    <w:p w14:paraId="67B652F8" w14:textId="6F7229BC" w:rsidR="0077427E" w:rsidRPr="00BB7F4B" w:rsidRDefault="0077427E" w:rsidP="002D070E">
      <w:pPr>
        <w:tabs>
          <w:tab w:val="left" w:pos="43"/>
          <w:tab w:val="left" w:pos="284"/>
        </w:tabs>
        <w:ind w:hanging="2"/>
        <w:jc w:val="both"/>
        <w:rPr>
          <w:rFonts w:eastAsia="Arial" w:cs="Arial"/>
          <w:szCs w:val="19"/>
        </w:rPr>
      </w:pPr>
      <w:r w:rsidRPr="00BB7F4B">
        <w:rPr>
          <w:rFonts w:eastAsia="Arial" w:cs="Arial"/>
          <w:szCs w:val="19"/>
        </w:rPr>
        <w:t>In the first two weeks of study implementation, a part of the team conduct</w:t>
      </w:r>
      <w:r w:rsidR="002D070E">
        <w:rPr>
          <w:rFonts w:eastAsia="Arial" w:cs="Arial"/>
          <w:szCs w:val="19"/>
        </w:rPr>
        <w:t>ed</w:t>
      </w:r>
      <w:r w:rsidRPr="00BB7F4B">
        <w:rPr>
          <w:rFonts w:eastAsia="Arial" w:cs="Arial"/>
          <w:szCs w:val="19"/>
        </w:rPr>
        <w:t xml:space="preserve"> the geo-localisation of the majority of the households, supported by the health workers of each health area. </w:t>
      </w:r>
    </w:p>
    <w:p w14:paraId="31BDDAE9" w14:textId="77777777" w:rsidR="00B20664" w:rsidRPr="00BB7F4B" w:rsidRDefault="00B20664" w:rsidP="002D070E">
      <w:pPr>
        <w:tabs>
          <w:tab w:val="left" w:pos="43"/>
          <w:tab w:val="left" w:pos="284"/>
        </w:tabs>
        <w:ind w:hanging="2"/>
        <w:jc w:val="both"/>
        <w:rPr>
          <w:rFonts w:eastAsia="Arial" w:cs="Arial"/>
          <w:szCs w:val="19"/>
        </w:rPr>
      </w:pPr>
    </w:p>
    <w:p w14:paraId="5899EE87" w14:textId="0FD33EBA" w:rsidR="0077427E" w:rsidRPr="00BB7F4B" w:rsidRDefault="0077427E" w:rsidP="002D070E">
      <w:pPr>
        <w:tabs>
          <w:tab w:val="left" w:pos="43"/>
          <w:tab w:val="left" w:pos="284"/>
        </w:tabs>
        <w:ind w:hanging="2"/>
        <w:jc w:val="both"/>
        <w:rPr>
          <w:rFonts w:eastAsia="Arial" w:cs="Arial"/>
          <w:szCs w:val="19"/>
        </w:rPr>
      </w:pPr>
      <w:r w:rsidRPr="00BB7F4B">
        <w:rPr>
          <w:rFonts w:eastAsia="Arial" w:cs="Arial"/>
          <w:szCs w:val="19"/>
        </w:rPr>
        <w:t>To increase receptiveness to the survey, awareness talks were carried out the day before, or a few hours before, the interviewers’ visit. On the interview days, study teams visited each household to interview the</w:t>
      </w:r>
      <w:r w:rsidR="002D070E">
        <w:rPr>
          <w:rFonts w:eastAsia="Arial" w:cs="Arial"/>
          <w:szCs w:val="19"/>
        </w:rPr>
        <w:t xml:space="preserve"> residents</w:t>
      </w:r>
      <w:r w:rsidRPr="00BB7F4B">
        <w:rPr>
          <w:rFonts w:eastAsia="Arial" w:cs="Arial"/>
          <w:szCs w:val="19"/>
        </w:rPr>
        <w:t xml:space="preserve"> immediately or to arrange an appointment for a future interview. </w:t>
      </w:r>
    </w:p>
    <w:p w14:paraId="2460833E" w14:textId="77777777" w:rsidR="0077427E" w:rsidRPr="00BB7F4B" w:rsidRDefault="0077427E" w:rsidP="002D070E">
      <w:pPr>
        <w:tabs>
          <w:tab w:val="left" w:pos="43"/>
          <w:tab w:val="left" w:pos="284"/>
        </w:tabs>
        <w:ind w:hanging="2"/>
        <w:jc w:val="both"/>
        <w:rPr>
          <w:rFonts w:eastAsia="Arial" w:cs="Arial"/>
          <w:szCs w:val="19"/>
        </w:rPr>
      </w:pPr>
    </w:p>
    <w:p w14:paraId="25979EF7" w14:textId="1D912C70" w:rsidR="0077427E" w:rsidRPr="00BB7F4B" w:rsidRDefault="0077427E" w:rsidP="002D070E">
      <w:pPr>
        <w:tabs>
          <w:tab w:val="left" w:pos="43"/>
          <w:tab w:val="left" w:pos="284"/>
        </w:tabs>
        <w:ind w:hanging="2"/>
        <w:jc w:val="both"/>
        <w:rPr>
          <w:rFonts w:eastAsia="Arial" w:cs="Arial"/>
          <w:szCs w:val="19"/>
        </w:rPr>
      </w:pPr>
      <w:r w:rsidRPr="00BB7F4B">
        <w:rPr>
          <w:rFonts w:eastAsia="Arial" w:cs="Arial"/>
          <w:szCs w:val="19"/>
        </w:rPr>
        <w:t xml:space="preserve">Once residents were gathered, the study was presented and </w:t>
      </w:r>
      <w:r w:rsidR="002D070E">
        <w:rPr>
          <w:rFonts w:eastAsia="Arial" w:cs="Arial"/>
          <w:szCs w:val="19"/>
        </w:rPr>
        <w:t xml:space="preserve">the </w:t>
      </w:r>
      <w:r w:rsidRPr="00BB7F4B">
        <w:rPr>
          <w:rFonts w:eastAsia="Arial" w:cs="Arial"/>
          <w:szCs w:val="19"/>
        </w:rPr>
        <w:t>informed consent</w:t>
      </w:r>
      <w:r w:rsidR="002D070E">
        <w:rPr>
          <w:rFonts w:eastAsia="Arial" w:cs="Arial"/>
          <w:szCs w:val="19"/>
        </w:rPr>
        <w:t xml:space="preserve"> form</w:t>
      </w:r>
      <w:r w:rsidRPr="00BB7F4B">
        <w:rPr>
          <w:rFonts w:eastAsia="Arial" w:cs="Arial"/>
          <w:szCs w:val="19"/>
        </w:rPr>
        <w:t xml:space="preserve"> was given out to be signed. For anyone below 21 years, a signature was requested of their parent or legal guardian; but </w:t>
      </w:r>
      <w:r w:rsidR="002D070E">
        <w:rPr>
          <w:rFonts w:eastAsia="Arial" w:cs="Arial"/>
          <w:szCs w:val="19"/>
        </w:rPr>
        <w:t>assent</w:t>
      </w:r>
      <w:r w:rsidRPr="00BB7F4B">
        <w:rPr>
          <w:rFonts w:eastAsia="Arial" w:cs="Arial"/>
          <w:szCs w:val="19"/>
        </w:rPr>
        <w:t xml:space="preserve"> was still solicited from anyone above 15 years. The survey questionnaire was then administered to each household member.</w:t>
      </w:r>
    </w:p>
    <w:p w14:paraId="44BA4179" w14:textId="77777777" w:rsidR="0077427E" w:rsidRPr="00BB7F4B" w:rsidRDefault="0077427E" w:rsidP="002D070E">
      <w:pPr>
        <w:tabs>
          <w:tab w:val="left" w:pos="43"/>
          <w:tab w:val="left" w:pos="284"/>
        </w:tabs>
        <w:ind w:hanging="2"/>
        <w:jc w:val="both"/>
        <w:rPr>
          <w:rFonts w:eastAsia="Arial" w:cs="Arial"/>
          <w:szCs w:val="19"/>
        </w:rPr>
      </w:pPr>
    </w:p>
    <w:p w14:paraId="386E8D55" w14:textId="428843D6" w:rsidR="0077427E" w:rsidRPr="00BB7F4B" w:rsidRDefault="0077427E" w:rsidP="002D070E">
      <w:pPr>
        <w:tabs>
          <w:tab w:val="left" w:pos="43"/>
          <w:tab w:val="left" w:pos="284"/>
        </w:tabs>
        <w:ind w:hanging="2"/>
        <w:jc w:val="both"/>
        <w:rPr>
          <w:rFonts w:eastAsia="Arial" w:cs="Arial"/>
          <w:szCs w:val="19"/>
        </w:rPr>
      </w:pPr>
      <w:bookmarkStart w:id="232" w:name="OLE_LINK122"/>
      <w:bookmarkStart w:id="233" w:name="OLE_LINK123"/>
      <w:r w:rsidRPr="00BB7F4B">
        <w:rPr>
          <w:rFonts w:eastAsia="Arial" w:cs="Arial"/>
          <w:szCs w:val="19"/>
        </w:rPr>
        <w:t xml:space="preserve">In a quiet and </w:t>
      </w:r>
      <w:bookmarkEnd w:id="232"/>
      <w:bookmarkEnd w:id="233"/>
      <w:r w:rsidRPr="00BB7F4B">
        <w:rPr>
          <w:rFonts w:eastAsia="Arial" w:cs="Arial"/>
          <w:szCs w:val="19"/>
        </w:rPr>
        <w:t xml:space="preserve">private space, the material for the tests was set up and all the procedures for the test </w:t>
      </w:r>
      <w:bookmarkStart w:id="234" w:name="OLE_LINK125"/>
      <w:bookmarkStart w:id="235" w:name="OLE_LINK126"/>
      <w:r w:rsidRPr="00BB7F4B">
        <w:rPr>
          <w:rFonts w:eastAsia="Arial" w:cs="Arial"/>
          <w:szCs w:val="19"/>
        </w:rPr>
        <w:t>were respected. A picture of the test was taken and a paper result was handed out to the participant</w:t>
      </w:r>
      <w:ins w:id="236" w:author="hp" w:date="2021-01-21T10:20:00Z">
        <w:r w:rsidR="002D070E">
          <w:rPr>
            <w:rFonts w:eastAsia="Arial" w:cs="Arial"/>
            <w:szCs w:val="19"/>
          </w:rPr>
          <w:t xml:space="preserve"> with the explanation of the result’s meaning</w:t>
        </w:r>
      </w:ins>
      <w:r w:rsidRPr="00BB7F4B">
        <w:rPr>
          <w:rFonts w:eastAsia="Arial" w:cs="Arial"/>
          <w:szCs w:val="19"/>
        </w:rPr>
        <w:t>.</w:t>
      </w:r>
    </w:p>
    <w:p w14:paraId="0430CF92" w14:textId="77777777" w:rsidR="0077427E" w:rsidRPr="00BB7F4B" w:rsidRDefault="0077427E" w:rsidP="002D070E">
      <w:pPr>
        <w:tabs>
          <w:tab w:val="left" w:pos="43"/>
          <w:tab w:val="left" w:pos="284"/>
        </w:tabs>
        <w:ind w:hanging="2"/>
        <w:jc w:val="both"/>
        <w:rPr>
          <w:rFonts w:eastAsia="Arial" w:cs="Arial"/>
          <w:szCs w:val="19"/>
        </w:rPr>
      </w:pPr>
    </w:p>
    <w:p w14:paraId="5F97D7C6" w14:textId="77777777" w:rsidR="0077427E" w:rsidRPr="00BB7F4B" w:rsidRDefault="0077427E" w:rsidP="002D070E">
      <w:pPr>
        <w:tabs>
          <w:tab w:val="left" w:pos="43"/>
          <w:tab w:val="left" w:pos="284"/>
        </w:tabs>
        <w:ind w:hanging="2"/>
        <w:jc w:val="both"/>
        <w:rPr>
          <w:rFonts w:eastAsia="Arial" w:cs="Arial"/>
          <w:szCs w:val="19"/>
        </w:rPr>
      </w:pPr>
      <w:r w:rsidRPr="00BB7F4B">
        <w:rPr>
          <w:rFonts w:eastAsia="Arial" w:cs="Arial"/>
          <w:szCs w:val="19"/>
        </w:rPr>
        <w:t>When active COVID-19 was suspected, a nasopharyngeal swab was done, information about prevention measures was given and the surveillance system of the district was alerted.</w:t>
      </w:r>
    </w:p>
    <w:bookmarkEnd w:id="230"/>
    <w:bookmarkEnd w:id="231"/>
    <w:bookmarkEnd w:id="234"/>
    <w:bookmarkEnd w:id="235"/>
    <w:p w14:paraId="5F3DA88F" w14:textId="77777777" w:rsidR="0077427E" w:rsidRPr="00BB7F4B" w:rsidRDefault="0077427E" w:rsidP="002D070E">
      <w:pPr>
        <w:tabs>
          <w:tab w:val="left" w:pos="43"/>
          <w:tab w:val="left" w:pos="284"/>
        </w:tabs>
        <w:ind w:hanging="2"/>
        <w:jc w:val="both"/>
        <w:rPr>
          <w:rFonts w:eastAsia="Arial" w:cs="Arial"/>
          <w:szCs w:val="19"/>
        </w:rPr>
      </w:pPr>
    </w:p>
    <w:p w14:paraId="5B7869C9" w14:textId="77777777" w:rsidR="0077427E" w:rsidRPr="001E7519" w:rsidRDefault="0077427E" w:rsidP="002D070E">
      <w:pPr>
        <w:pStyle w:val="Heading2"/>
        <w:rPr>
          <w:sz w:val="24"/>
          <w:szCs w:val="23"/>
        </w:rPr>
      </w:pPr>
      <w:bookmarkStart w:id="237" w:name="OLE_LINK128"/>
      <w:bookmarkStart w:id="238" w:name="OLE_LINK129"/>
      <w:bookmarkStart w:id="239" w:name="_Toc62137284"/>
      <w:r w:rsidRPr="001E7519">
        <w:rPr>
          <w:sz w:val="24"/>
          <w:szCs w:val="23"/>
        </w:rPr>
        <w:t>Data management</w:t>
      </w:r>
      <w:bookmarkEnd w:id="239"/>
    </w:p>
    <w:p w14:paraId="7D677D9D" w14:textId="77777777" w:rsidR="00997D07" w:rsidRPr="00BB7F4B" w:rsidRDefault="00997D07" w:rsidP="002D070E">
      <w:pPr>
        <w:tabs>
          <w:tab w:val="left" w:pos="43"/>
          <w:tab w:val="left" w:pos="284"/>
        </w:tabs>
        <w:ind w:hanging="2"/>
        <w:jc w:val="both"/>
        <w:rPr>
          <w:rFonts w:eastAsia="Arial" w:cs="Arial"/>
          <w:szCs w:val="19"/>
        </w:rPr>
      </w:pPr>
      <w:bookmarkStart w:id="240" w:name="OLE_LINK134"/>
      <w:bookmarkStart w:id="241" w:name="OLE_LINK135"/>
      <w:bookmarkStart w:id="242" w:name="OLE_LINK120"/>
      <w:bookmarkStart w:id="243" w:name="OLE_LINK121"/>
      <w:bookmarkStart w:id="244" w:name="OLE_LINK124"/>
      <w:bookmarkEnd w:id="237"/>
      <w:bookmarkEnd w:id="238"/>
    </w:p>
    <w:p w14:paraId="357F3D2E" w14:textId="3B1A5CD0" w:rsidR="0077427E" w:rsidRPr="00BB7F4B" w:rsidRDefault="0077427E" w:rsidP="002D070E">
      <w:pPr>
        <w:tabs>
          <w:tab w:val="left" w:pos="43"/>
          <w:tab w:val="left" w:pos="284"/>
        </w:tabs>
        <w:ind w:hanging="2"/>
        <w:jc w:val="both"/>
        <w:rPr>
          <w:rFonts w:eastAsia="Arial" w:cs="Arial"/>
          <w:szCs w:val="19"/>
        </w:rPr>
      </w:pPr>
      <w:r w:rsidRPr="00BB7F4B">
        <w:rPr>
          <w:rFonts w:eastAsia="Arial" w:cs="Arial"/>
          <w:szCs w:val="19"/>
        </w:rPr>
        <w:t>Once the questionnaire was completed, it was uploaded to a secure server. Data were regularly monitored for completeness and coherence, and for agreement between the responses of different members of each household. Where doubts remained, the relevant interviewer was contacted for clarification.</w:t>
      </w:r>
    </w:p>
    <w:bookmarkEnd w:id="240"/>
    <w:bookmarkEnd w:id="241"/>
    <w:p w14:paraId="6D5ADC88" w14:textId="77777777" w:rsidR="0077427E" w:rsidRPr="00BB7F4B" w:rsidRDefault="0077427E" w:rsidP="002D070E">
      <w:pPr>
        <w:tabs>
          <w:tab w:val="left" w:pos="43"/>
          <w:tab w:val="left" w:pos="284"/>
        </w:tabs>
        <w:jc w:val="both"/>
        <w:rPr>
          <w:rFonts w:eastAsia="Arial" w:cs="Arial"/>
          <w:szCs w:val="19"/>
        </w:rPr>
      </w:pPr>
    </w:p>
    <w:p w14:paraId="6DA8B886" w14:textId="4D45D556" w:rsidR="003258AF" w:rsidRDefault="0077427E" w:rsidP="002D070E">
      <w:pPr>
        <w:pStyle w:val="Heading2"/>
        <w:rPr>
          <w:sz w:val="24"/>
          <w:szCs w:val="23"/>
        </w:rPr>
      </w:pPr>
      <w:bookmarkStart w:id="245" w:name="OLE_LINK130"/>
      <w:bookmarkStart w:id="246" w:name="OLE_LINK131"/>
      <w:bookmarkStart w:id="247" w:name="_Toc62137285"/>
      <w:r w:rsidRPr="001E7519">
        <w:rPr>
          <w:sz w:val="24"/>
          <w:szCs w:val="23"/>
        </w:rPr>
        <w:t>Data analysis</w:t>
      </w:r>
      <w:bookmarkEnd w:id="245"/>
      <w:bookmarkEnd w:id="246"/>
      <w:bookmarkEnd w:id="247"/>
    </w:p>
    <w:p w14:paraId="0B162C2C" w14:textId="77777777" w:rsidR="00BB7F4B" w:rsidRPr="00BB7F4B" w:rsidRDefault="00BB7F4B" w:rsidP="002D070E">
      <w:pPr>
        <w:jc w:val="both"/>
      </w:pPr>
    </w:p>
    <w:p w14:paraId="5879ED0A" w14:textId="26B69131" w:rsidR="00854005" w:rsidRDefault="003258AF" w:rsidP="002D070E">
      <w:pPr>
        <w:pStyle w:val="Heading3"/>
        <w:jc w:val="both"/>
        <w:rPr>
          <w:lang w:val="en-US"/>
        </w:rPr>
      </w:pPr>
      <w:bookmarkStart w:id="248" w:name="OLE_LINK45"/>
      <w:bookmarkStart w:id="249" w:name="OLE_LINK46"/>
      <w:bookmarkStart w:id="250" w:name="_Toc62137286"/>
      <w:r>
        <w:rPr>
          <w:lang w:val="en-US"/>
        </w:rPr>
        <w:t>Seroprevalence estimation</w:t>
      </w:r>
      <w:bookmarkEnd w:id="250"/>
    </w:p>
    <w:p w14:paraId="44ECD8CC" w14:textId="77777777" w:rsidR="00BB7F4B" w:rsidRPr="00BB7F4B" w:rsidRDefault="00BB7F4B" w:rsidP="002D070E">
      <w:pPr>
        <w:jc w:val="both"/>
        <w:rPr>
          <w:lang w:val="en-US"/>
        </w:rPr>
      </w:pPr>
    </w:p>
    <w:bookmarkEnd w:id="248"/>
    <w:bookmarkEnd w:id="249"/>
    <w:p w14:paraId="45EACF64" w14:textId="55E726BF" w:rsidR="00997D07" w:rsidRPr="00BB7F4B" w:rsidRDefault="00255DB5" w:rsidP="002D070E">
      <w:pPr>
        <w:tabs>
          <w:tab w:val="left" w:pos="43"/>
          <w:tab w:val="left" w:pos="284"/>
        </w:tabs>
        <w:ind w:left="-2"/>
        <w:jc w:val="both"/>
        <w:rPr>
          <w:rFonts w:eastAsia="Arial" w:cs="Arial"/>
          <w:szCs w:val="19"/>
        </w:rPr>
      </w:pPr>
      <w:r w:rsidRPr="00BB7F4B">
        <w:rPr>
          <w:rFonts w:eastAsia="Arial" w:cs="Arial"/>
          <w:szCs w:val="19"/>
          <w:lang w:val="en-US"/>
        </w:rPr>
        <w:t xml:space="preserve">Seroprevalence values </w:t>
      </w:r>
      <w:r w:rsidR="003819A4" w:rsidRPr="00BB7F4B">
        <w:rPr>
          <w:rFonts w:eastAsia="Arial" w:cs="Arial"/>
          <w:szCs w:val="19"/>
          <w:lang w:val="en-US"/>
        </w:rPr>
        <w:t>were weighted within each age or sex stratum to match the age</w:t>
      </w:r>
      <w:r w:rsidR="005B7FD2" w:rsidRPr="00BB7F4B">
        <w:rPr>
          <w:rFonts w:eastAsia="Arial" w:cs="Arial"/>
          <w:szCs w:val="19"/>
          <w:lang w:val="en-US"/>
        </w:rPr>
        <w:t>-sex</w:t>
      </w:r>
      <w:r w:rsidR="003819A4" w:rsidRPr="00BB7F4B">
        <w:rPr>
          <w:rFonts w:eastAsia="Arial" w:cs="Arial"/>
          <w:szCs w:val="19"/>
          <w:lang w:val="en-US"/>
        </w:rPr>
        <w:t xml:space="preserve"> distribution </w:t>
      </w:r>
      <w:r w:rsidR="005B7FD2" w:rsidRPr="00BB7F4B">
        <w:rPr>
          <w:rFonts w:eastAsia="Arial" w:cs="Arial"/>
          <w:szCs w:val="19"/>
          <w:lang w:val="en-US"/>
        </w:rPr>
        <w:t>of the Yaounde population, as sourced from the 2018 Cameroon DHS</w:t>
      </w:r>
      <w:r w:rsidR="00997D07" w:rsidRPr="00BB7F4B">
        <w:rPr>
          <w:rFonts w:eastAsia="Arial" w:cs="Arial"/>
          <w:szCs w:val="19"/>
        </w:rPr>
        <w:fldChar w:fldCharType="begin"/>
      </w:r>
      <w:r w:rsidR="00F83C89" w:rsidRPr="00BB7F4B">
        <w:rPr>
          <w:rFonts w:eastAsia="Arial" w:cs="Arial"/>
          <w:szCs w:val="19"/>
        </w:rPr>
        <w:instrText xml:space="preserve"> ADDIN ZOTERO_ITEM CSL_CITATION {"citationID":"f7VNw5Cg","properties":{"formattedCitation":"\\super 8\\nosupersub{}","plainCitation":"8","noteIndex":0},"citationItems":[{"id":51,"uris":["http://zotero.org/users/6990598/items/AQRYHXKP"],"uri":["http://zotero.org/users/6990598/items/AQRYHXKP"],"itemData":{"id":51,"type":"report","event-place":"Yaoundé, Cameroun et Rockville, Maryland, USA","publisher":"Institut National de la Statistique/INS et ICF","publisher-place":"Yaoundé, Cameroun et Rockville, Maryland, USA","title":"Enquête Démographique et de Santé du Cameroun 2018"}}],"schema":"https://github.com/citation-style-language/schema/raw/master/csl-citation.json"} </w:instrText>
      </w:r>
      <w:r w:rsidR="00997D07" w:rsidRPr="00BB7F4B">
        <w:rPr>
          <w:rFonts w:eastAsia="Arial" w:cs="Arial"/>
          <w:szCs w:val="19"/>
        </w:rPr>
        <w:fldChar w:fldCharType="separate"/>
      </w:r>
      <w:r w:rsidR="00F83C89" w:rsidRPr="00BB7F4B">
        <w:rPr>
          <w:rFonts w:cs="Open Sans"/>
          <w:szCs w:val="19"/>
          <w:vertAlign w:val="superscript"/>
        </w:rPr>
        <w:t>8</w:t>
      </w:r>
      <w:r w:rsidR="00997D07" w:rsidRPr="00BB7F4B">
        <w:rPr>
          <w:rFonts w:eastAsia="Arial" w:cs="Arial"/>
          <w:szCs w:val="19"/>
        </w:rPr>
        <w:fldChar w:fldCharType="end"/>
      </w:r>
      <w:r w:rsidR="00997D07" w:rsidRPr="00BB7F4B">
        <w:rPr>
          <w:rFonts w:eastAsia="Arial" w:cs="Arial"/>
          <w:szCs w:val="19"/>
        </w:rPr>
        <w:t>.</w:t>
      </w:r>
    </w:p>
    <w:p w14:paraId="5C2304F8" w14:textId="77777777" w:rsidR="00997D07" w:rsidRPr="00BB7F4B" w:rsidRDefault="00997D07" w:rsidP="002D070E">
      <w:pPr>
        <w:tabs>
          <w:tab w:val="left" w:pos="43"/>
          <w:tab w:val="left" w:pos="284"/>
        </w:tabs>
        <w:ind w:hanging="2"/>
        <w:jc w:val="both"/>
        <w:rPr>
          <w:rFonts w:eastAsia="Arial" w:cs="Arial"/>
          <w:szCs w:val="19"/>
        </w:rPr>
      </w:pPr>
    </w:p>
    <w:p w14:paraId="46828F89" w14:textId="2609F355" w:rsidR="00997D07" w:rsidRPr="00BB7F4B" w:rsidRDefault="00EF588D" w:rsidP="002D070E">
      <w:pPr>
        <w:tabs>
          <w:tab w:val="left" w:pos="43"/>
          <w:tab w:val="left" w:pos="284"/>
        </w:tabs>
        <w:ind w:hanging="2"/>
        <w:jc w:val="both"/>
        <w:rPr>
          <w:rFonts w:eastAsia="Arial" w:cs="Arial"/>
          <w:szCs w:val="19"/>
        </w:rPr>
      </w:pPr>
      <w:r w:rsidRPr="00BB7F4B">
        <w:rPr>
          <w:rFonts w:eastAsia="Arial" w:cs="Arial"/>
          <w:szCs w:val="19"/>
          <w:lang w:val="en-US"/>
        </w:rPr>
        <w:t>We</w:t>
      </w:r>
      <w:r w:rsidR="00583151">
        <w:rPr>
          <w:rFonts w:eastAsia="Arial" w:cs="Arial"/>
          <w:szCs w:val="19"/>
          <w:lang w:val="en-US"/>
        </w:rPr>
        <w:t xml:space="preserve"> used </w:t>
      </w:r>
      <w:r w:rsidR="0041602E">
        <w:rPr>
          <w:rFonts w:eastAsia="Arial" w:cs="Arial"/>
          <w:szCs w:val="19"/>
          <w:lang w:val="en-US"/>
        </w:rPr>
        <w:t>the</w:t>
      </w:r>
      <w:r w:rsidR="00583151">
        <w:rPr>
          <w:rFonts w:eastAsia="Arial" w:cs="Arial"/>
          <w:szCs w:val="19"/>
          <w:lang w:val="en-US"/>
        </w:rPr>
        <w:t xml:space="preserve"> Rogan-Gladen formula</w:t>
      </w:r>
      <w:r w:rsidRPr="00BB7F4B">
        <w:rPr>
          <w:rFonts w:eastAsia="Arial" w:cs="Arial"/>
          <w:szCs w:val="19"/>
          <w:lang w:val="en-US"/>
        </w:rPr>
        <w:t xml:space="preserve"> </w:t>
      </w:r>
      <w:r w:rsidR="00583151">
        <w:rPr>
          <w:rFonts w:eastAsia="Arial" w:cs="Arial"/>
          <w:szCs w:val="19"/>
          <w:lang w:val="en-US"/>
        </w:rPr>
        <w:t xml:space="preserve">to adjust </w:t>
      </w:r>
      <w:r w:rsidR="00F43FC6">
        <w:rPr>
          <w:rFonts w:eastAsia="Arial" w:cs="Arial"/>
          <w:szCs w:val="19"/>
          <w:lang w:val="en-US"/>
        </w:rPr>
        <w:t xml:space="preserve">IgG </w:t>
      </w:r>
      <w:r w:rsidRPr="00BB7F4B">
        <w:rPr>
          <w:rFonts w:eastAsia="Arial" w:cs="Arial"/>
          <w:szCs w:val="19"/>
          <w:lang w:val="en-US"/>
        </w:rPr>
        <w:t>s</w:t>
      </w:r>
      <w:r w:rsidR="00997D07" w:rsidRPr="00BB7F4B">
        <w:rPr>
          <w:rFonts w:eastAsia="Arial" w:cs="Arial"/>
          <w:szCs w:val="19"/>
        </w:rPr>
        <w:t xml:space="preserve">eroprevalence </w:t>
      </w:r>
      <w:r w:rsidR="00C9748D">
        <w:rPr>
          <w:rFonts w:eastAsia="Arial" w:cs="Arial"/>
          <w:szCs w:val="19"/>
          <w:lang w:val="en-US"/>
        </w:rPr>
        <w:t xml:space="preserve">estimates </w:t>
      </w:r>
      <w:r w:rsidR="00B00314">
        <w:rPr>
          <w:rFonts w:eastAsia="Arial" w:cs="Arial"/>
          <w:szCs w:val="19"/>
          <w:lang w:val="en-US"/>
        </w:rPr>
        <w:t xml:space="preserve">to account </w:t>
      </w:r>
      <w:r w:rsidR="001E41AE">
        <w:rPr>
          <w:rFonts w:eastAsia="Arial" w:cs="Arial"/>
          <w:szCs w:val="19"/>
          <w:lang w:val="en-US"/>
        </w:rPr>
        <w:t xml:space="preserve">for </w:t>
      </w:r>
      <w:r w:rsidR="00997D07" w:rsidRPr="00BB7F4B">
        <w:rPr>
          <w:rFonts w:eastAsia="Arial" w:cs="Arial"/>
          <w:szCs w:val="19"/>
        </w:rPr>
        <w:t>test performance</w:t>
      </w:r>
      <w:r w:rsidR="00583151">
        <w:rPr>
          <w:rFonts w:eastAsia="Arial" w:cs="Arial"/>
          <w:szCs w:val="19"/>
          <w:lang w:val="en-US"/>
        </w:rPr>
        <w:t>.</w:t>
      </w:r>
      <w:r w:rsidR="000E12F1" w:rsidRPr="00BB7F4B">
        <w:rPr>
          <w:rFonts w:eastAsia="Arial" w:cs="Arial"/>
          <w:szCs w:val="19"/>
        </w:rPr>
        <w:fldChar w:fldCharType="begin"/>
      </w:r>
      <w:r w:rsidR="000E12F1" w:rsidRPr="00BB7F4B">
        <w:rPr>
          <w:rFonts w:eastAsia="Arial" w:cs="Arial"/>
          <w:szCs w:val="19"/>
        </w:rPr>
        <w:instrText xml:space="preserve"> ADDIN ZOTERO_ITEM CSL_CITATION {"citationID":"LKCAKz5h","properties":{"formattedCitation":"\\super 9\\nosupersub{}","plainCitation":"9","noteIndex":0},"citationItems":[{"id":49,"uris":["http://zotero.org/users/6990598/items/YWASLDTL"],"uri":["http://zotero.org/users/6990598/items/YWASLDTL"],"itemData":{"id":49,"type":"article-journal","container-title":"American Journal of Epidemiology","DOI":"10.1093/oxfordjournals.aje.a112510","ISSN":"1476-6256, 0002-9262","issue":"1","language":"en","page":"71-76","source":"DOI.org (Crossref)","title":"Estimating prevalence from the results of a screening test","volume":"107","author":[{"family":"Rogan","given":"Walter J."},{"family":"Gladen","given":"Beth"}],"issued":{"date-parts":[["1978",1]]}}}],"schema":"https://github.com/citation-style-language/schema/raw/master/csl-citation.json"} </w:instrText>
      </w:r>
      <w:r w:rsidR="000E12F1" w:rsidRPr="00BB7F4B">
        <w:rPr>
          <w:rFonts w:eastAsia="Arial" w:cs="Arial"/>
          <w:szCs w:val="19"/>
        </w:rPr>
        <w:fldChar w:fldCharType="separate"/>
      </w:r>
      <w:r w:rsidR="000E12F1" w:rsidRPr="00BB7F4B">
        <w:rPr>
          <w:rFonts w:cs="Open Sans"/>
          <w:szCs w:val="19"/>
          <w:vertAlign w:val="superscript"/>
        </w:rPr>
        <w:t>9</w:t>
      </w:r>
      <w:r w:rsidR="000E12F1" w:rsidRPr="00BB7F4B">
        <w:rPr>
          <w:rFonts w:eastAsia="Arial" w:cs="Arial"/>
          <w:szCs w:val="19"/>
        </w:rPr>
        <w:fldChar w:fldCharType="end"/>
      </w:r>
      <w:r w:rsidR="00D1437A">
        <w:rPr>
          <w:rFonts w:eastAsia="Arial" w:cs="Arial"/>
          <w:szCs w:val="19"/>
          <w:lang w:val="en-US"/>
        </w:rPr>
        <w:t xml:space="preserve"> We used </w:t>
      </w:r>
      <w:r w:rsidR="000E12F1">
        <w:rPr>
          <w:rFonts w:eastAsia="Arial" w:cs="Arial"/>
          <w:szCs w:val="19"/>
          <w:lang w:val="en-US"/>
        </w:rPr>
        <w:t xml:space="preserve">the </w:t>
      </w:r>
      <w:r w:rsidR="00D1437A">
        <w:rPr>
          <w:rFonts w:eastAsia="Arial" w:cs="Arial"/>
          <w:szCs w:val="19"/>
          <w:lang w:val="en-US"/>
        </w:rPr>
        <w:t xml:space="preserve">sensitivity estimate </w:t>
      </w:r>
      <w:r w:rsidR="00FB1C36">
        <w:rPr>
          <w:rFonts w:eastAsia="Arial" w:cs="Arial"/>
          <w:szCs w:val="19"/>
          <w:lang w:val="en-US"/>
        </w:rPr>
        <w:t>provided by</w:t>
      </w:r>
      <w:r w:rsidR="006402D4">
        <w:rPr>
          <w:rFonts w:eastAsia="Arial" w:cs="Arial"/>
          <w:szCs w:val="19"/>
          <w:lang w:val="en-US"/>
        </w:rPr>
        <w:t xml:space="preserve"> </w:t>
      </w:r>
      <w:r w:rsidR="00997D07" w:rsidRPr="00BB7F4B">
        <w:rPr>
          <w:rFonts w:eastAsia="Arial" w:cs="Arial"/>
          <w:szCs w:val="19"/>
        </w:rPr>
        <w:t>Batra and others</w:t>
      </w:r>
      <w:r w:rsidR="000057E8">
        <w:rPr>
          <w:rFonts w:eastAsia="Arial" w:cs="Arial"/>
          <w:szCs w:val="19"/>
          <w:lang w:val="en-US"/>
        </w:rPr>
        <w:t>’ validation study</w:t>
      </w:r>
      <w:r w:rsidR="002B6318">
        <w:rPr>
          <w:rFonts w:eastAsia="Arial" w:cs="Arial"/>
          <w:szCs w:val="19"/>
          <w:lang w:val="en-US"/>
        </w:rPr>
        <w:t xml:space="preserve"> of the Abbott test</w:t>
      </w:r>
      <w:r w:rsidR="000E12F1">
        <w:rPr>
          <w:rFonts w:eastAsia="Arial" w:cs="Arial"/>
          <w:szCs w:val="19"/>
          <w:lang w:val="en-US"/>
        </w:rPr>
        <w:t>, which</w:t>
      </w:r>
      <w:r w:rsidR="007C339D">
        <w:rPr>
          <w:rFonts w:eastAsia="Arial" w:cs="Arial"/>
          <w:szCs w:val="19"/>
        </w:rPr>
        <w:t xml:space="preserve"> </w:t>
      </w:r>
      <w:r w:rsidR="00B87983">
        <w:rPr>
          <w:rFonts w:eastAsia="Arial" w:cs="Arial"/>
          <w:szCs w:val="19"/>
        </w:rPr>
        <w:t xml:space="preserve">found </w:t>
      </w:r>
      <w:r w:rsidR="00D32259">
        <w:rPr>
          <w:rFonts w:eastAsia="Arial" w:cs="Arial"/>
          <w:szCs w:val="19"/>
        </w:rPr>
        <w:t>a sensitivity of 91.5%</w:t>
      </w:r>
      <w:r w:rsidR="00670E4C">
        <w:rPr>
          <w:rFonts w:eastAsia="Arial" w:cs="Arial"/>
          <w:szCs w:val="19"/>
        </w:rPr>
        <w:t xml:space="preserve"> (75 </w:t>
      </w:r>
      <w:r w:rsidR="00046A2A">
        <w:rPr>
          <w:rFonts w:eastAsia="Arial" w:cs="Arial"/>
          <w:szCs w:val="19"/>
        </w:rPr>
        <w:t xml:space="preserve">correct diagnoses </w:t>
      </w:r>
      <w:r w:rsidR="00670E4C">
        <w:rPr>
          <w:rFonts w:eastAsia="Arial" w:cs="Arial"/>
          <w:szCs w:val="19"/>
        </w:rPr>
        <w:t>out of 82</w:t>
      </w:r>
      <w:r w:rsidR="00046A2A">
        <w:rPr>
          <w:rFonts w:eastAsia="Arial" w:cs="Arial"/>
          <w:szCs w:val="19"/>
        </w:rPr>
        <w:t xml:space="preserve"> samples</w:t>
      </w:r>
      <w:r w:rsidR="00670E4C">
        <w:rPr>
          <w:rFonts w:eastAsia="Arial" w:cs="Arial"/>
          <w:szCs w:val="19"/>
        </w:rPr>
        <w:t>)</w:t>
      </w:r>
      <w:r w:rsidR="00C83487">
        <w:rPr>
          <w:rFonts w:eastAsia="Arial" w:cs="Arial"/>
          <w:szCs w:val="19"/>
        </w:rPr>
        <w:t xml:space="preserve"> </w:t>
      </w:r>
      <w:r w:rsidR="00227F47">
        <w:rPr>
          <w:rFonts w:eastAsia="Arial" w:cs="Arial"/>
          <w:szCs w:val="19"/>
        </w:rPr>
        <w:t xml:space="preserve">when applied on sera </w:t>
      </w:r>
      <w:r w:rsidR="003551A7">
        <w:rPr>
          <w:rFonts w:eastAsia="Arial" w:cs="Arial"/>
          <w:szCs w:val="19"/>
        </w:rPr>
        <w:t xml:space="preserve">collected </w:t>
      </w:r>
      <w:r w:rsidR="00227F47">
        <w:rPr>
          <w:rFonts w:eastAsia="Arial" w:cs="Arial"/>
          <w:szCs w:val="19"/>
        </w:rPr>
        <w:t>from hospitalized COVID-19 patients 14 – 56 days post symptom onset.</w:t>
      </w:r>
      <w:r w:rsidR="000E12F1" w:rsidRPr="00BB7F4B">
        <w:rPr>
          <w:rFonts w:eastAsia="Arial" w:cs="Arial"/>
          <w:szCs w:val="19"/>
        </w:rPr>
        <w:fldChar w:fldCharType="begin"/>
      </w:r>
      <w:r w:rsidR="000E12F1" w:rsidRPr="00BB7F4B">
        <w:rPr>
          <w:rFonts w:eastAsia="Arial" w:cs="Arial"/>
          <w:szCs w:val="19"/>
        </w:rPr>
        <w:instrText xml:space="preserve"> ADDIN ZOTERO_ITEM CSL_CITATION {"citationID":"rTuAEd4S","properties":{"formattedCitation":"\\super 10\\nosupersub{}","plainCitation":"10","noteIndex":0},"citationItems":[{"id":53,"uris":["http://zotero.org/users/6990598/items/KS9BKRPN"],"uri":["http://zotero.org/users/6990598/items/KS9BKRPN"],"itemData":{"id":53,"type":"article-journal","container-title":"Journal of Clinical Virology","DOI":"10.1016/j.jcv.2020.104645","ISSN":"13866532","journalAbbreviation":"Journal of Clinical Virology","language":"en","page":"104645","source":"DOI.org (Crossref)","title":"A comparative evaluation between the Abbott Panbio™ COVID-19 IgG/IgM rapid test device and Abbott Architect™ SARS CoV-2 IgG assay","volume":"132","author":[{"family":"Batra","given":"Rahul"},{"family":"Olivieri","given":"Luis Gonzalez"},{"family":"Rubin","given":"Delfin"},{"family":"Vallari","given":"Ana"},{"family":"Pearce","given":"Sandra"},{"family":"Olivo","given":"Ana"},{"family":"Prostko","given":"John"},{"family":"Nebbia","given":"Gaia"},{"family":"Douthwaite","given":"Sam"},{"family":"Rodgers","given":"Mary"},{"family":"Cloherty","given":"Gavin"}],"issued":{"date-parts":[["2020",11]]}}}],"schema":"https://github.com/citation-style-language/schema/raw/master/csl-citation.json"} </w:instrText>
      </w:r>
      <w:r w:rsidR="000E12F1" w:rsidRPr="00BB7F4B">
        <w:rPr>
          <w:rFonts w:eastAsia="Arial" w:cs="Arial"/>
          <w:szCs w:val="19"/>
        </w:rPr>
        <w:fldChar w:fldCharType="separate"/>
      </w:r>
      <w:r w:rsidR="000E12F1" w:rsidRPr="00BB7F4B">
        <w:rPr>
          <w:rFonts w:cs="Open Sans"/>
          <w:szCs w:val="19"/>
          <w:vertAlign w:val="superscript"/>
        </w:rPr>
        <w:t>10</w:t>
      </w:r>
      <w:r w:rsidR="000E12F1" w:rsidRPr="00BB7F4B">
        <w:rPr>
          <w:rFonts w:eastAsia="Arial" w:cs="Arial"/>
          <w:szCs w:val="19"/>
        </w:rPr>
        <w:fldChar w:fldCharType="end"/>
      </w:r>
      <w:r w:rsidR="00227F47">
        <w:rPr>
          <w:rFonts w:eastAsia="Arial" w:cs="Arial"/>
          <w:szCs w:val="19"/>
        </w:rPr>
        <w:t xml:space="preserve"> We measured specificity by </w:t>
      </w:r>
      <w:r w:rsidR="00176129">
        <w:rPr>
          <w:rFonts w:eastAsia="Arial" w:cs="Arial"/>
          <w:szCs w:val="19"/>
        </w:rPr>
        <w:t>applying the test on a panel of 246 pre-pandemic (2017) samples</w:t>
      </w:r>
      <w:r w:rsidR="00EB502E">
        <w:rPr>
          <w:rFonts w:eastAsia="Arial" w:cs="Arial"/>
          <w:szCs w:val="19"/>
        </w:rPr>
        <w:t xml:space="preserve"> </w:t>
      </w:r>
      <w:r w:rsidR="00D6383B">
        <w:rPr>
          <w:rFonts w:eastAsia="Arial" w:cs="Arial"/>
          <w:szCs w:val="19"/>
        </w:rPr>
        <w:t xml:space="preserve">from </w:t>
      </w:r>
      <w:r w:rsidR="00BD3F5D">
        <w:rPr>
          <w:rFonts w:eastAsia="Arial" w:cs="Arial"/>
          <w:szCs w:val="19"/>
        </w:rPr>
        <w:t xml:space="preserve">hospital patients in Yaounde. </w:t>
      </w:r>
      <w:r w:rsidR="00B27194">
        <w:rPr>
          <w:rFonts w:eastAsia="Arial" w:cs="Arial"/>
          <w:szCs w:val="19"/>
        </w:rPr>
        <w:t xml:space="preserve">The IgG test correctly diagnosed 230 of </w:t>
      </w:r>
      <w:r w:rsidR="006B2A9B">
        <w:rPr>
          <w:rFonts w:eastAsia="Arial" w:cs="Arial"/>
          <w:szCs w:val="19"/>
        </w:rPr>
        <w:t>24</w:t>
      </w:r>
      <w:r w:rsidR="003720D6">
        <w:rPr>
          <w:rFonts w:eastAsia="Arial" w:cs="Arial"/>
          <w:szCs w:val="19"/>
        </w:rPr>
        <w:t>6</w:t>
      </w:r>
      <w:r w:rsidR="006B2A9B">
        <w:rPr>
          <w:rFonts w:eastAsia="Arial" w:cs="Arial"/>
          <w:szCs w:val="19"/>
        </w:rPr>
        <w:t xml:space="preserve"> samples </w:t>
      </w:r>
      <w:r w:rsidR="003720D6">
        <w:rPr>
          <w:rFonts w:eastAsia="Arial" w:cs="Arial"/>
          <w:szCs w:val="19"/>
        </w:rPr>
        <w:t>(93.5%</w:t>
      </w:r>
      <w:r w:rsidR="007E5662">
        <w:rPr>
          <w:rFonts w:eastAsia="Arial" w:cs="Arial"/>
          <w:szCs w:val="19"/>
        </w:rPr>
        <w:t xml:space="preserve"> specificity</w:t>
      </w:r>
      <w:r w:rsidR="003720D6">
        <w:rPr>
          <w:rFonts w:eastAsia="Arial" w:cs="Arial"/>
          <w:szCs w:val="19"/>
        </w:rPr>
        <w:t>)</w:t>
      </w:r>
      <w:r w:rsidR="00A24682">
        <w:rPr>
          <w:rFonts w:eastAsia="Arial" w:cs="Arial"/>
          <w:szCs w:val="19"/>
        </w:rPr>
        <w:t>.</w:t>
      </w:r>
      <w:r w:rsidR="00997D07" w:rsidRPr="00BB7F4B">
        <w:rPr>
          <w:rFonts w:eastAsia="Arial" w:cs="Arial"/>
          <w:szCs w:val="19"/>
        </w:rPr>
        <w:t xml:space="preserve"> </w:t>
      </w:r>
    </w:p>
    <w:p w14:paraId="19C954C3" w14:textId="77777777" w:rsidR="00997D07" w:rsidRPr="00BB7F4B" w:rsidRDefault="00997D07" w:rsidP="002D070E">
      <w:pPr>
        <w:tabs>
          <w:tab w:val="left" w:pos="43"/>
          <w:tab w:val="left" w:pos="284"/>
        </w:tabs>
        <w:ind w:hanging="2"/>
        <w:jc w:val="both"/>
        <w:rPr>
          <w:rFonts w:eastAsia="Arial" w:cs="Arial"/>
          <w:szCs w:val="19"/>
        </w:rPr>
      </w:pPr>
    </w:p>
    <w:p w14:paraId="5BC57615" w14:textId="37E5EF64" w:rsidR="00997D07" w:rsidRPr="00BB7F4B" w:rsidRDefault="00997D07" w:rsidP="002D070E">
      <w:pPr>
        <w:tabs>
          <w:tab w:val="left" w:pos="43"/>
          <w:tab w:val="left" w:pos="284"/>
        </w:tabs>
        <w:ind w:hanging="2"/>
        <w:jc w:val="both"/>
        <w:rPr>
          <w:rFonts w:eastAsia="Arial" w:cs="Arial"/>
          <w:szCs w:val="19"/>
        </w:rPr>
      </w:pPr>
      <w:r w:rsidRPr="00BB7F4B">
        <w:rPr>
          <w:rFonts w:eastAsia="Arial" w:cs="Arial"/>
          <w:szCs w:val="19"/>
        </w:rPr>
        <w:t xml:space="preserve">We did not apply </w:t>
      </w:r>
      <w:r w:rsidR="006D3C46" w:rsidRPr="00BB7F4B">
        <w:rPr>
          <w:rFonts w:eastAsia="Arial" w:cs="Arial"/>
          <w:szCs w:val="19"/>
          <w:lang w:val="en-US"/>
        </w:rPr>
        <w:t xml:space="preserve">test performance </w:t>
      </w:r>
      <w:r w:rsidRPr="00BB7F4B">
        <w:rPr>
          <w:rFonts w:eastAsia="Arial" w:cs="Arial"/>
          <w:szCs w:val="19"/>
        </w:rPr>
        <w:t xml:space="preserve">corrections </w:t>
      </w:r>
      <w:r w:rsidR="006B5F2E" w:rsidRPr="00BB7F4B">
        <w:rPr>
          <w:rFonts w:eastAsia="Arial" w:cs="Arial"/>
          <w:szCs w:val="19"/>
          <w:lang w:val="en-US"/>
        </w:rPr>
        <w:t xml:space="preserve">to </w:t>
      </w:r>
      <w:r w:rsidR="005B5513" w:rsidRPr="00BB7F4B">
        <w:rPr>
          <w:rFonts w:eastAsia="Arial" w:cs="Arial"/>
          <w:szCs w:val="19"/>
          <w:lang w:val="en-US"/>
        </w:rPr>
        <w:t xml:space="preserve">the </w:t>
      </w:r>
      <w:r w:rsidRPr="00BB7F4B">
        <w:rPr>
          <w:rFonts w:eastAsia="Arial" w:cs="Arial"/>
          <w:szCs w:val="19"/>
        </w:rPr>
        <w:t>IgM</w:t>
      </w:r>
      <w:r w:rsidR="006D3C46" w:rsidRPr="00BB7F4B">
        <w:rPr>
          <w:rFonts w:eastAsia="Arial" w:cs="Arial"/>
          <w:szCs w:val="19"/>
          <w:lang w:val="en-US"/>
        </w:rPr>
        <w:t xml:space="preserve"> prevalence estimates</w:t>
      </w:r>
      <w:r w:rsidRPr="00BB7F4B">
        <w:rPr>
          <w:rFonts w:eastAsia="Arial" w:cs="Arial"/>
          <w:szCs w:val="19"/>
        </w:rPr>
        <w:t>; since IgM antibodies decline rapidly, becoming undetectable a few weeks after infection,</w:t>
      </w:r>
      <w:r w:rsidR="003551A7" w:rsidRPr="00BB7F4B">
        <w:rPr>
          <w:rFonts w:eastAsia="Arial" w:cs="Arial"/>
          <w:szCs w:val="19"/>
        </w:rPr>
        <w:fldChar w:fldCharType="begin"/>
      </w:r>
      <w:r w:rsidR="003551A7" w:rsidRPr="00BB7F4B">
        <w:rPr>
          <w:rFonts w:eastAsia="Arial" w:cs="Arial"/>
          <w:szCs w:val="19"/>
        </w:rPr>
        <w:instrText xml:space="preserve"> ADDIN ZOTERO_ITEM CSL_CITATION {"citationID":"PiPgIvgA","properties":{"formattedCitation":"\\super 11\\nosupersub{}","plainCitation":"11","noteIndex":0},"citationItems":[{"id":58,"uris":["http://zotero.org/users/6990598/items/WUEBNWUD"],"uri":["http://zotero.org/users/6990598/items/WUEBNWUD"],"itemData":{"id":58,"type":"article-journal","container-title":"Virologica Sinica","DOI":"10.1007/s12250-020-00268-5","ISSN":"1674-0769, 1995-820X","journalAbbreviation":"Virol. Sin.","language":"en","source":"DOI.org (Crossref)","title":"Dynamic Changes of Antibodies to SARS-CoV-2 in COVID-19 Patients at Early Stage of Outbreak","URL":"http://link.springer.com/10.1007/s12250-020-00268-5","author":[{"family":"Shu","given":"Huaqing"},{"family":"Wang","given":"Shuzhen"},{"family":"Ruan","given":"Shunan"},{"family":"Wang","given":"Yaxin"},{"family":"Zhang","given":"Jiancheng"},{"family":"Yuan","given":"Yin"},{"family":"Liu","given":"Hong"},{"family":"Wu","given":"Yongran"},{"family":"Li","given":"Ruiting"},{"family":"Pan","given":"Shangwen"},{"family":"Ouyang","given":"Yaqi"},{"family":"Yuan","given":"Shiying"},{"family":"Zhou","given":"Peng"},{"family":"Shang","given":"You"}],"accessed":{"date-parts":[["2020",12,21]]},"issued":{"date-parts":[["2020",7,27]]}}}],"schema":"https://github.com/citation-style-language/schema/raw/master/csl-citation.json"} </w:instrText>
      </w:r>
      <w:r w:rsidR="003551A7" w:rsidRPr="00BB7F4B">
        <w:rPr>
          <w:rFonts w:eastAsia="Arial" w:cs="Arial"/>
          <w:szCs w:val="19"/>
        </w:rPr>
        <w:fldChar w:fldCharType="separate"/>
      </w:r>
      <w:r w:rsidR="003551A7" w:rsidRPr="00BB7F4B">
        <w:rPr>
          <w:rFonts w:cs="Open Sans"/>
          <w:szCs w:val="19"/>
          <w:vertAlign w:val="superscript"/>
        </w:rPr>
        <w:t>11</w:t>
      </w:r>
      <w:r w:rsidR="003551A7" w:rsidRPr="00BB7F4B">
        <w:rPr>
          <w:rFonts w:eastAsia="Arial" w:cs="Arial"/>
          <w:szCs w:val="19"/>
        </w:rPr>
        <w:fldChar w:fldCharType="end"/>
      </w:r>
      <w:r w:rsidRPr="00BB7F4B">
        <w:rPr>
          <w:rFonts w:eastAsia="Arial" w:cs="Arial"/>
          <w:szCs w:val="19"/>
        </w:rPr>
        <w:t xml:space="preserve"> a steady estimate of sensitivity for </w:t>
      </w:r>
      <w:r w:rsidRPr="00BB7F4B">
        <w:rPr>
          <w:rFonts w:eastAsia="Arial" w:cs="Arial"/>
          <w:szCs w:val="19"/>
          <w:lang w:val="en-US"/>
        </w:rPr>
        <w:t>the IgM</w:t>
      </w:r>
      <w:r w:rsidRPr="00BB7F4B">
        <w:rPr>
          <w:rFonts w:eastAsia="Arial" w:cs="Arial"/>
          <w:szCs w:val="19"/>
        </w:rPr>
        <w:t xml:space="preserve"> test cannot be obtained. Sensitivity estimates will vary very widely with time</w:t>
      </w:r>
      <w:r w:rsidRPr="00BB7F4B">
        <w:rPr>
          <w:rFonts w:eastAsia="Arial" w:cs="Arial"/>
          <w:szCs w:val="19"/>
          <w:lang w:val="en-US"/>
        </w:rPr>
        <w:t xml:space="preserve"> </w:t>
      </w:r>
      <w:r w:rsidRPr="00BB7F4B">
        <w:rPr>
          <w:rFonts w:eastAsia="Arial" w:cs="Arial"/>
          <w:szCs w:val="19"/>
        </w:rPr>
        <w:t>since</w:t>
      </w:r>
      <w:r w:rsidRPr="00BB7F4B">
        <w:rPr>
          <w:rFonts w:eastAsia="Arial" w:cs="Arial"/>
          <w:szCs w:val="19"/>
          <w:lang w:val="en-US"/>
        </w:rPr>
        <w:t xml:space="preserve"> </w:t>
      </w:r>
      <w:r w:rsidRPr="00BB7F4B">
        <w:rPr>
          <w:rFonts w:eastAsia="Arial" w:cs="Arial"/>
          <w:szCs w:val="19"/>
        </w:rPr>
        <w:t xml:space="preserve">infection. </w:t>
      </w:r>
      <w:r w:rsidRPr="00BB7F4B">
        <w:rPr>
          <w:rFonts w:eastAsia="Arial" w:cs="Arial"/>
          <w:szCs w:val="19"/>
          <w:lang w:val="en-US"/>
        </w:rPr>
        <w:t>As</w:t>
      </w:r>
      <w:r w:rsidRPr="00BB7F4B">
        <w:rPr>
          <w:rFonts w:eastAsia="Arial" w:cs="Arial"/>
          <w:szCs w:val="19"/>
        </w:rPr>
        <w:t xml:space="preserve"> we made no assumptions about the time of infection of</w:t>
      </w:r>
      <w:r w:rsidRPr="00BB7F4B">
        <w:rPr>
          <w:rFonts w:eastAsia="Arial" w:cs="Arial"/>
          <w:szCs w:val="19"/>
          <w:lang w:val="en-US"/>
        </w:rPr>
        <w:t xml:space="preserve"> those who tested positive</w:t>
      </w:r>
      <w:r w:rsidRPr="00BB7F4B">
        <w:rPr>
          <w:rFonts w:eastAsia="Arial" w:cs="Arial"/>
          <w:szCs w:val="19"/>
        </w:rPr>
        <w:t xml:space="preserve">, we </w:t>
      </w:r>
      <w:r w:rsidRPr="00BB7F4B">
        <w:rPr>
          <w:rFonts w:eastAsia="Arial" w:cs="Arial"/>
          <w:szCs w:val="19"/>
          <w:lang w:val="en-US"/>
        </w:rPr>
        <w:t>are unable</w:t>
      </w:r>
      <w:r w:rsidRPr="00BB7F4B">
        <w:rPr>
          <w:rFonts w:eastAsia="Arial" w:cs="Arial"/>
          <w:szCs w:val="19"/>
        </w:rPr>
        <w:t xml:space="preserve"> </w:t>
      </w:r>
      <w:r w:rsidRPr="00BB7F4B">
        <w:rPr>
          <w:rFonts w:eastAsia="Arial" w:cs="Arial"/>
          <w:szCs w:val="19"/>
          <w:lang w:val="en-US"/>
        </w:rPr>
        <w:t xml:space="preserve">to </w:t>
      </w:r>
      <w:r w:rsidRPr="00BB7F4B">
        <w:rPr>
          <w:rFonts w:eastAsia="Arial" w:cs="Arial"/>
          <w:szCs w:val="19"/>
        </w:rPr>
        <w:t xml:space="preserve">conclude about the </w:t>
      </w:r>
      <w:r w:rsidRPr="00BB7F4B">
        <w:rPr>
          <w:rFonts w:eastAsia="Arial" w:cs="Arial"/>
          <w:szCs w:val="19"/>
          <w:lang w:val="en-US"/>
        </w:rPr>
        <w:t xml:space="preserve">contextual </w:t>
      </w:r>
      <w:r w:rsidRPr="00BB7F4B">
        <w:rPr>
          <w:rFonts w:eastAsia="Arial" w:cs="Arial"/>
          <w:szCs w:val="19"/>
        </w:rPr>
        <w:t xml:space="preserve">sensitivity of </w:t>
      </w:r>
      <w:r w:rsidR="00F8716B" w:rsidRPr="00BB7F4B">
        <w:rPr>
          <w:rFonts w:eastAsia="Arial" w:cs="Arial"/>
          <w:szCs w:val="19"/>
          <w:lang w:val="en-US"/>
        </w:rPr>
        <w:t>this</w:t>
      </w:r>
      <w:r w:rsidRPr="00BB7F4B">
        <w:rPr>
          <w:rFonts w:eastAsia="Arial" w:cs="Arial"/>
          <w:szCs w:val="19"/>
        </w:rPr>
        <w:t xml:space="preserve"> test. </w:t>
      </w:r>
      <w:r w:rsidR="006359A4" w:rsidRPr="00BB7F4B">
        <w:rPr>
          <w:rFonts w:eastAsia="Arial" w:cs="Arial"/>
          <w:szCs w:val="19"/>
          <w:lang w:val="en-US"/>
        </w:rPr>
        <w:t xml:space="preserve">The same </w:t>
      </w:r>
      <w:r w:rsidRPr="00BB7F4B">
        <w:rPr>
          <w:rFonts w:eastAsia="Arial" w:cs="Arial"/>
          <w:szCs w:val="19"/>
          <w:lang w:val="en-US"/>
        </w:rPr>
        <w:t>caveat</w:t>
      </w:r>
      <w:r w:rsidRPr="00BB7F4B">
        <w:rPr>
          <w:rFonts w:eastAsia="Arial" w:cs="Arial"/>
          <w:szCs w:val="19"/>
        </w:rPr>
        <w:t xml:space="preserve"> </w:t>
      </w:r>
      <w:r w:rsidRPr="00BB7F4B">
        <w:rPr>
          <w:rFonts w:eastAsia="Arial" w:cs="Arial"/>
          <w:szCs w:val="19"/>
          <w:lang w:val="en-US"/>
        </w:rPr>
        <w:t xml:space="preserve">also </w:t>
      </w:r>
      <w:r w:rsidRPr="00BB7F4B">
        <w:rPr>
          <w:rFonts w:eastAsia="Arial" w:cs="Arial"/>
          <w:szCs w:val="19"/>
        </w:rPr>
        <w:lastRenderedPageBreak/>
        <w:t xml:space="preserve">applies to the IgG test, but the slower decline of IgG antibodies </w:t>
      </w:r>
      <w:r w:rsidRPr="00BB7F4B">
        <w:rPr>
          <w:rFonts w:eastAsia="Arial" w:cs="Arial"/>
          <w:szCs w:val="19"/>
          <w:lang w:val="en-US"/>
        </w:rPr>
        <w:t>means</w:t>
      </w:r>
      <w:r w:rsidRPr="00BB7F4B">
        <w:rPr>
          <w:rFonts w:eastAsia="Arial" w:cs="Arial"/>
          <w:szCs w:val="19"/>
        </w:rPr>
        <w:t xml:space="preserve"> the assumption of stable test performance </w:t>
      </w:r>
      <w:r w:rsidRPr="00BB7F4B">
        <w:rPr>
          <w:rFonts w:eastAsia="Arial" w:cs="Arial"/>
          <w:szCs w:val="19"/>
          <w:lang w:val="en-US"/>
        </w:rPr>
        <w:t>is more plausible</w:t>
      </w:r>
      <w:r w:rsidR="005F6F73" w:rsidRPr="00BB7F4B">
        <w:rPr>
          <w:rFonts w:eastAsia="Arial" w:cs="Arial"/>
          <w:szCs w:val="19"/>
          <w:lang w:val="en-US"/>
        </w:rPr>
        <w:t xml:space="preserve"> for the IgG test</w:t>
      </w:r>
      <w:r w:rsidRPr="00BB7F4B">
        <w:rPr>
          <w:rFonts w:eastAsia="Arial" w:cs="Arial"/>
          <w:szCs w:val="19"/>
        </w:rPr>
        <w:t>.</w:t>
      </w:r>
    </w:p>
    <w:p w14:paraId="414FFB24" w14:textId="77777777" w:rsidR="00997D07" w:rsidRPr="00BB7F4B" w:rsidRDefault="00997D07" w:rsidP="002D070E">
      <w:pPr>
        <w:tabs>
          <w:tab w:val="left" w:pos="43"/>
          <w:tab w:val="left" w:pos="284"/>
        </w:tabs>
        <w:ind w:hanging="2"/>
        <w:jc w:val="both"/>
        <w:rPr>
          <w:rFonts w:eastAsia="Arial" w:cs="Arial"/>
          <w:szCs w:val="19"/>
        </w:rPr>
      </w:pPr>
    </w:p>
    <w:p w14:paraId="0BC11A7C" w14:textId="65054494" w:rsidR="001B49BE" w:rsidRPr="00BB7F4B" w:rsidRDefault="00997D07" w:rsidP="002D070E">
      <w:pPr>
        <w:tabs>
          <w:tab w:val="left" w:pos="43"/>
          <w:tab w:val="left" w:pos="284"/>
        </w:tabs>
        <w:ind w:hanging="2"/>
        <w:jc w:val="both"/>
        <w:rPr>
          <w:rFonts w:eastAsia="Arial" w:cs="Arial"/>
          <w:szCs w:val="19"/>
        </w:rPr>
      </w:pPr>
      <w:r w:rsidRPr="00BB7F4B">
        <w:rPr>
          <w:rFonts w:eastAsia="Arial" w:cs="Arial"/>
          <w:szCs w:val="19"/>
        </w:rPr>
        <w:t>Confidence intervals for test-adjusted estimates are Lang-Reiczigel intervals,</w:t>
      </w:r>
      <w:r w:rsidR="00203314" w:rsidRPr="00BB7F4B">
        <w:rPr>
          <w:rFonts w:eastAsia="Arial" w:cs="Arial"/>
          <w:szCs w:val="19"/>
        </w:rPr>
        <w:fldChar w:fldCharType="begin"/>
      </w:r>
      <w:r w:rsidR="00203314" w:rsidRPr="00BB7F4B">
        <w:rPr>
          <w:rFonts w:eastAsia="Arial" w:cs="Arial"/>
          <w:szCs w:val="19"/>
        </w:rPr>
        <w:instrText xml:space="preserve"> ADDIN ZOTERO_ITEM CSL_CITATION {"citationID":"Ty4dzGYl","properties":{"formattedCitation":"\\super 12\\nosupersub{}","plainCitation":"12","noteIndex":0},"citationItems":[{"id":52,"uris":["http://zotero.org/users/6990598/items/LJVSH9LL"],"uri":["http://zotero.org/users/6990598/items/LJVSH9LL"],"itemData":{"id":52,"type":"article-journal","container-title":"Preventive Veterinary Medicine","DOI":"10.1016/j.prevetmed.2013.09.015","ISSN":"01675877","issue":"1","journalAbbreviation":"Preventive Veterinary Medicine","language":"en","page":"13-22","source":"DOI.org (Crossref)","title":"Confidence limits for prevalence of disease adjusted for estimated sensitivity and specificity","volume":"113","author":[{"family":"Lang","given":"Zsolt"},{"family":"Reiczigel","given":"Jenő"}],"issued":{"date-parts":[["2014",1]]}}}],"schema":"https://github.com/citation-style-language/schema/raw/master/csl-citation.json"} </w:instrText>
      </w:r>
      <w:r w:rsidR="00203314" w:rsidRPr="00BB7F4B">
        <w:rPr>
          <w:rFonts w:eastAsia="Arial" w:cs="Arial"/>
          <w:szCs w:val="19"/>
        </w:rPr>
        <w:fldChar w:fldCharType="separate"/>
      </w:r>
      <w:r w:rsidR="00203314" w:rsidRPr="00BB7F4B">
        <w:rPr>
          <w:rFonts w:cs="Open Sans"/>
          <w:szCs w:val="19"/>
          <w:vertAlign w:val="superscript"/>
        </w:rPr>
        <w:t>12</w:t>
      </w:r>
      <w:r w:rsidR="00203314" w:rsidRPr="00BB7F4B">
        <w:rPr>
          <w:rFonts w:eastAsia="Arial" w:cs="Arial"/>
          <w:szCs w:val="19"/>
        </w:rPr>
        <w:fldChar w:fldCharType="end"/>
      </w:r>
      <w:r w:rsidRPr="00BB7F4B">
        <w:rPr>
          <w:rFonts w:eastAsia="Arial" w:cs="Arial"/>
          <w:szCs w:val="19"/>
        </w:rPr>
        <w:t xml:space="preserve"> which </w:t>
      </w:r>
      <w:r w:rsidRPr="00BB7F4B">
        <w:rPr>
          <w:rFonts w:eastAsia="Arial" w:cs="Arial"/>
          <w:szCs w:val="19"/>
          <w:lang w:val="en-US"/>
        </w:rPr>
        <w:t>take into account the sample size</w:t>
      </w:r>
      <w:r w:rsidRPr="00BB7F4B">
        <w:rPr>
          <w:rFonts w:eastAsia="Arial" w:cs="Arial"/>
          <w:szCs w:val="19"/>
        </w:rPr>
        <w:t xml:space="preserve"> </w:t>
      </w:r>
      <w:r w:rsidRPr="00BB7F4B">
        <w:rPr>
          <w:rFonts w:eastAsia="Arial" w:cs="Arial"/>
          <w:szCs w:val="19"/>
          <w:lang w:val="en-US"/>
        </w:rPr>
        <w:t xml:space="preserve">of the antibody </w:t>
      </w:r>
      <w:r w:rsidRPr="00BB7F4B">
        <w:rPr>
          <w:rFonts w:eastAsia="Arial" w:cs="Arial"/>
          <w:szCs w:val="19"/>
        </w:rPr>
        <w:t xml:space="preserve">test validation study. Other confidence intervals </w:t>
      </w:r>
      <w:r w:rsidRPr="00BB7F4B">
        <w:rPr>
          <w:rFonts w:eastAsia="Arial" w:cs="Arial"/>
          <w:szCs w:val="19"/>
          <w:lang w:val="en-US"/>
        </w:rPr>
        <w:t xml:space="preserve">for prevalences </w:t>
      </w:r>
      <w:r w:rsidRPr="00BB7F4B">
        <w:rPr>
          <w:rFonts w:eastAsia="Arial" w:cs="Arial"/>
          <w:szCs w:val="19"/>
        </w:rPr>
        <w:t>are Wilson</w:t>
      </w:r>
      <w:r w:rsidRPr="00BB7F4B">
        <w:rPr>
          <w:rFonts w:eastAsia="Arial" w:cs="Arial"/>
          <w:szCs w:val="19"/>
          <w:lang w:val="en-US"/>
        </w:rPr>
        <w:t xml:space="preserve"> score</w:t>
      </w:r>
      <w:r w:rsidRPr="00BB7F4B">
        <w:rPr>
          <w:rFonts w:eastAsia="Arial" w:cs="Arial"/>
          <w:szCs w:val="19"/>
        </w:rPr>
        <w:t xml:space="preserve"> intervals</w:t>
      </w:r>
      <w:r w:rsidR="00B24FCA" w:rsidRPr="00BB7F4B">
        <w:rPr>
          <w:rFonts w:eastAsia="Arial" w:cs="Arial"/>
          <w:szCs w:val="19"/>
          <w:lang w:val="en-US"/>
        </w:rPr>
        <w:t>.</w:t>
      </w:r>
    </w:p>
    <w:p w14:paraId="79AC05CA" w14:textId="77777777" w:rsidR="00861DD8" w:rsidRPr="00BB7F4B" w:rsidRDefault="00861DD8" w:rsidP="002D070E">
      <w:pPr>
        <w:tabs>
          <w:tab w:val="left" w:pos="43"/>
          <w:tab w:val="left" w:pos="284"/>
        </w:tabs>
        <w:jc w:val="both"/>
        <w:rPr>
          <w:rFonts w:eastAsia="Arial" w:cs="Arial"/>
          <w:szCs w:val="19"/>
        </w:rPr>
      </w:pPr>
    </w:p>
    <w:p w14:paraId="2A7B176A" w14:textId="6CA944FC" w:rsidR="00861DD8" w:rsidRDefault="00AD24A5" w:rsidP="002D070E">
      <w:pPr>
        <w:pStyle w:val="Heading3"/>
        <w:jc w:val="both"/>
        <w:rPr>
          <w:lang w:val="en-US"/>
        </w:rPr>
      </w:pPr>
      <w:bookmarkStart w:id="251" w:name="_Toc62137287"/>
      <w:r>
        <w:rPr>
          <w:lang w:val="en-US"/>
        </w:rPr>
        <w:t>Risk factor analysis</w:t>
      </w:r>
      <w:bookmarkEnd w:id="251"/>
    </w:p>
    <w:p w14:paraId="34C86FCF" w14:textId="77777777" w:rsidR="00BB7F4B" w:rsidRPr="00BB7F4B" w:rsidRDefault="00BB7F4B" w:rsidP="002D070E">
      <w:pPr>
        <w:jc w:val="both"/>
        <w:rPr>
          <w:szCs w:val="19"/>
          <w:lang w:val="en-US"/>
        </w:rPr>
      </w:pPr>
    </w:p>
    <w:p w14:paraId="2F759997" w14:textId="433A2D70" w:rsidR="00C60588" w:rsidRPr="00BB7F4B" w:rsidRDefault="00FA5535" w:rsidP="002D070E">
      <w:pPr>
        <w:tabs>
          <w:tab w:val="left" w:pos="43"/>
          <w:tab w:val="left" w:pos="284"/>
        </w:tabs>
        <w:ind w:left="-2"/>
        <w:jc w:val="both"/>
        <w:rPr>
          <w:rFonts w:eastAsia="Arial" w:cs="Arial"/>
          <w:szCs w:val="19"/>
        </w:rPr>
      </w:pPr>
      <w:bookmarkStart w:id="252" w:name="OLE_LINK136"/>
      <w:bookmarkStart w:id="253" w:name="OLE_LINK141"/>
      <w:r w:rsidRPr="00BB7F4B">
        <w:rPr>
          <w:rFonts w:eastAsia="Arial" w:cs="Arial"/>
          <w:szCs w:val="19"/>
        </w:rPr>
        <w:t>F</w:t>
      </w:r>
      <w:r w:rsidR="00AF5F50" w:rsidRPr="00BB7F4B">
        <w:rPr>
          <w:rFonts w:eastAsia="Arial" w:cs="Arial"/>
          <w:szCs w:val="19"/>
        </w:rPr>
        <w:t xml:space="preserve">or </w:t>
      </w:r>
      <w:r w:rsidR="00D1457B" w:rsidRPr="00BB7F4B">
        <w:rPr>
          <w:rFonts w:eastAsia="Arial" w:cs="Arial"/>
          <w:szCs w:val="19"/>
        </w:rPr>
        <w:t>seropositivity</w:t>
      </w:r>
      <w:r w:rsidR="00AF5F50" w:rsidRPr="00BB7F4B">
        <w:rPr>
          <w:rFonts w:eastAsia="Arial" w:cs="Arial"/>
          <w:szCs w:val="19"/>
        </w:rPr>
        <w:t xml:space="preserve"> risk factor analysis</w:t>
      </w:r>
      <w:r w:rsidRPr="00BB7F4B">
        <w:rPr>
          <w:rFonts w:eastAsia="Arial" w:cs="Arial"/>
          <w:szCs w:val="19"/>
        </w:rPr>
        <w:t xml:space="preserve">, we used logistic models with household random effects </w:t>
      </w:r>
      <w:r w:rsidR="005A3770" w:rsidRPr="00BB7F4B">
        <w:rPr>
          <w:rFonts w:eastAsia="Arial" w:cs="Arial"/>
          <w:szCs w:val="19"/>
        </w:rPr>
        <w:t xml:space="preserve">to </w:t>
      </w:r>
      <w:r w:rsidR="005A0C5A" w:rsidRPr="00BB7F4B">
        <w:rPr>
          <w:rFonts w:eastAsia="Arial" w:cs="Arial"/>
          <w:szCs w:val="19"/>
        </w:rPr>
        <w:t xml:space="preserve">account for </w:t>
      </w:r>
      <w:r w:rsidR="00BF27E7" w:rsidRPr="00BB7F4B">
        <w:rPr>
          <w:rFonts w:eastAsia="Arial" w:cs="Arial"/>
          <w:szCs w:val="19"/>
        </w:rPr>
        <w:t xml:space="preserve">within-household clustering. </w:t>
      </w:r>
      <w:r w:rsidR="00E86D32" w:rsidRPr="00BB7F4B">
        <w:rPr>
          <w:rFonts w:eastAsia="Arial" w:cs="Arial"/>
          <w:szCs w:val="19"/>
        </w:rPr>
        <w:t>In the logistic models, t</w:t>
      </w:r>
      <w:r w:rsidR="00CF236B" w:rsidRPr="00BB7F4B">
        <w:rPr>
          <w:rFonts w:eastAsia="Arial" w:cs="Arial"/>
          <w:szCs w:val="19"/>
        </w:rPr>
        <w:t>he following prospective risk factors were analysed</w:t>
      </w:r>
      <w:bookmarkStart w:id="254" w:name="OLE_LINK64"/>
      <w:bookmarkStart w:id="255" w:name="OLE_LINK67"/>
      <w:r w:rsidR="00CF236B" w:rsidRPr="00BB7F4B">
        <w:rPr>
          <w:rFonts w:eastAsia="Arial" w:cs="Arial"/>
          <w:szCs w:val="19"/>
        </w:rPr>
        <w:t>: sex, age, education, BMI group, occupation, contact with an international traveller since March 1st, contact with a suspected or confirmed COVID case since March 1st, presence of comorbidities (combining hypertension, respiratory illness, diabetes, tuberculosis, HIV, cardiovascular illness and “other illnesses”</w:t>
      </w:r>
      <w:r w:rsidR="00B35163" w:rsidRPr="00BB7F4B">
        <w:rPr>
          <w:rFonts w:eastAsia="Arial" w:cs="Arial"/>
          <w:szCs w:val="19"/>
        </w:rPr>
        <w:t xml:space="preserve"> </w:t>
      </w:r>
      <w:r w:rsidR="00CF236B" w:rsidRPr="00BB7F4B">
        <w:rPr>
          <w:rFonts w:eastAsia="Arial" w:cs="Arial"/>
          <w:szCs w:val="19"/>
        </w:rPr>
        <w:t xml:space="preserve">which were not explicitly listed in questionnaire), whether or not the respondent is the breadwinner, adherence to social distancing rules, location of the household (one of nine health zones), number of household members, and whether or not there are children in the household. </w:t>
      </w:r>
      <w:bookmarkEnd w:id="254"/>
      <w:bookmarkEnd w:id="255"/>
      <w:r w:rsidR="00A52607" w:rsidRPr="00BB7F4B">
        <w:rPr>
          <w:rFonts w:eastAsia="Arial" w:cs="Arial"/>
          <w:szCs w:val="19"/>
        </w:rPr>
        <w:t xml:space="preserve">Each </w:t>
      </w:r>
      <w:r w:rsidR="00C60588" w:rsidRPr="00BB7F4B">
        <w:rPr>
          <w:rFonts w:eastAsia="Arial" w:cs="Arial"/>
          <w:szCs w:val="19"/>
        </w:rPr>
        <w:t>variable</w:t>
      </w:r>
      <w:r w:rsidR="009B35F6" w:rsidRPr="00BB7F4B">
        <w:rPr>
          <w:rFonts w:eastAsia="Arial" w:cs="Arial"/>
          <w:szCs w:val="19"/>
        </w:rPr>
        <w:t xml:space="preserve"> </w:t>
      </w:r>
      <w:r w:rsidR="00893701" w:rsidRPr="00BB7F4B">
        <w:rPr>
          <w:rFonts w:eastAsia="Arial" w:cs="Arial"/>
          <w:szCs w:val="19"/>
        </w:rPr>
        <w:t xml:space="preserve">was </w:t>
      </w:r>
      <w:r w:rsidR="007E1517" w:rsidRPr="00BB7F4B">
        <w:rPr>
          <w:rFonts w:eastAsia="Arial" w:cs="Arial"/>
          <w:szCs w:val="19"/>
        </w:rPr>
        <w:t xml:space="preserve">first </w:t>
      </w:r>
      <w:r w:rsidR="00791846" w:rsidRPr="00BB7F4B">
        <w:rPr>
          <w:rFonts w:eastAsia="Arial" w:cs="Arial"/>
          <w:szCs w:val="19"/>
        </w:rPr>
        <w:t>analysed in a univariate model</w:t>
      </w:r>
      <w:r w:rsidR="007E1517" w:rsidRPr="00BB7F4B">
        <w:rPr>
          <w:rFonts w:eastAsia="Arial" w:cs="Arial"/>
          <w:szCs w:val="19"/>
        </w:rPr>
        <w:t>.</w:t>
      </w:r>
      <w:r w:rsidR="0086139D" w:rsidRPr="00BB7F4B">
        <w:rPr>
          <w:rFonts w:eastAsia="Arial" w:cs="Arial"/>
          <w:szCs w:val="19"/>
        </w:rPr>
        <w:t xml:space="preserve"> </w:t>
      </w:r>
      <w:r w:rsidR="002D309C">
        <w:rPr>
          <w:rFonts w:eastAsia="Arial" w:cs="Arial"/>
          <w:szCs w:val="19"/>
        </w:rPr>
        <w:t xml:space="preserve">Then </w:t>
      </w:r>
      <w:r w:rsidR="00C21A25" w:rsidRPr="00BB7F4B">
        <w:rPr>
          <w:rFonts w:eastAsia="Arial" w:cs="Arial"/>
          <w:szCs w:val="19"/>
        </w:rPr>
        <w:t>v</w:t>
      </w:r>
      <w:r w:rsidR="0086139D" w:rsidRPr="00BB7F4B">
        <w:rPr>
          <w:rFonts w:eastAsia="Arial" w:cs="Arial"/>
          <w:szCs w:val="19"/>
        </w:rPr>
        <w:t>ariables</w:t>
      </w:r>
      <w:r w:rsidR="007E1517" w:rsidRPr="00BB7F4B">
        <w:rPr>
          <w:rFonts w:eastAsia="Arial" w:cs="Arial"/>
          <w:szCs w:val="19"/>
        </w:rPr>
        <w:t xml:space="preserve"> </w:t>
      </w:r>
      <w:r w:rsidR="00C60588" w:rsidRPr="00BB7F4B">
        <w:rPr>
          <w:rFonts w:eastAsia="Arial" w:cs="Arial"/>
          <w:szCs w:val="19"/>
        </w:rPr>
        <w:t>with p &lt; 0.10 for at least one factor leve</w:t>
      </w:r>
      <w:r w:rsidR="006D5C40" w:rsidRPr="00BB7F4B">
        <w:rPr>
          <w:rFonts w:eastAsia="Arial" w:cs="Arial"/>
          <w:szCs w:val="19"/>
        </w:rPr>
        <w:t>l</w:t>
      </w:r>
      <w:r w:rsidR="00C60588" w:rsidRPr="00BB7F4B">
        <w:rPr>
          <w:rFonts w:eastAsia="Arial" w:cs="Arial"/>
          <w:szCs w:val="19"/>
        </w:rPr>
        <w:t xml:space="preserve"> </w:t>
      </w:r>
      <w:r w:rsidR="00D073B0" w:rsidRPr="00BB7F4B">
        <w:rPr>
          <w:rFonts w:eastAsia="Arial" w:cs="Arial"/>
          <w:szCs w:val="19"/>
        </w:rPr>
        <w:t xml:space="preserve">were </w:t>
      </w:r>
      <w:r w:rsidR="002D309C" w:rsidRPr="00BB7F4B">
        <w:rPr>
          <w:rFonts w:eastAsia="Arial" w:cs="Arial"/>
          <w:szCs w:val="19"/>
        </w:rPr>
        <w:t>entered into the multivariable analysis</w:t>
      </w:r>
      <w:r w:rsidR="002D309C">
        <w:rPr>
          <w:rFonts w:eastAsia="Arial" w:cs="Arial"/>
          <w:szCs w:val="19"/>
        </w:rPr>
        <w:t xml:space="preserve">. All such variables are </w:t>
      </w:r>
      <w:r w:rsidR="00C21A25" w:rsidRPr="00BB7F4B">
        <w:rPr>
          <w:rFonts w:eastAsia="Arial" w:cs="Arial"/>
          <w:szCs w:val="19"/>
        </w:rPr>
        <w:t>shown</w:t>
      </w:r>
      <w:r w:rsidR="00146167" w:rsidRPr="00BB7F4B">
        <w:rPr>
          <w:rFonts w:eastAsia="Arial" w:cs="Arial"/>
          <w:szCs w:val="19"/>
        </w:rPr>
        <w:t xml:space="preserve"> in </w:t>
      </w:r>
      <w:r w:rsidR="00C60588" w:rsidRPr="00BB7F4B">
        <w:rPr>
          <w:rFonts w:eastAsia="Arial" w:cs="Arial"/>
          <w:szCs w:val="19"/>
        </w:rPr>
        <w:t>the</w:t>
      </w:r>
      <w:r w:rsidR="00F265C9" w:rsidRPr="00BB7F4B">
        <w:rPr>
          <w:rFonts w:eastAsia="Arial" w:cs="Arial"/>
          <w:szCs w:val="19"/>
        </w:rPr>
        <w:t xml:space="preserve"> regression</w:t>
      </w:r>
      <w:r w:rsidR="00C60588" w:rsidRPr="00BB7F4B">
        <w:rPr>
          <w:rFonts w:eastAsia="Arial" w:cs="Arial"/>
          <w:szCs w:val="19"/>
        </w:rPr>
        <w:t xml:space="preserve"> tables. </w:t>
      </w:r>
    </w:p>
    <w:bookmarkEnd w:id="252"/>
    <w:bookmarkEnd w:id="253"/>
    <w:p w14:paraId="55D95755" w14:textId="77777777" w:rsidR="00CF236B" w:rsidRPr="00BB7F4B" w:rsidRDefault="00CF236B" w:rsidP="002D070E">
      <w:pPr>
        <w:tabs>
          <w:tab w:val="left" w:pos="43"/>
          <w:tab w:val="left" w:pos="284"/>
        </w:tabs>
        <w:jc w:val="both"/>
        <w:rPr>
          <w:rFonts w:eastAsia="Arial" w:cs="Arial"/>
          <w:szCs w:val="19"/>
        </w:rPr>
      </w:pPr>
    </w:p>
    <w:p w14:paraId="3C94B1DF" w14:textId="59278B4B" w:rsidR="00030D5A" w:rsidRPr="00BB7F4B" w:rsidRDefault="002D29E6" w:rsidP="002D070E">
      <w:pPr>
        <w:tabs>
          <w:tab w:val="left" w:pos="43"/>
          <w:tab w:val="left" w:pos="284"/>
        </w:tabs>
        <w:ind w:hanging="2"/>
        <w:jc w:val="both"/>
        <w:rPr>
          <w:rFonts w:eastAsia="Arial" w:cs="Arial"/>
          <w:szCs w:val="19"/>
        </w:rPr>
      </w:pPr>
      <w:r w:rsidRPr="00BB7F4B">
        <w:rPr>
          <w:rFonts w:eastAsia="Arial" w:cs="Arial"/>
          <w:szCs w:val="19"/>
        </w:rPr>
        <w:t xml:space="preserve">We used a simple logistic regression model </w:t>
      </w:r>
      <w:r w:rsidR="004528C0" w:rsidRPr="00BB7F4B">
        <w:rPr>
          <w:rFonts w:eastAsia="Arial" w:cs="Arial"/>
          <w:szCs w:val="19"/>
        </w:rPr>
        <w:t xml:space="preserve">to analyse </w:t>
      </w:r>
      <w:r w:rsidR="007D2964" w:rsidRPr="00BB7F4B">
        <w:rPr>
          <w:rFonts w:eastAsia="Arial" w:cs="Arial"/>
          <w:szCs w:val="19"/>
        </w:rPr>
        <w:t xml:space="preserve">risk factors </w:t>
      </w:r>
      <w:r w:rsidR="00B5653F" w:rsidRPr="00BB7F4B">
        <w:rPr>
          <w:rFonts w:eastAsia="Arial" w:cs="Arial"/>
          <w:szCs w:val="19"/>
        </w:rPr>
        <w:t>for symptomatic COVID-19</w:t>
      </w:r>
      <w:r w:rsidR="0026247E" w:rsidRPr="00BB7F4B">
        <w:rPr>
          <w:rFonts w:eastAsia="Arial" w:cs="Arial"/>
          <w:szCs w:val="19"/>
        </w:rPr>
        <w:t xml:space="preserve"> among those who were seropositive. </w:t>
      </w:r>
      <w:r w:rsidR="000C6EB5" w:rsidRPr="00BB7F4B">
        <w:rPr>
          <w:rFonts w:eastAsia="Arial" w:cs="Arial"/>
          <w:szCs w:val="19"/>
        </w:rPr>
        <w:t>R</w:t>
      </w:r>
      <w:r w:rsidR="00D95815" w:rsidRPr="00BB7F4B">
        <w:rPr>
          <w:rFonts w:eastAsia="Arial" w:cs="Arial"/>
          <w:szCs w:val="19"/>
        </w:rPr>
        <w:t xml:space="preserve">espondents with </w:t>
      </w:r>
      <w:r w:rsidR="00F91A83" w:rsidRPr="00BB7F4B">
        <w:rPr>
          <w:rFonts w:eastAsia="Arial" w:cs="Arial"/>
          <w:szCs w:val="19"/>
        </w:rPr>
        <w:t>s</w:t>
      </w:r>
      <w:r w:rsidR="000E3676" w:rsidRPr="00BB7F4B">
        <w:rPr>
          <w:rFonts w:eastAsia="Arial" w:cs="Arial"/>
          <w:szCs w:val="19"/>
        </w:rPr>
        <w:t>ympt</w:t>
      </w:r>
      <w:r w:rsidR="00D10D73" w:rsidRPr="00BB7F4B">
        <w:rPr>
          <w:rFonts w:eastAsia="Arial" w:cs="Arial"/>
          <w:szCs w:val="19"/>
        </w:rPr>
        <w:t>omatic COVID-19</w:t>
      </w:r>
      <w:r w:rsidR="00D95815" w:rsidRPr="00BB7F4B">
        <w:rPr>
          <w:rFonts w:eastAsia="Arial" w:cs="Arial"/>
          <w:szCs w:val="19"/>
        </w:rPr>
        <w:t xml:space="preserve"> were </w:t>
      </w:r>
      <w:r w:rsidR="007A5564" w:rsidRPr="00BB7F4B">
        <w:rPr>
          <w:rFonts w:eastAsia="Arial" w:cs="Arial"/>
          <w:szCs w:val="19"/>
        </w:rPr>
        <w:t xml:space="preserve">taken to be </w:t>
      </w:r>
      <w:r w:rsidR="00D95815" w:rsidRPr="00BB7F4B">
        <w:rPr>
          <w:rFonts w:eastAsia="Arial" w:cs="Arial"/>
          <w:szCs w:val="19"/>
        </w:rPr>
        <w:t xml:space="preserve">those who </w:t>
      </w:r>
      <w:r w:rsidR="006761EA" w:rsidRPr="00BB7F4B">
        <w:rPr>
          <w:rFonts w:eastAsia="Arial" w:cs="Arial"/>
          <w:szCs w:val="19"/>
        </w:rPr>
        <w:t xml:space="preserve">tested positive </w:t>
      </w:r>
      <w:r w:rsidR="00F42E93" w:rsidRPr="00BB7F4B">
        <w:rPr>
          <w:rFonts w:eastAsia="Arial" w:cs="Arial"/>
          <w:szCs w:val="19"/>
        </w:rPr>
        <w:t xml:space="preserve">for </w:t>
      </w:r>
      <w:r w:rsidR="00D1696E" w:rsidRPr="00BB7F4B">
        <w:rPr>
          <w:rFonts w:eastAsia="Arial" w:cs="Arial"/>
          <w:szCs w:val="19"/>
        </w:rPr>
        <w:t xml:space="preserve">IgG or IgM </w:t>
      </w:r>
      <w:r w:rsidR="008C50DC" w:rsidRPr="00BB7F4B">
        <w:rPr>
          <w:rFonts w:eastAsia="Arial" w:cs="Arial"/>
          <w:szCs w:val="19"/>
        </w:rPr>
        <w:t>antibodies</w:t>
      </w:r>
      <w:r w:rsidR="00CF45EF" w:rsidRPr="00BB7F4B">
        <w:rPr>
          <w:rFonts w:eastAsia="Arial" w:cs="Arial"/>
          <w:szCs w:val="19"/>
        </w:rPr>
        <w:t xml:space="preserve"> </w:t>
      </w:r>
      <w:r w:rsidR="00D1696E" w:rsidRPr="00BB7F4B">
        <w:rPr>
          <w:rFonts w:eastAsia="Arial" w:cs="Arial"/>
          <w:szCs w:val="19"/>
        </w:rPr>
        <w:t>and</w:t>
      </w:r>
      <w:r w:rsidR="001C0682" w:rsidRPr="00BB7F4B">
        <w:rPr>
          <w:rFonts w:eastAsia="Arial" w:cs="Arial"/>
          <w:szCs w:val="19"/>
        </w:rPr>
        <w:t xml:space="preserve"> who</w:t>
      </w:r>
      <w:r w:rsidR="00030D5A" w:rsidRPr="00BB7F4B">
        <w:rPr>
          <w:rFonts w:eastAsia="Arial" w:cs="Arial"/>
          <w:szCs w:val="19"/>
        </w:rPr>
        <w:t xml:space="preserve"> experienced</w:t>
      </w:r>
      <w:r w:rsidR="005651BB" w:rsidRPr="00BB7F4B">
        <w:rPr>
          <w:rFonts w:eastAsia="Arial" w:cs="Arial"/>
          <w:szCs w:val="19"/>
        </w:rPr>
        <w:t xml:space="preserve"> </w:t>
      </w:r>
      <w:r w:rsidR="00C26C82" w:rsidRPr="00BB7F4B">
        <w:rPr>
          <w:rFonts w:eastAsia="Arial" w:cs="Arial"/>
          <w:szCs w:val="19"/>
        </w:rPr>
        <w:t xml:space="preserve">COVID-suspect </w:t>
      </w:r>
      <w:r w:rsidR="003F7F39" w:rsidRPr="00BB7F4B">
        <w:rPr>
          <w:rFonts w:eastAsia="Arial" w:cs="Arial"/>
          <w:szCs w:val="19"/>
        </w:rPr>
        <w:t xml:space="preserve">symptoms </w:t>
      </w:r>
      <w:r w:rsidR="00CF45EF" w:rsidRPr="00BB7F4B">
        <w:rPr>
          <w:rFonts w:eastAsia="Arial" w:cs="Arial"/>
          <w:szCs w:val="19"/>
        </w:rPr>
        <w:t>since March 1st</w:t>
      </w:r>
      <w:r w:rsidR="00D610C6" w:rsidRPr="00BB7F4B">
        <w:rPr>
          <w:rFonts w:eastAsia="Arial" w:cs="Arial"/>
          <w:szCs w:val="19"/>
        </w:rPr>
        <w:t>, 202</w:t>
      </w:r>
      <w:r w:rsidR="001E5636" w:rsidRPr="00BB7F4B">
        <w:rPr>
          <w:rFonts w:eastAsia="Arial" w:cs="Arial"/>
          <w:szCs w:val="19"/>
        </w:rPr>
        <w:t>0</w:t>
      </w:r>
      <w:r w:rsidR="009007A1" w:rsidRPr="00BB7F4B">
        <w:rPr>
          <w:rFonts w:eastAsia="Arial" w:cs="Arial"/>
          <w:szCs w:val="19"/>
        </w:rPr>
        <w:t xml:space="preserve">. </w:t>
      </w:r>
      <w:r w:rsidR="003B5869" w:rsidRPr="00BB7F4B">
        <w:rPr>
          <w:rFonts w:eastAsia="Arial" w:cs="Arial"/>
          <w:szCs w:val="19"/>
        </w:rPr>
        <w:t xml:space="preserve">COVID-suspect symptoms </w:t>
      </w:r>
      <w:r w:rsidR="00CB6E2C" w:rsidRPr="00BB7F4B">
        <w:rPr>
          <w:rFonts w:eastAsia="Arial" w:cs="Arial"/>
          <w:szCs w:val="19"/>
        </w:rPr>
        <w:t>were</w:t>
      </w:r>
      <w:r w:rsidR="0020200F" w:rsidRPr="00BB7F4B">
        <w:rPr>
          <w:rFonts w:eastAsia="Arial" w:cs="Arial"/>
          <w:szCs w:val="19"/>
        </w:rPr>
        <w:t xml:space="preserve"> defined, following WHO </w:t>
      </w:r>
      <w:r w:rsidR="004447CE" w:rsidRPr="00BB7F4B">
        <w:rPr>
          <w:rFonts w:eastAsia="Arial" w:cs="Arial"/>
          <w:szCs w:val="19"/>
        </w:rPr>
        <w:t>guidelines</w:t>
      </w:r>
      <w:r w:rsidR="004447CE" w:rsidRPr="00BB7F4B">
        <w:rPr>
          <w:rFonts w:eastAsia="Arial" w:cs="Arial"/>
          <w:szCs w:val="19"/>
        </w:rPr>
        <w:fldChar w:fldCharType="begin"/>
      </w:r>
      <w:r w:rsidR="004447CE" w:rsidRPr="00BB7F4B">
        <w:rPr>
          <w:rFonts w:eastAsia="Arial" w:cs="Arial"/>
          <w:szCs w:val="19"/>
        </w:rPr>
        <w:instrText xml:space="preserve"> ADDIN ZOTERO_ITEM CSL_CITATION {"citationID":"m2M4FZnX","properties":{"formattedCitation":"\\super 13\\nosupersub{}","plainCitation":"13","noteIndex":0},"citationItems":[{"id":60,"uris":["http://zotero.org/users/6990598/items/QTH8Q7KA"],"uri":["http://zotero.org/users/6990598/items/QTH8Q7KA"],"itemData":{"id":60,"type":"article-journal","abstract":"11 p.","language":"fr","note":"Accepted: 2020-08-20T05:33:46Z\nnumber: WHO/2019-nCoV/SurveillanceGuidance/2020.7\npublisher: Organisation mondiale de la Santé","source":"apps.who.int","title":"Surveillance de la santé publique dans le contexte de la COVID-19 : orientations provisoires, 7 août 2020","title-short":"Surveillance de la santé publique dans le contexte de la COVID-19","URL":"https://apps.who.int/iris/handle/10665/333903","author":[{"family":"Santé","given":"Organisation","dropping-particle":"mondiale de la"}],"accessed":{"date-parts":[["2020",12,29]]},"issued":{"date-parts":[["2020"]]}}}],"schema":"https://github.com/citation-style-language/schema/raw/master/csl-citation.json"} </w:instrText>
      </w:r>
      <w:r w:rsidR="004447CE" w:rsidRPr="00BB7F4B">
        <w:rPr>
          <w:rFonts w:eastAsia="Arial" w:cs="Arial"/>
          <w:szCs w:val="19"/>
        </w:rPr>
        <w:fldChar w:fldCharType="separate"/>
      </w:r>
      <w:r w:rsidR="004447CE" w:rsidRPr="00BB7F4B">
        <w:rPr>
          <w:rFonts w:cs="Open Sans"/>
          <w:szCs w:val="19"/>
          <w:vertAlign w:val="superscript"/>
        </w:rPr>
        <w:t>13</w:t>
      </w:r>
      <w:r w:rsidR="004447CE" w:rsidRPr="00BB7F4B">
        <w:rPr>
          <w:rFonts w:eastAsia="Arial" w:cs="Arial"/>
          <w:szCs w:val="19"/>
        </w:rPr>
        <w:fldChar w:fldCharType="end"/>
      </w:r>
      <w:r w:rsidR="004447CE" w:rsidRPr="00BB7F4B">
        <w:rPr>
          <w:rFonts w:eastAsia="Arial" w:cs="Arial"/>
          <w:szCs w:val="19"/>
        </w:rPr>
        <w:t>,</w:t>
      </w:r>
      <w:r w:rsidR="0020200F" w:rsidRPr="00BB7F4B">
        <w:rPr>
          <w:rFonts w:eastAsia="Arial" w:cs="Arial"/>
          <w:szCs w:val="19"/>
        </w:rPr>
        <w:t xml:space="preserve"> as</w:t>
      </w:r>
      <w:r w:rsidR="004447CE" w:rsidRPr="00BB7F4B">
        <w:rPr>
          <w:rFonts w:eastAsia="Arial" w:cs="Arial"/>
          <w:szCs w:val="19"/>
        </w:rPr>
        <w:t>:</w:t>
      </w:r>
    </w:p>
    <w:p w14:paraId="3B1C759F" w14:textId="77777777" w:rsidR="00C51A64" w:rsidRPr="00BB7F4B" w:rsidRDefault="00C51A64" w:rsidP="002D070E">
      <w:pPr>
        <w:tabs>
          <w:tab w:val="left" w:pos="43"/>
          <w:tab w:val="left" w:pos="284"/>
        </w:tabs>
        <w:jc w:val="both"/>
        <w:rPr>
          <w:rFonts w:eastAsia="Arial" w:cs="Arial"/>
          <w:szCs w:val="19"/>
        </w:rPr>
      </w:pPr>
    </w:p>
    <w:p w14:paraId="2A8A3452" w14:textId="40D044D6" w:rsidR="00030D5A" w:rsidRPr="00BB7F4B" w:rsidRDefault="00030D5A" w:rsidP="002D070E">
      <w:pPr>
        <w:pStyle w:val="ListParagraph"/>
        <w:numPr>
          <w:ilvl w:val="0"/>
          <w:numId w:val="16"/>
        </w:numPr>
        <w:tabs>
          <w:tab w:val="left" w:pos="43"/>
          <w:tab w:val="left" w:pos="284"/>
        </w:tabs>
        <w:jc w:val="both"/>
        <w:rPr>
          <w:rFonts w:eastAsia="Arial" w:cs="Arial"/>
          <w:szCs w:val="19"/>
        </w:rPr>
      </w:pPr>
      <w:bookmarkStart w:id="256" w:name="OLE_LINK58"/>
      <w:bookmarkStart w:id="257" w:name="OLE_LINK59"/>
      <w:r w:rsidRPr="00BB7F4B">
        <w:rPr>
          <w:rFonts w:eastAsia="Arial" w:cs="Arial"/>
          <w:szCs w:val="19"/>
          <w:lang w:val="en-US"/>
        </w:rPr>
        <w:t>a</w:t>
      </w:r>
      <w:r w:rsidRPr="00BB7F4B">
        <w:rPr>
          <w:rFonts w:eastAsia="Arial" w:cs="Arial"/>
          <w:szCs w:val="19"/>
        </w:rPr>
        <w:t>nosmia OR ageusia; or</w:t>
      </w:r>
    </w:p>
    <w:p w14:paraId="79EACD32" w14:textId="6B9B41EC" w:rsidR="00030D5A" w:rsidRPr="00BB7F4B" w:rsidRDefault="00030D5A" w:rsidP="002D070E">
      <w:pPr>
        <w:pStyle w:val="ListParagraph"/>
        <w:numPr>
          <w:ilvl w:val="0"/>
          <w:numId w:val="16"/>
        </w:numPr>
        <w:tabs>
          <w:tab w:val="left" w:pos="43"/>
          <w:tab w:val="left" w:pos="284"/>
        </w:tabs>
        <w:jc w:val="both"/>
        <w:rPr>
          <w:rFonts w:eastAsia="Arial" w:cs="Arial"/>
          <w:szCs w:val="19"/>
        </w:rPr>
      </w:pPr>
      <w:r w:rsidRPr="00BB7F4B">
        <w:rPr>
          <w:rFonts w:eastAsia="Arial" w:cs="Arial"/>
          <w:szCs w:val="19"/>
          <w:lang w:val="en-US"/>
        </w:rPr>
        <w:t>c</w:t>
      </w:r>
      <w:r w:rsidRPr="00BB7F4B">
        <w:rPr>
          <w:rFonts w:eastAsia="Arial" w:cs="Arial"/>
          <w:szCs w:val="19"/>
        </w:rPr>
        <w:t>ough AND fever; or </w:t>
      </w:r>
    </w:p>
    <w:p w14:paraId="13CF74D6" w14:textId="37BA844D" w:rsidR="00030D5A" w:rsidRPr="00BB7F4B" w:rsidRDefault="00030D5A" w:rsidP="002D070E">
      <w:pPr>
        <w:pStyle w:val="ListParagraph"/>
        <w:numPr>
          <w:ilvl w:val="0"/>
          <w:numId w:val="16"/>
        </w:numPr>
        <w:tabs>
          <w:tab w:val="left" w:pos="43"/>
          <w:tab w:val="left" w:pos="284"/>
        </w:tabs>
        <w:jc w:val="both"/>
        <w:rPr>
          <w:rFonts w:eastAsia="Arial" w:cs="Arial"/>
          <w:szCs w:val="19"/>
        </w:rPr>
      </w:pPr>
      <w:r w:rsidRPr="00BB7F4B">
        <w:rPr>
          <w:rFonts w:eastAsia="Arial" w:cs="Arial"/>
          <w:szCs w:val="19"/>
          <w:lang w:val="en-US"/>
        </w:rPr>
        <w:t>a</w:t>
      </w:r>
      <w:r w:rsidRPr="00BB7F4B">
        <w:rPr>
          <w:rFonts w:eastAsia="Arial" w:cs="Arial"/>
          <w:szCs w:val="19"/>
        </w:rPr>
        <w:t>t least THREE of cough, fever, fatigue, headache, muscle pain, sore throat, runny/stuffy nose, shortness of breath, nausea</w:t>
      </w:r>
      <w:r w:rsidR="000827D6" w:rsidRPr="00BB7F4B">
        <w:rPr>
          <w:rFonts w:eastAsia="Arial" w:cs="Arial"/>
          <w:szCs w:val="19"/>
          <w:lang w:val="en-US"/>
        </w:rPr>
        <w:t xml:space="preserve">, </w:t>
      </w:r>
      <w:r w:rsidRPr="00BB7F4B">
        <w:rPr>
          <w:rFonts w:eastAsia="Arial" w:cs="Arial"/>
          <w:szCs w:val="19"/>
        </w:rPr>
        <w:t>diarrhoea. </w:t>
      </w:r>
    </w:p>
    <w:bookmarkEnd w:id="256"/>
    <w:bookmarkEnd w:id="257"/>
    <w:p w14:paraId="592D8A95" w14:textId="432A6DCA" w:rsidR="005A011A" w:rsidRPr="00BB7F4B" w:rsidRDefault="005A011A" w:rsidP="002D070E">
      <w:pPr>
        <w:tabs>
          <w:tab w:val="left" w:pos="43"/>
          <w:tab w:val="left" w:pos="284"/>
        </w:tabs>
        <w:jc w:val="both"/>
        <w:rPr>
          <w:rFonts w:eastAsia="Arial" w:cs="Arial"/>
          <w:szCs w:val="19"/>
        </w:rPr>
      </w:pPr>
    </w:p>
    <w:p w14:paraId="1FA40347" w14:textId="164D09F3" w:rsidR="00CA7281" w:rsidRPr="00BB7F4B" w:rsidRDefault="001E3F7B" w:rsidP="002D070E">
      <w:pPr>
        <w:tabs>
          <w:tab w:val="left" w:pos="43"/>
          <w:tab w:val="left" w:pos="284"/>
        </w:tabs>
        <w:ind w:hanging="2"/>
        <w:jc w:val="both"/>
        <w:rPr>
          <w:rFonts w:eastAsia="Arial" w:cs="Arial"/>
          <w:szCs w:val="19"/>
        </w:rPr>
      </w:pPr>
      <w:r w:rsidRPr="00BB7F4B">
        <w:rPr>
          <w:rFonts w:eastAsia="Arial" w:cs="Arial"/>
          <w:szCs w:val="19"/>
        </w:rPr>
        <w:t>Based on clinical justification, we identified the following as p</w:t>
      </w:r>
      <w:r w:rsidR="00604490" w:rsidRPr="00BB7F4B">
        <w:rPr>
          <w:rFonts w:eastAsia="Arial" w:cs="Arial"/>
          <w:szCs w:val="19"/>
        </w:rPr>
        <w:t>otential risk factors for symptomatic COVID-19</w:t>
      </w:r>
      <w:r w:rsidR="00326A05" w:rsidRPr="00BB7F4B">
        <w:rPr>
          <w:rFonts w:eastAsia="Arial" w:cs="Arial"/>
          <w:szCs w:val="19"/>
        </w:rPr>
        <w:t xml:space="preserve">: </w:t>
      </w:r>
      <w:bookmarkStart w:id="258" w:name="OLE_LINK86"/>
      <w:bookmarkStart w:id="259" w:name="OLE_LINK87"/>
      <w:bookmarkStart w:id="260" w:name="OLE_LINK74"/>
      <w:bookmarkStart w:id="261" w:name="OLE_LINK75"/>
      <w:r w:rsidR="00604490" w:rsidRPr="00BB7F4B">
        <w:rPr>
          <w:rFonts w:eastAsia="Arial" w:cs="Arial"/>
          <w:szCs w:val="19"/>
        </w:rPr>
        <w:t xml:space="preserve">sex, age, BMI group, pregnancy, smoking habit, hypertension, respiratory illness and diabetes. </w:t>
      </w:r>
      <w:bookmarkStart w:id="262" w:name="OLE_LINK142"/>
      <w:bookmarkStart w:id="263" w:name="OLE_LINK145"/>
      <w:bookmarkEnd w:id="258"/>
      <w:bookmarkEnd w:id="259"/>
      <w:r w:rsidR="00FE696F" w:rsidRPr="00BB7F4B">
        <w:rPr>
          <w:rFonts w:eastAsia="Arial" w:cs="Arial"/>
          <w:szCs w:val="19"/>
        </w:rPr>
        <w:t xml:space="preserve">We used the same procedure </w:t>
      </w:r>
      <w:r w:rsidR="00E52D84" w:rsidRPr="00BB7F4B">
        <w:rPr>
          <w:rFonts w:eastAsia="Arial" w:cs="Arial"/>
          <w:szCs w:val="19"/>
        </w:rPr>
        <w:t xml:space="preserve">as with the seropositivity regressions to </w:t>
      </w:r>
      <w:r w:rsidR="00B9372D" w:rsidRPr="00BB7F4B">
        <w:rPr>
          <w:rFonts w:eastAsia="Arial" w:cs="Arial"/>
          <w:szCs w:val="19"/>
        </w:rPr>
        <w:t xml:space="preserve">select </w:t>
      </w:r>
      <w:r w:rsidR="00EF3AD2" w:rsidRPr="00BB7F4B">
        <w:rPr>
          <w:rFonts w:eastAsia="Arial" w:cs="Arial"/>
          <w:szCs w:val="19"/>
        </w:rPr>
        <w:t xml:space="preserve">significant variables. </w:t>
      </w:r>
      <w:bookmarkEnd w:id="262"/>
      <w:bookmarkEnd w:id="263"/>
    </w:p>
    <w:p w14:paraId="3EA8425F" w14:textId="58071AEA" w:rsidR="007A46D3" w:rsidRPr="00BB7F4B" w:rsidRDefault="007A46D3" w:rsidP="002D070E">
      <w:pPr>
        <w:tabs>
          <w:tab w:val="left" w:pos="43"/>
          <w:tab w:val="left" w:pos="284"/>
        </w:tabs>
        <w:ind w:hanging="2"/>
        <w:jc w:val="both"/>
        <w:rPr>
          <w:rFonts w:eastAsia="Arial" w:cs="Arial"/>
          <w:szCs w:val="19"/>
        </w:rPr>
      </w:pPr>
    </w:p>
    <w:p w14:paraId="076A3FA0" w14:textId="158C11A6" w:rsidR="003320A4" w:rsidRPr="00BB7F4B" w:rsidRDefault="007A46D3" w:rsidP="002D070E">
      <w:pPr>
        <w:tabs>
          <w:tab w:val="left" w:pos="43"/>
          <w:tab w:val="left" w:pos="284"/>
        </w:tabs>
        <w:ind w:left="-2"/>
        <w:jc w:val="both"/>
        <w:rPr>
          <w:rFonts w:eastAsia="Arial" w:cs="Arial"/>
          <w:szCs w:val="19"/>
        </w:rPr>
      </w:pPr>
      <w:r w:rsidRPr="00BB7F4B">
        <w:rPr>
          <w:rFonts w:eastAsia="Arial" w:cs="Arial"/>
          <w:szCs w:val="19"/>
        </w:rPr>
        <w:t xml:space="preserve">To </w:t>
      </w:r>
      <w:r w:rsidR="003320A4" w:rsidRPr="00BB7F4B">
        <w:rPr>
          <w:rFonts w:eastAsia="Arial" w:cs="Arial"/>
          <w:szCs w:val="19"/>
        </w:rPr>
        <w:t xml:space="preserve">analyse </w:t>
      </w:r>
      <w:r w:rsidRPr="00BB7F4B">
        <w:rPr>
          <w:rFonts w:eastAsia="Arial" w:cs="Arial"/>
          <w:szCs w:val="19"/>
        </w:rPr>
        <w:t xml:space="preserve">the </w:t>
      </w:r>
      <w:r w:rsidR="00B94E1F" w:rsidRPr="00BB7F4B">
        <w:rPr>
          <w:rFonts w:eastAsia="Arial" w:cs="Arial"/>
          <w:szCs w:val="19"/>
        </w:rPr>
        <w:t xml:space="preserve">determinants of </w:t>
      </w:r>
      <w:r w:rsidR="003320A4" w:rsidRPr="00BB7F4B">
        <w:rPr>
          <w:rFonts w:eastAsia="Arial" w:cs="Arial"/>
          <w:szCs w:val="19"/>
        </w:rPr>
        <w:t xml:space="preserve">formal healthcare utilization, </w:t>
      </w:r>
      <w:r w:rsidR="008C70B3" w:rsidRPr="00BB7F4B">
        <w:rPr>
          <w:rFonts w:eastAsia="Arial" w:cs="Arial"/>
          <w:szCs w:val="19"/>
        </w:rPr>
        <w:t xml:space="preserve">we also used logistic models with household random effects. The following prospective risk factors were analysed: sex, age, fear of stigma from COVID diagnosis, </w:t>
      </w:r>
      <w:bookmarkStart w:id="264" w:name="OLE_LINK158"/>
      <w:bookmarkStart w:id="265" w:name="OLE_LINK159"/>
      <w:r w:rsidR="008C70B3" w:rsidRPr="00BB7F4B">
        <w:rPr>
          <w:rFonts w:eastAsia="Arial" w:cs="Arial"/>
          <w:szCs w:val="19"/>
        </w:rPr>
        <w:t>income decrease during the pandemic, stated difficulty in paying for medical costs, stated difficulty in traveling to healthcare centres, and stated belief that healthcare centres are dangerous due to COVID-19.</w:t>
      </w:r>
      <w:bookmarkEnd w:id="264"/>
      <w:bookmarkEnd w:id="265"/>
      <w:r w:rsidR="008C70B3" w:rsidRPr="00BB7F4B">
        <w:rPr>
          <w:rFonts w:eastAsia="Arial" w:cs="Arial"/>
          <w:szCs w:val="19"/>
        </w:rPr>
        <w:t xml:space="preserve">  </w:t>
      </w:r>
      <w:r w:rsidR="00665BE1" w:rsidRPr="00BB7F4B">
        <w:rPr>
          <w:rFonts w:eastAsia="Arial" w:cs="Arial"/>
          <w:szCs w:val="19"/>
        </w:rPr>
        <w:t>We repeated the same procedure as above to select significant variables.</w:t>
      </w:r>
    </w:p>
    <w:bookmarkEnd w:id="260"/>
    <w:bookmarkEnd w:id="261"/>
    <w:p w14:paraId="03F686F7" w14:textId="77777777" w:rsidR="00B41DDD" w:rsidRPr="00BB7F4B" w:rsidRDefault="00B41DDD" w:rsidP="002D070E">
      <w:pPr>
        <w:tabs>
          <w:tab w:val="left" w:pos="43"/>
          <w:tab w:val="left" w:pos="284"/>
        </w:tabs>
        <w:jc w:val="both"/>
        <w:rPr>
          <w:rFonts w:eastAsia="Arial" w:cs="Arial"/>
          <w:szCs w:val="19"/>
        </w:rPr>
      </w:pPr>
    </w:p>
    <w:p w14:paraId="7C95E39C" w14:textId="240CF700" w:rsidR="006F4E6D" w:rsidRPr="00BB7F4B" w:rsidRDefault="00DC4642" w:rsidP="002D070E">
      <w:pPr>
        <w:tabs>
          <w:tab w:val="left" w:pos="43"/>
          <w:tab w:val="left" w:pos="284"/>
        </w:tabs>
        <w:ind w:hanging="2"/>
        <w:jc w:val="both"/>
        <w:rPr>
          <w:rFonts w:eastAsia="Arial" w:cs="Arial"/>
          <w:szCs w:val="19"/>
        </w:rPr>
      </w:pPr>
      <w:r w:rsidRPr="00BB7F4B">
        <w:rPr>
          <w:rFonts w:eastAsia="Arial" w:cs="Arial"/>
          <w:szCs w:val="19"/>
        </w:rPr>
        <w:t>For all regression</w:t>
      </w:r>
      <w:r w:rsidR="00F6231A" w:rsidRPr="00BB7F4B">
        <w:rPr>
          <w:rFonts w:eastAsia="Arial" w:cs="Arial"/>
          <w:szCs w:val="19"/>
        </w:rPr>
        <w:t xml:space="preserve"> analyses</w:t>
      </w:r>
      <w:r w:rsidR="00E8204D" w:rsidRPr="00BB7F4B">
        <w:rPr>
          <w:rFonts w:eastAsia="Arial" w:cs="Arial"/>
          <w:szCs w:val="19"/>
        </w:rPr>
        <w:t>,</w:t>
      </w:r>
      <w:r w:rsidR="004C4CB7" w:rsidRPr="00BB7F4B">
        <w:rPr>
          <w:rFonts w:eastAsia="Arial" w:cs="Arial"/>
          <w:szCs w:val="19"/>
        </w:rPr>
        <w:t xml:space="preserve"> </w:t>
      </w:r>
      <w:r w:rsidR="00E8204D" w:rsidRPr="00BB7F4B">
        <w:rPr>
          <w:rFonts w:eastAsia="Arial" w:cs="Arial"/>
          <w:szCs w:val="19"/>
        </w:rPr>
        <w:t>a</w:t>
      </w:r>
      <w:r w:rsidR="006F4E6D" w:rsidRPr="00BB7F4B">
        <w:rPr>
          <w:rFonts w:eastAsia="Arial" w:cs="Arial"/>
          <w:szCs w:val="19"/>
        </w:rPr>
        <w:t>ge and sex were included as controls in all models, even when their effects</w:t>
      </w:r>
      <w:r w:rsidR="00D33BEA" w:rsidRPr="00BB7F4B">
        <w:rPr>
          <w:rFonts w:eastAsia="Arial" w:cs="Arial"/>
          <w:szCs w:val="19"/>
        </w:rPr>
        <w:t xml:space="preserve"> were not significant</w:t>
      </w:r>
      <w:r w:rsidR="00EE3644" w:rsidRPr="00BB7F4B">
        <w:rPr>
          <w:rFonts w:eastAsia="Arial" w:cs="Arial"/>
          <w:szCs w:val="19"/>
        </w:rPr>
        <w:t xml:space="preserve"> in the univariate analysis.</w:t>
      </w:r>
    </w:p>
    <w:p w14:paraId="71E7B5DF" w14:textId="77777777" w:rsidR="00E768EB" w:rsidRPr="00BB7F4B" w:rsidRDefault="00E768EB" w:rsidP="002D070E">
      <w:pPr>
        <w:tabs>
          <w:tab w:val="left" w:pos="43"/>
          <w:tab w:val="left" w:pos="284"/>
        </w:tabs>
        <w:jc w:val="both"/>
        <w:rPr>
          <w:rFonts w:eastAsia="Arial" w:cs="Arial"/>
          <w:szCs w:val="19"/>
        </w:rPr>
      </w:pPr>
    </w:p>
    <w:p w14:paraId="7FEBA5BA" w14:textId="6233930B" w:rsidR="0077427E" w:rsidRPr="00BB7F4B" w:rsidRDefault="00E8204D" w:rsidP="002D070E">
      <w:pPr>
        <w:tabs>
          <w:tab w:val="left" w:pos="43"/>
          <w:tab w:val="left" w:pos="284"/>
        </w:tabs>
        <w:ind w:hanging="2"/>
        <w:jc w:val="both"/>
        <w:rPr>
          <w:rFonts w:eastAsia="Arial" w:cs="Arial"/>
          <w:szCs w:val="19"/>
        </w:rPr>
      </w:pPr>
      <w:r w:rsidRPr="00BB7F4B">
        <w:rPr>
          <w:rFonts w:eastAsia="Arial" w:cs="Arial"/>
          <w:szCs w:val="19"/>
        </w:rPr>
        <w:t xml:space="preserve">Some </w:t>
      </w:r>
      <w:r w:rsidR="00F806FF" w:rsidRPr="00BB7F4B">
        <w:rPr>
          <w:rFonts w:eastAsia="Arial" w:cs="Arial"/>
          <w:szCs w:val="19"/>
        </w:rPr>
        <w:t xml:space="preserve">factors </w:t>
      </w:r>
      <w:r w:rsidR="00DA7A3B" w:rsidRPr="00BB7F4B">
        <w:rPr>
          <w:rFonts w:eastAsia="Arial" w:cs="Arial"/>
          <w:szCs w:val="19"/>
        </w:rPr>
        <w:t xml:space="preserve">analysed were </w:t>
      </w:r>
      <w:r w:rsidR="00156B1E" w:rsidRPr="00BB7F4B">
        <w:rPr>
          <w:rFonts w:eastAsia="Arial" w:cs="Arial"/>
          <w:szCs w:val="19"/>
        </w:rPr>
        <w:t xml:space="preserve">individual-level </w:t>
      </w:r>
      <w:r w:rsidR="00B84320" w:rsidRPr="00BB7F4B">
        <w:rPr>
          <w:rFonts w:eastAsia="Arial" w:cs="Arial"/>
          <w:szCs w:val="19"/>
        </w:rPr>
        <w:t xml:space="preserve">variables, and others were household-level variables. </w:t>
      </w:r>
      <w:r w:rsidR="0056780D" w:rsidRPr="00BB7F4B">
        <w:rPr>
          <w:rFonts w:eastAsia="Arial" w:cs="Arial"/>
          <w:szCs w:val="19"/>
        </w:rPr>
        <w:t>The h</w:t>
      </w:r>
      <w:r w:rsidR="0077427E" w:rsidRPr="00BB7F4B">
        <w:rPr>
          <w:rFonts w:eastAsia="Arial" w:cs="Arial"/>
          <w:szCs w:val="19"/>
        </w:rPr>
        <w:t xml:space="preserve">ousehold-level </w:t>
      </w:r>
      <w:r w:rsidR="007D123C" w:rsidRPr="00BB7F4B">
        <w:rPr>
          <w:rFonts w:eastAsia="Arial" w:cs="Arial"/>
          <w:szCs w:val="19"/>
        </w:rPr>
        <w:t>variables</w:t>
      </w:r>
      <w:r w:rsidR="0077427E" w:rsidRPr="00BB7F4B">
        <w:rPr>
          <w:rFonts w:eastAsia="Arial" w:cs="Arial"/>
          <w:szCs w:val="19"/>
        </w:rPr>
        <w:t xml:space="preserve"> were based on the answers of household </w:t>
      </w:r>
      <w:r w:rsidR="00653E5B" w:rsidRPr="00BB7F4B">
        <w:rPr>
          <w:rFonts w:eastAsia="Arial" w:cs="Arial"/>
          <w:szCs w:val="19"/>
        </w:rPr>
        <w:t>“</w:t>
      </w:r>
      <w:r w:rsidR="0077427E" w:rsidRPr="00BB7F4B">
        <w:rPr>
          <w:rFonts w:eastAsia="Arial" w:cs="Arial"/>
          <w:szCs w:val="19"/>
        </w:rPr>
        <w:t>representatives</w:t>
      </w:r>
      <w:r w:rsidR="00653E5B" w:rsidRPr="00BB7F4B">
        <w:rPr>
          <w:rFonts w:eastAsia="Arial" w:cs="Arial"/>
          <w:szCs w:val="19"/>
        </w:rPr>
        <w:t>”</w:t>
      </w:r>
      <w:r w:rsidR="0077427E" w:rsidRPr="00BB7F4B">
        <w:rPr>
          <w:rFonts w:eastAsia="Arial" w:cs="Arial"/>
          <w:szCs w:val="19"/>
        </w:rPr>
        <w:t xml:space="preserve">. The household representative was taken to be: </w:t>
      </w:r>
    </w:p>
    <w:p w14:paraId="573378F9" w14:textId="77777777" w:rsidR="00855554" w:rsidRPr="00BB7F4B" w:rsidRDefault="00855554" w:rsidP="002D070E">
      <w:pPr>
        <w:tabs>
          <w:tab w:val="left" w:pos="43"/>
          <w:tab w:val="left" w:pos="284"/>
        </w:tabs>
        <w:ind w:hanging="2"/>
        <w:jc w:val="both"/>
        <w:rPr>
          <w:rFonts w:eastAsia="Arial" w:cs="Arial"/>
          <w:szCs w:val="19"/>
        </w:rPr>
      </w:pPr>
    </w:p>
    <w:p w14:paraId="0E41BB6C" w14:textId="50867DAD" w:rsidR="0077427E" w:rsidRPr="00BB7F4B" w:rsidRDefault="0077427E" w:rsidP="002D070E">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tabs>
          <w:tab w:val="left" w:pos="43"/>
          <w:tab w:val="left" w:pos="284"/>
        </w:tabs>
        <w:jc w:val="both"/>
        <w:rPr>
          <w:rFonts w:eastAsia="Arial" w:cs="Arial"/>
          <w:szCs w:val="19"/>
        </w:rPr>
      </w:pPr>
      <w:r w:rsidRPr="00BB7F4B">
        <w:rPr>
          <w:rFonts w:cs="Arial"/>
          <w:color w:val="222222"/>
          <w:szCs w:val="19"/>
        </w:rPr>
        <w:t>the </w:t>
      </w:r>
      <w:r w:rsidRPr="00BB7F4B">
        <w:rPr>
          <w:rStyle w:val="il"/>
          <w:rFonts w:cs="Arial"/>
          <w:color w:val="222222"/>
          <w:szCs w:val="19"/>
        </w:rPr>
        <w:t>first</w:t>
      </w:r>
      <w:r w:rsidRPr="00BB7F4B">
        <w:rPr>
          <w:rFonts w:cs="Arial"/>
          <w:color w:val="222222"/>
          <w:szCs w:val="19"/>
        </w:rPr>
        <w:t> interviewed</w:t>
      </w:r>
      <w:r w:rsidR="009F4134" w:rsidRPr="00BB7F4B">
        <w:rPr>
          <w:rFonts w:cs="Arial"/>
          <w:color w:val="222222"/>
          <w:szCs w:val="19"/>
        </w:rPr>
        <w:t xml:space="preserve"> adult</w:t>
      </w:r>
      <w:r w:rsidR="0077693F" w:rsidRPr="00BB7F4B">
        <w:rPr>
          <w:rFonts w:cs="Arial"/>
          <w:color w:val="222222"/>
          <w:szCs w:val="19"/>
        </w:rPr>
        <w:t xml:space="preserve"> </w:t>
      </w:r>
      <w:r w:rsidR="008A7DA2" w:rsidRPr="00BB7F4B">
        <w:rPr>
          <w:rFonts w:cs="Arial"/>
          <w:color w:val="222222"/>
          <w:szCs w:val="19"/>
        </w:rPr>
        <w:t>(</w:t>
      </w:r>
      <w:r w:rsidR="00CB04F4" w:rsidRPr="00BB7F4B">
        <w:rPr>
          <w:rFonts w:cs="Arial"/>
          <w:color w:val="222222"/>
          <w:szCs w:val="19"/>
        </w:rPr>
        <w:t xml:space="preserve">18 </w:t>
      </w:r>
      <w:proofErr w:type="gramStart"/>
      <w:r w:rsidR="00CB04F4" w:rsidRPr="00BB7F4B">
        <w:rPr>
          <w:rFonts w:cs="Arial"/>
          <w:color w:val="222222"/>
          <w:szCs w:val="19"/>
        </w:rPr>
        <w:t xml:space="preserve">+ </w:t>
      </w:r>
      <w:r w:rsidR="008A7DA2" w:rsidRPr="00BB7F4B">
        <w:rPr>
          <w:rFonts w:cs="Arial"/>
          <w:color w:val="222222"/>
          <w:szCs w:val="19"/>
        </w:rPr>
        <w:t>)</w:t>
      </w:r>
      <w:proofErr w:type="gramEnd"/>
      <w:r w:rsidR="00134BDE" w:rsidRPr="00BB7F4B">
        <w:rPr>
          <w:rFonts w:cs="Arial"/>
          <w:color w:val="222222"/>
          <w:szCs w:val="19"/>
        </w:rPr>
        <w:t xml:space="preserve"> </w:t>
      </w:r>
      <w:r w:rsidR="00291BF4" w:rsidRPr="00BB7F4B">
        <w:rPr>
          <w:rFonts w:cs="Arial"/>
          <w:color w:val="222222"/>
          <w:szCs w:val="19"/>
        </w:rPr>
        <w:t>who</w:t>
      </w:r>
      <w:r w:rsidR="00C06C9E" w:rsidRPr="00BB7F4B">
        <w:rPr>
          <w:rFonts w:cs="Arial"/>
          <w:color w:val="222222"/>
          <w:szCs w:val="19"/>
        </w:rPr>
        <w:t xml:space="preserve"> self-identified as the household head</w:t>
      </w:r>
      <w:r w:rsidR="00E56AE1" w:rsidRPr="00BB7F4B">
        <w:rPr>
          <w:rFonts w:cs="Arial"/>
          <w:color w:val="222222"/>
          <w:szCs w:val="19"/>
        </w:rPr>
        <w:t xml:space="preserve"> (“Chef du menage”)</w:t>
      </w:r>
      <w:r w:rsidRPr="00BB7F4B">
        <w:rPr>
          <w:rFonts w:cs="Arial"/>
          <w:color w:val="222222"/>
          <w:szCs w:val="19"/>
        </w:rPr>
        <w:t xml:space="preserve">; and, if no head </w:t>
      </w:r>
      <w:r w:rsidR="00447978" w:rsidRPr="00BB7F4B">
        <w:rPr>
          <w:rFonts w:cs="Arial"/>
          <w:color w:val="222222"/>
          <w:szCs w:val="19"/>
        </w:rPr>
        <w:t>was</w:t>
      </w:r>
      <w:r w:rsidRPr="00BB7F4B">
        <w:rPr>
          <w:rFonts w:cs="Arial"/>
          <w:color w:val="222222"/>
          <w:szCs w:val="19"/>
        </w:rPr>
        <w:t xml:space="preserve"> present,</w:t>
      </w:r>
    </w:p>
    <w:p w14:paraId="0ABFD29D" w14:textId="7C25A2F9" w:rsidR="0077427E" w:rsidRPr="00BB7F4B" w:rsidRDefault="0077427E" w:rsidP="00585C8D">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tabs>
          <w:tab w:val="left" w:pos="43"/>
          <w:tab w:val="left" w:pos="284"/>
        </w:tabs>
        <w:rPr>
          <w:rFonts w:eastAsia="Arial" w:cs="Arial"/>
          <w:szCs w:val="19"/>
        </w:rPr>
      </w:pPr>
      <w:r w:rsidRPr="00BB7F4B">
        <w:rPr>
          <w:rFonts w:cs="Arial"/>
          <w:color w:val="222222"/>
          <w:szCs w:val="19"/>
        </w:rPr>
        <w:lastRenderedPageBreak/>
        <w:t>the </w:t>
      </w:r>
      <w:r w:rsidRPr="00BB7F4B">
        <w:rPr>
          <w:rStyle w:val="il"/>
          <w:rFonts w:cs="Arial"/>
          <w:color w:val="222222"/>
          <w:szCs w:val="19"/>
        </w:rPr>
        <w:t>first</w:t>
      </w:r>
      <w:r w:rsidRPr="00BB7F4B">
        <w:rPr>
          <w:rFonts w:cs="Arial"/>
          <w:color w:val="222222"/>
          <w:szCs w:val="19"/>
        </w:rPr>
        <w:t> interviewed </w:t>
      </w:r>
      <w:r w:rsidRPr="00BB7F4B">
        <w:rPr>
          <w:rStyle w:val="il"/>
          <w:rFonts w:cs="Arial"/>
          <w:color w:val="222222"/>
          <w:szCs w:val="19"/>
        </w:rPr>
        <w:t>adult</w:t>
      </w:r>
    </w:p>
    <w:p w14:paraId="7BFF833C" w14:textId="77777777" w:rsidR="0077427E" w:rsidRPr="00BB7F4B" w:rsidRDefault="0077427E" w:rsidP="00585C8D">
      <w:pPr>
        <w:tabs>
          <w:tab w:val="left" w:pos="43"/>
          <w:tab w:val="left" w:pos="284"/>
        </w:tabs>
        <w:rPr>
          <w:rFonts w:eastAsia="Arial" w:cs="Arial"/>
          <w:szCs w:val="19"/>
        </w:rPr>
      </w:pPr>
    </w:p>
    <w:p w14:paraId="1737F03D" w14:textId="6E74FEE8" w:rsidR="00E91DD4" w:rsidRPr="00BB7F4B" w:rsidRDefault="0077427E" w:rsidP="002D070E">
      <w:pPr>
        <w:tabs>
          <w:tab w:val="left" w:pos="43"/>
          <w:tab w:val="left" w:pos="284"/>
        </w:tabs>
        <w:jc w:val="both"/>
        <w:rPr>
          <w:rFonts w:eastAsia="Arial" w:cs="Arial"/>
          <w:szCs w:val="19"/>
        </w:rPr>
      </w:pPr>
      <w:r w:rsidRPr="00BB7F4B">
        <w:rPr>
          <w:rFonts w:eastAsia="Arial" w:cs="Arial"/>
          <w:szCs w:val="19"/>
        </w:rPr>
        <w:t xml:space="preserve">Data were processed and </w:t>
      </w:r>
      <w:r w:rsidR="00DC10AD" w:rsidRPr="00BB7F4B">
        <w:rPr>
          <w:rFonts w:eastAsia="Arial" w:cs="Arial"/>
          <w:szCs w:val="19"/>
        </w:rPr>
        <w:t>analysed</w:t>
      </w:r>
      <w:r w:rsidRPr="00BB7F4B">
        <w:rPr>
          <w:rFonts w:eastAsia="Arial" w:cs="Arial"/>
          <w:szCs w:val="19"/>
        </w:rPr>
        <w:t xml:space="preserve"> using R version </w:t>
      </w:r>
      <w:r w:rsidR="00F737A5" w:rsidRPr="00BB7F4B">
        <w:rPr>
          <w:rFonts w:eastAsia="Arial" w:cs="Arial"/>
          <w:szCs w:val="19"/>
        </w:rPr>
        <w:t>4.0.2</w:t>
      </w:r>
      <w:r w:rsidRPr="00BB7F4B">
        <w:rPr>
          <w:rFonts w:eastAsia="Arial" w:cs="Arial"/>
          <w:szCs w:val="19"/>
        </w:rPr>
        <w:t xml:space="preserve"> and RStudio. </w:t>
      </w:r>
      <w:r w:rsidR="002C0BA2" w:rsidRPr="00BB7F4B">
        <w:rPr>
          <w:rFonts w:eastAsia="Arial" w:cs="Arial"/>
          <w:szCs w:val="19"/>
        </w:rPr>
        <w:t xml:space="preserve">Key packages used </w:t>
      </w:r>
      <w:r w:rsidR="003A0148" w:rsidRPr="00BB7F4B">
        <w:rPr>
          <w:rFonts w:eastAsia="Arial" w:cs="Arial"/>
          <w:szCs w:val="19"/>
        </w:rPr>
        <w:t>include</w:t>
      </w:r>
      <w:r w:rsidR="004F6016" w:rsidRPr="00BB7F4B">
        <w:rPr>
          <w:rFonts w:eastAsia="Arial" w:cs="Arial"/>
          <w:szCs w:val="19"/>
        </w:rPr>
        <w:t>d</w:t>
      </w:r>
      <w:r w:rsidR="003A0148" w:rsidRPr="00BB7F4B">
        <w:rPr>
          <w:rFonts w:eastAsia="Arial" w:cs="Arial"/>
          <w:szCs w:val="19"/>
        </w:rPr>
        <w:t xml:space="preserve"> </w:t>
      </w:r>
      <w:r w:rsidR="00B24FCA" w:rsidRPr="00BB7F4B">
        <w:rPr>
          <w:rFonts w:eastAsia="Arial" w:cs="Arial"/>
          <w:i/>
          <w:iCs/>
          <w:szCs w:val="19"/>
        </w:rPr>
        <w:t>lme4</w:t>
      </w:r>
      <w:r w:rsidR="00B24FCA" w:rsidRPr="00BB7F4B">
        <w:rPr>
          <w:rFonts w:eastAsia="Arial" w:cs="Arial"/>
          <w:szCs w:val="19"/>
        </w:rPr>
        <w:t xml:space="preserve"> for</w:t>
      </w:r>
      <w:r w:rsidR="003602B1" w:rsidRPr="00BB7F4B">
        <w:rPr>
          <w:rFonts w:eastAsia="Arial" w:cs="Arial"/>
          <w:szCs w:val="19"/>
        </w:rPr>
        <w:t xml:space="preserve"> model fitting</w:t>
      </w:r>
      <w:r w:rsidR="00CC5CE3" w:rsidRPr="00BB7F4B">
        <w:rPr>
          <w:rFonts w:eastAsia="Arial" w:cs="Arial"/>
          <w:szCs w:val="19"/>
        </w:rPr>
        <w:fldChar w:fldCharType="begin"/>
      </w:r>
      <w:r w:rsidR="00CC5CE3" w:rsidRPr="00BB7F4B">
        <w:rPr>
          <w:rFonts w:eastAsia="Arial" w:cs="Arial"/>
          <w:szCs w:val="19"/>
        </w:rPr>
        <w:instrText xml:space="preserve"> ADDIN ZOTERO_ITEM CSL_CITATION {"citationID":"AKHFog92","properties":{"formattedCitation":"\\super 14\\nosupersub{}","plainCitation":"14","noteIndex":0},"citationItems":[{"id":63,"uris":["http://zotero.org/users/6990598/items/YXBEMPVA"],"uri":["http://zotero.org/users/6990598/items/YXBEMPVA"],"itemData":{"id":63,"type":"article-journal","container-title":"Journal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2020",12,29]]},"issued":{"date-parts":[["2015"]]}}}],"schema":"https://github.com/citation-style-language/schema/raw/master/csl-citation.json"} </w:instrText>
      </w:r>
      <w:r w:rsidR="00CC5CE3" w:rsidRPr="00BB7F4B">
        <w:rPr>
          <w:rFonts w:eastAsia="Arial" w:cs="Arial"/>
          <w:szCs w:val="19"/>
        </w:rPr>
        <w:fldChar w:fldCharType="separate"/>
      </w:r>
      <w:r w:rsidR="00CC5CE3" w:rsidRPr="00BB7F4B">
        <w:rPr>
          <w:rFonts w:cs="Open Sans"/>
          <w:szCs w:val="19"/>
          <w:vertAlign w:val="superscript"/>
        </w:rPr>
        <w:t>14</w:t>
      </w:r>
      <w:r w:rsidR="00CC5CE3" w:rsidRPr="00BB7F4B">
        <w:rPr>
          <w:rFonts w:eastAsia="Arial" w:cs="Arial"/>
          <w:szCs w:val="19"/>
        </w:rPr>
        <w:fldChar w:fldCharType="end"/>
      </w:r>
      <w:r w:rsidR="00B24FCA" w:rsidRPr="00BB7F4B">
        <w:rPr>
          <w:rFonts w:eastAsia="Arial" w:cs="Arial"/>
          <w:szCs w:val="19"/>
        </w:rPr>
        <w:t>,</w:t>
      </w:r>
      <w:r w:rsidR="00025368" w:rsidRPr="00BB7F4B">
        <w:rPr>
          <w:rFonts w:eastAsia="Arial" w:cs="Arial"/>
          <w:szCs w:val="19"/>
        </w:rPr>
        <w:t xml:space="preserve"> </w:t>
      </w:r>
      <w:r w:rsidR="00E91DD4" w:rsidRPr="00BB7F4B">
        <w:rPr>
          <w:rFonts w:eastAsia="Arial" w:cs="Arial"/>
          <w:i/>
          <w:iCs/>
          <w:szCs w:val="19"/>
        </w:rPr>
        <w:t>DescTools</w:t>
      </w:r>
      <w:r w:rsidR="00E91DD4" w:rsidRPr="00BB7F4B">
        <w:rPr>
          <w:rFonts w:eastAsia="Arial" w:cs="Arial"/>
          <w:szCs w:val="19"/>
        </w:rPr>
        <w:t xml:space="preserve"> </w:t>
      </w:r>
      <w:r w:rsidR="00E91DD4" w:rsidRPr="00BB7F4B">
        <w:rPr>
          <w:rFonts w:eastAsia="Arial" w:cs="Arial"/>
          <w:szCs w:val="19"/>
          <w:lang w:val="en-US"/>
        </w:rPr>
        <w:t xml:space="preserve">for </w:t>
      </w:r>
      <w:r w:rsidR="00EA1279" w:rsidRPr="00BB7F4B">
        <w:rPr>
          <w:rFonts w:eastAsia="Arial" w:cs="Arial"/>
          <w:szCs w:val="19"/>
          <w:lang w:val="en-US"/>
        </w:rPr>
        <w:t xml:space="preserve">the calculation of </w:t>
      </w:r>
      <w:r w:rsidR="00E91DD4" w:rsidRPr="00BB7F4B">
        <w:rPr>
          <w:rFonts w:eastAsia="Arial" w:cs="Arial"/>
          <w:szCs w:val="19"/>
          <w:lang w:val="en-US"/>
        </w:rPr>
        <w:t>binomial confidence intervals</w:t>
      </w:r>
      <w:r w:rsidR="00E91DD4" w:rsidRPr="00BB7F4B">
        <w:rPr>
          <w:rFonts w:eastAsia="Arial" w:cs="Arial"/>
          <w:szCs w:val="19"/>
        </w:rPr>
        <w:fldChar w:fldCharType="begin"/>
      </w:r>
      <w:r w:rsidR="00CC5CE3" w:rsidRPr="00BB7F4B">
        <w:rPr>
          <w:rFonts w:eastAsia="Arial" w:cs="Arial"/>
          <w:szCs w:val="19"/>
        </w:rPr>
        <w:instrText xml:space="preserve"> ADDIN ZOTERO_ITEM CSL_CITATION {"citationID":"Ld6XIgPU","properties":{"formattedCitation":"\\super 15\\nosupersub{}","plainCitation":"15","noteIndex":0},"citationItems":[{"id":57,"uris":["http://zotero.org/users/6990598/items/3N8JPVTW"],"uri":["http://zotero.org/users/6990598/items/3N8JPVTW"],"itemData":{"id":57,"type":"book","note":"R package version 0.99.39","title":"{DescTools}: Tools for Descriptive Statistics","URL":"https://cran.r-project.org/package=DescTools","author":[{"family":"Andri et mult. al.","given":""}],"issued":{"date-parts":[["2020"]]}}}],"schema":"https://github.com/citation-style-language/schema/raw/master/csl-citation.json"} </w:instrText>
      </w:r>
      <w:r w:rsidR="00E91DD4" w:rsidRPr="00BB7F4B">
        <w:rPr>
          <w:rFonts w:eastAsia="Arial" w:cs="Arial"/>
          <w:szCs w:val="19"/>
        </w:rPr>
        <w:fldChar w:fldCharType="separate"/>
      </w:r>
      <w:r w:rsidR="00CC5CE3" w:rsidRPr="00BB7F4B">
        <w:rPr>
          <w:rFonts w:cs="Open Sans"/>
          <w:szCs w:val="19"/>
          <w:vertAlign w:val="superscript"/>
        </w:rPr>
        <w:t>15</w:t>
      </w:r>
      <w:r w:rsidR="00E91DD4" w:rsidRPr="00BB7F4B">
        <w:rPr>
          <w:rFonts w:eastAsia="Arial" w:cs="Arial"/>
          <w:szCs w:val="19"/>
        </w:rPr>
        <w:fldChar w:fldCharType="end"/>
      </w:r>
      <w:r w:rsidR="00E94456" w:rsidRPr="00BB7F4B">
        <w:rPr>
          <w:rFonts w:eastAsia="Arial" w:cs="Arial"/>
          <w:szCs w:val="19"/>
        </w:rPr>
        <w:t xml:space="preserve"> and the </w:t>
      </w:r>
      <w:bookmarkStart w:id="266" w:name="OLE_LINK47"/>
      <w:bookmarkStart w:id="267" w:name="OLE_LINK50"/>
      <w:r w:rsidR="00E94456" w:rsidRPr="00BB7F4B">
        <w:rPr>
          <w:rFonts w:eastAsia="Arial" w:cs="Arial"/>
          <w:i/>
          <w:iCs/>
          <w:szCs w:val="19"/>
        </w:rPr>
        <w:t>tidyverse</w:t>
      </w:r>
      <w:r w:rsidR="00E94456" w:rsidRPr="00BB7F4B">
        <w:rPr>
          <w:rFonts w:eastAsia="Arial" w:cs="Arial"/>
          <w:szCs w:val="19"/>
        </w:rPr>
        <w:t xml:space="preserve"> </w:t>
      </w:r>
      <w:bookmarkEnd w:id="266"/>
      <w:bookmarkEnd w:id="267"/>
      <w:r w:rsidR="00E94456" w:rsidRPr="00BB7F4B">
        <w:rPr>
          <w:rFonts w:eastAsia="Arial" w:cs="Arial"/>
          <w:szCs w:val="19"/>
        </w:rPr>
        <w:t>packages</w:t>
      </w:r>
      <w:r w:rsidR="00286B06" w:rsidRPr="00BB7F4B">
        <w:rPr>
          <w:rFonts w:eastAsia="Arial" w:cs="Arial"/>
          <w:szCs w:val="19"/>
        </w:rPr>
        <w:fldChar w:fldCharType="begin"/>
      </w:r>
      <w:r w:rsidR="00286B06" w:rsidRPr="00BB7F4B">
        <w:rPr>
          <w:rFonts w:eastAsia="Arial" w:cs="Arial"/>
          <w:szCs w:val="19"/>
        </w:rPr>
        <w:instrText xml:space="preserve"> ADDIN ZOTERO_ITEM CSL_CITATION {"citationID":"MiBf71hs","properties":{"formattedCitation":"\\super 16\\nosupersub{}","plainCitation":"16","noteIndex":0},"citationItems":[{"id":65,"uris":["http://zotero.org/users/6990598/items/JX9E6ADZ"],"uri":["http://zotero.org/users/6990598/items/JX9E6ADZ"],"itemData":{"id":65,"type":"article-journal","container-title":"Journal of Open Source Software","DOI":"10.21105/joss.01686","ISSN":"2475-9066","issue":"43","journalAbbreviation":"JOSS","page":"1686","source":"DOI.org (Crossref)","title":"Welcome to the Tidyverse","volume":"4","author":[{"family":"Wickham","given":"Hadley"},{"family":"Averick","given":"Mara"},{"family":"Bryan","given":"Jennifer"},{"family":"Chang","given":"Winston"},{"family":"McGowan","given":"Lucy"},{"family":"François","given":"Romain"},{"family":"Grolemund","given":"Garrett"},{"family":"Hayes","given":"Alex"},{"family":"Henry","given":"Lionel"},{"family":"Hester","given":"Jim"},{"family":"Kuhn","given":"Max"},{"family":"Pedersen","given":"Thomas"},{"family":"Miller","given":"Evan"},{"family":"Bache","given":"Stephan"},{"family":"Müller","given":"Kirill"},{"family":"Ooms","given":"Jeroen"},{"family":"Robinson","given":"David"},{"family":"Seidel","given":"Dana"},{"family":"Spinu","given":"Vitalie"},{"family":"Takahashi","given":"Kohske"},{"family":"Vaughan","given":"Davis"},{"family":"Wilke","given":"Claus"},{"family":"Woo","given":"Kara"},{"family":"Yutani","given":"Hiroaki"}],"issued":{"date-parts":[["2019",11,21]]}}}],"schema":"https://github.com/citation-style-language/schema/raw/master/csl-citation.json"} </w:instrText>
      </w:r>
      <w:r w:rsidR="00286B06" w:rsidRPr="00BB7F4B">
        <w:rPr>
          <w:rFonts w:eastAsia="Arial" w:cs="Arial"/>
          <w:szCs w:val="19"/>
        </w:rPr>
        <w:fldChar w:fldCharType="separate"/>
      </w:r>
      <w:r w:rsidR="00286B06" w:rsidRPr="00BB7F4B">
        <w:rPr>
          <w:rFonts w:cs="Open Sans"/>
          <w:szCs w:val="19"/>
          <w:vertAlign w:val="superscript"/>
        </w:rPr>
        <w:t>16</w:t>
      </w:r>
      <w:r w:rsidR="00286B06" w:rsidRPr="00BB7F4B">
        <w:rPr>
          <w:rFonts w:eastAsia="Arial" w:cs="Arial"/>
          <w:szCs w:val="19"/>
        </w:rPr>
        <w:fldChar w:fldCharType="end"/>
      </w:r>
      <w:r w:rsidR="00E94456" w:rsidRPr="00BB7F4B">
        <w:rPr>
          <w:rFonts w:eastAsia="Arial" w:cs="Arial"/>
          <w:szCs w:val="19"/>
        </w:rPr>
        <w:t xml:space="preserve"> for data manipulation</w:t>
      </w:r>
      <w:r w:rsidR="00E91DD4" w:rsidRPr="00BB7F4B">
        <w:rPr>
          <w:rFonts w:eastAsia="Arial" w:cs="Arial"/>
          <w:szCs w:val="19"/>
        </w:rPr>
        <w:t xml:space="preserve">. </w:t>
      </w:r>
    </w:p>
    <w:p w14:paraId="41B84F44" w14:textId="77777777" w:rsidR="0077427E" w:rsidRPr="00BB7F4B" w:rsidRDefault="0077427E" w:rsidP="002D070E">
      <w:pPr>
        <w:tabs>
          <w:tab w:val="left" w:pos="43"/>
          <w:tab w:val="left" w:pos="284"/>
        </w:tabs>
        <w:jc w:val="both"/>
        <w:rPr>
          <w:rFonts w:eastAsia="Arial" w:cs="Arial"/>
          <w:szCs w:val="19"/>
        </w:rPr>
      </w:pPr>
    </w:p>
    <w:p w14:paraId="56C5B513" w14:textId="77777777" w:rsidR="0077427E" w:rsidRPr="001E7519" w:rsidRDefault="0077427E" w:rsidP="002D070E">
      <w:pPr>
        <w:pStyle w:val="Heading2"/>
        <w:rPr>
          <w:sz w:val="24"/>
          <w:szCs w:val="23"/>
        </w:rPr>
      </w:pPr>
      <w:bookmarkStart w:id="268" w:name="OLE_LINK26"/>
      <w:bookmarkStart w:id="269" w:name="OLE_LINK27"/>
      <w:bookmarkStart w:id="270" w:name="_Toc62137288"/>
      <w:r w:rsidRPr="001E7519">
        <w:rPr>
          <w:sz w:val="24"/>
          <w:szCs w:val="23"/>
        </w:rPr>
        <w:t>Ethical considerations</w:t>
      </w:r>
      <w:bookmarkEnd w:id="270"/>
    </w:p>
    <w:p w14:paraId="02635F38" w14:textId="77777777" w:rsidR="00FA434E" w:rsidRPr="00BB7F4B" w:rsidRDefault="00FA434E" w:rsidP="002D070E">
      <w:pPr>
        <w:tabs>
          <w:tab w:val="left" w:pos="43"/>
          <w:tab w:val="left" w:pos="284"/>
        </w:tabs>
        <w:ind w:hanging="2"/>
        <w:jc w:val="both"/>
        <w:rPr>
          <w:rFonts w:eastAsia="Arial" w:cs="Arial"/>
          <w:szCs w:val="19"/>
        </w:rPr>
      </w:pPr>
      <w:bookmarkStart w:id="271" w:name="OLE_LINK139"/>
      <w:bookmarkStart w:id="272" w:name="OLE_LINK140"/>
      <w:bookmarkStart w:id="273" w:name="OLE_LINK132"/>
      <w:bookmarkStart w:id="274" w:name="OLE_LINK133"/>
      <w:bookmarkEnd w:id="268"/>
      <w:bookmarkEnd w:id="269"/>
    </w:p>
    <w:p w14:paraId="643B4A7F" w14:textId="5F771827" w:rsidR="0077427E" w:rsidRPr="00BB7F4B" w:rsidRDefault="0077427E" w:rsidP="002D070E">
      <w:pPr>
        <w:tabs>
          <w:tab w:val="left" w:pos="43"/>
          <w:tab w:val="left" w:pos="284"/>
        </w:tabs>
        <w:ind w:hanging="2"/>
        <w:jc w:val="both"/>
        <w:rPr>
          <w:rFonts w:eastAsia="Arial" w:cs="Arial"/>
          <w:szCs w:val="19"/>
        </w:rPr>
      </w:pPr>
      <w:r w:rsidRPr="00BB7F4B">
        <w:rPr>
          <w:rFonts w:eastAsia="Arial" w:cs="Arial"/>
          <w:szCs w:val="19"/>
        </w:rPr>
        <w:t xml:space="preserve">The </w:t>
      </w:r>
      <w:bookmarkStart w:id="275" w:name="OLE_LINK137"/>
      <w:bookmarkStart w:id="276" w:name="OLE_LINK138"/>
      <w:r w:rsidRPr="00BB7F4B">
        <w:rPr>
          <w:rFonts w:eastAsia="Arial" w:cs="Arial"/>
          <w:szCs w:val="19"/>
        </w:rPr>
        <w:t xml:space="preserve">study </w:t>
      </w:r>
      <w:bookmarkEnd w:id="275"/>
      <w:bookmarkEnd w:id="276"/>
      <w:r w:rsidRPr="00BB7F4B">
        <w:rPr>
          <w:rFonts w:eastAsia="Arial" w:cs="Arial"/>
          <w:szCs w:val="19"/>
        </w:rPr>
        <w:t>protocol obtained the ethical clearance and the administrative authorization of the Ministry of Health of Cameroon. Every adult participant (21 years or above) signed an informed consent. For minors, a person with parental authority was asked to sign the consent form and, if the age was equal to or above 15 years, an assent was also requested.</w:t>
      </w:r>
      <w:bookmarkEnd w:id="271"/>
      <w:bookmarkEnd w:id="272"/>
      <w:r w:rsidR="00FB0D5D" w:rsidRPr="00BB7F4B">
        <w:rPr>
          <w:rFonts w:eastAsia="Arial" w:cs="Arial"/>
          <w:szCs w:val="19"/>
        </w:rPr>
        <w:t xml:space="preserve"> </w:t>
      </w:r>
      <w:r w:rsidRPr="00BB7F4B">
        <w:rPr>
          <w:rFonts w:eastAsia="Arial" w:cs="Arial"/>
          <w:szCs w:val="19"/>
        </w:rPr>
        <w:t>Questionnaires were coded and names of participants were recorded in a confidential list available only to the study team.</w:t>
      </w:r>
      <w:r w:rsidR="00FB0D5D" w:rsidRPr="00BB7F4B">
        <w:rPr>
          <w:rFonts w:eastAsia="Arial" w:cs="Arial"/>
          <w:szCs w:val="19"/>
        </w:rPr>
        <w:t xml:space="preserve"> </w:t>
      </w:r>
      <w:r w:rsidRPr="00BB7F4B">
        <w:rPr>
          <w:rFonts w:eastAsia="Arial" w:cs="Arial"/>
          <w:szCs w:val="19"/>
        </w:rPr>
        <w:t>Before starting the study, all the team members were trained on research ethics, good clinical practices and study protocol and procedures.</w:t>
      </w:r>
    </w:p>
    <w:p w14:paraId="76E68B7F" w14:textId="59762029" w:rsidR="008944DF" w:rsidRPr="00BB7F4B" w:rsidRDefault="008944DF" w:rsidP="00585C8D">
      <w:pPr>
        <w:tabs>
          <w:tab w:val="left" w:pos="43"/>
          <w:tab w:val="left" w:pos="284"/>
        </w:tabs>
        <w:ind w:hanging="2"/>
        <w:rPr>
          <w:rFonts w:eastAsia="Arial" w:cs="Arial"/>
          <w:szCs w:val="19"/>
        </w:rPr>
      </w:pPr>
    </w:p>
    <w:p w14:paraId="23BCB43D" w14:textId="3C611F77" w:rsidR="008944DF" w:rsidRPr="00BB7F4B" w:rsidRDefault="008944DF" w:rsidP="00585C8D">
      <w:pPr>
        <w:tabs>
          <w:tab w:val="left" w:pos="43"/>
          <w:tab w:val="left" w:pos="284"/>
        </w:tabs>
        <w:ind w:hanging="2"/>
        <w:rPr>
          <w:rFonts w:eastAsia="Arial" w:cs="Arial"/>
          <w:szCs w:val="19"/>
        </w:rPr>
      </w:pPr>
    </w:p>
    <w:p w14:paraId="7500FD15" w14:textId="1DFAF3A2" w:rsidR="008944DF" w:rsidRPr="00BB7F4B" w:rsidRDefault="008944DF" w:rsidP="00585C8D">
      <w:pPr>
        <w:tabs>
          <w:tab w:val="left" w:pos="43"/>
          <w:tab w:val="left" w:pos="284"/>
        </w:tabs>
        <w:ind w:hanging="2"/>
        <w:rPr>
          <w:rFonts w:eastAsia="Arial" w:cs="Arial"/>
          <w:szCs w:val="19"/>
        </w:rPr>
      </w:pPr>
    </w:p>
    <w:p w14:paraId="36BE5A16" w14:textId="23ACF50B" w:rsidR="008944DF" w:rsidRPr="00BB7F4B" w:rsidRDefault="00BB7F4B" w:rsidP="00BB7F4B">
      <w:pPr>
        <w:rPr>
          <w:rFonts w:eastAsia="Arial" w:cs="Arial"/>
          <w:szCs w:val="19"/>
        </w:rPr>
      </w:pPr>
      <w:r>
        <w:rPr>
          <w:rFonts w:eastAsia="Arial" w:cs="Arial"/>
          <w:szCs w:val="19"/>
        </w:rPr>
        <w:br w:type="page"/>
      </w:r>
    </w:p>
    <w:bookmarkEnd w:id="273"/>
    <w:bookmarkEnd w:id="274"/>
    <w:p w14:paraId="51A5D1B0" w14:textId="77777777" w:rsidR="0077427E" w:rsidRPr="001E7519" w:rsidRDefault="0077427E" w:rsidP="00585C8D">
      <w:pPr>
        <w:tabs>
          <w:tab w:val="left" w:pos="43"/>
          <w:tab w:val="left" w:pos="284"/>
        </w:tabs>
        <w:ind w:hanging="2"/>
        <w:rPr>
          <w:rFonts w:eastAsia="Arial" w:cs="Arial"/>
          <w:sz w:val="18"/>
          <w:szCs w:val="21"/>
        </w:rPr>
      </w:pPr>
    </w:p>
    <w:p w14:paraId="616A27D3" w14:textId="77777777" w:rsidR="0077427E" w:rsidRPr="001E7519" w:rsidRDefault="0077427E" w:rsidP="00585C8D">
      <w:pPr>
        <w:pStyle w:val="Heading1"/>
        <w:spacing w:line="276" w:lineRule="auto"/>
        <w:rPr>
          <w:sz w:val="24"/>
          <w:szCs w:val="26"/>
        </w:rPr>
      </w:pPr>
      <w:r w:rsidRPr="001E7519">
        <w:rPr>
          <w:sz w:val="24"/>
          <w:szCs w:val="26"/>
        </w:rPr>
        <w:t>Results</w:t>
      </w:r>
    </w:p>
    <w:bookmarkEnd w:id="242"/>
    <w:bookmarkEnd w:id="243"/>
    <w:bookmarkEnd w:id="244"/>
    <w:p w14:paraId="04CDEDBC" w14:textId="505E1FAF" w:rsidR="00A11CE5" w:rsidRPr="001E7519" w:rsidRDefault="00A11CE5" w:rsidP="00585C8D">
      <w:pPr>
        <w:tabs>
          <w:tab w:val="left" w:pos="43"/>
          <w:tab w:val="left" w:pos="284"/>
        </w:tabs>
        <w:ind w:hanging="2"/>
        <w:rPr>
          <w:rFonts w:eastAsia="Arial" w:cs="Arial"/>
          <w:sz w:val="18"/>
          <w:szCs w:val="21"/>
        </w:rPr>
      </w:pPr>
    </w:p>
    <w:p w14:paraId="45F2682C" w14:textId="0C8F772C" w:rsidR="001E7519" w:rsidRDefault="001E7519" w:rsidP="00585C8D">
      <w:pPr>
        <w:pStyle w:val="Heading2"/>
        <w:jc w:val="left"/>
        <w:rPr>
          <w:sz w:val="24"/>
          <w:szCs w:val="23"/>
        </w:rPr>
      </w:pPr>
      <w:bookmarkStart w:id="277" w:name="_Toc62137289"/>
      <w:r>
        <w:rPr>
          <w:sz w:val="24"/>
          <w:szCs w:val="23"/>
        </w:rPr>
        <w:t>Participation rate</w:t>
      </w:r>
      <w:bookmarkEnd w:id="277"/>
    </w:p>
    <w:p w14:paraId="11975BD1" w14:textId="77777777" w:rsidR="001E7519" w:rsidRPr="00BB7F4B" w:rsidRDefault="001E7519" w:rsidP="00585C8D">
      <w:pPr>
        <w:rPr>
          <w:szCs w:val="19"/>
        </w:rPr>
      </w:pPr>
    </w:p>
    <w:p w14:paraId="4086B028" w14:textId="7D49F98D" w:rsidR="0077427E" w:rsidRPr="00BB7F4B" w:rsidRDefault="0077427E" w:rsidP="00F20DE7">
      <w:pPr>
        <w:tabs>
          <w:tab w:val="left" w:pos="43"/>
          <w:tab w:val="left" w:pos="284"/>
        </w:tabs>
        <w:ind w:hanging="2"/>
        <w:jc w:val="both"/>
        <w:rPr>
          <w:rFonts w:eastAsia="Arial" w:cs="Arial"/>
          <w:szCs w:val="19"/>
        </w:rPr>
      </w:pPr>
      <w:r w:rsidRPr="00BB7F4B">
        <w:rPr>
          <w:rFonts w:eastAsia="Arial" w:cs="Arial"/>
          <w:szCs w:val="19"/>
        </w:rPr>
        <w:t xml:space="preserve">From 14, October to 26, November 2020, 256 households were visited, of which 63 (24%) refused to give any information, one was excluded because not in the selected sample. In the end, 192 households were included for a total of 1007 participants. </w:t>
      </w:r>
    </w:p>
    <w:p w14:paraId="19F7A005" w14:textId="77777777" w:rsidR="000B1F61" w:rsidRPr="00BB7F4B" w:rsidRDefault="000B1F61" w:rsidP="00F20DE7">
      <w:pPr>
        <w:tabs>
          <w:tab w:val="left" w:pos="43"/>
          <w:tab w:val="left" w:pos="284"/>
        </w:tabs>
        <w:ind w:hanging="2"/>
        <w:jc w:val="both"/>
        <w:rPr>
          <w:rFonts w:eastAsia="Arial" w:cs="Arial"/>
          <w:szCs w:val="19"/>
        </w:rPr>
      </w:pPr>
    </w:p>
    <w:p w14:paraId="1EC3CF55" w14:textId="286A27F3" w:rsidR="0077427E" w:rsidRPr="00BB7F4B" w:rsidRDefault="0077427E" w:rsidP="00F20DE7">
      <w:pPr>
        <w:tabs>
          <w:tab w:val="left" w:pos="43"/>
          <w:tab w:val="left" w:pos="284"/>
        </w:tabs>
        <w:ind w:hanging="2"/>
        <w:jc w:val="both"/>
        <w:rPr>
          <w:rFonts w:eastAsia="Arial" w:cs="Arial"/>
          <w:szCs w:val="19"/>
        </w:rPr>
      </w:pPr>
      <w:r w:rsidRPr="00BB7F4B">
        <w:rPr>
          <w:rFonts w:eastAsia="Arial" w:cs="Arial"/>
          <w:szCs w:val="19"/>
        </w:rPr>
        <w:t xml:space="preserve">Of the 192 included households, 128 were the originally sampled by the random system, while the remaining 64 (33%) were replaced through standard procedures because the identified buildings were non-residential. </w:t>
      </w:r>
    </w:p>
    <w:p w14:paraId="0B8B6262" w14:textId="77777777" w:rsidR="000B1F61" w:rsidRPr="00BB7F4B" w:rsidRDefault="000B1F61" w:rsidP="00585C8D">
      <w:pPr>
        <w:tabs>
          <w:tab w:val="left" w:pos="43"/>
          <w:tab w:val="left" w:pos="284"/>
        </w:tabs>
        <w:ind w:hanging="2"/>
        <w:rPr>
          <w:rFonts w:eastAsia="Arial" w:cs="Arial"/>
          <w:szCs w:val="19"/>
        </w:rPr>
      </w:pPr>
    </w:p>
    <w:p w14:paraId="710D7F29" w14:textId="3061640A" w:rsidR="00822798" w:rsidRDefault="00822798" w:rsidP="00F20DE7">
      <w:pPr>
        <w:pStyle w:val="Caption"/>
        <w:ind w:left="720" w:firstLine="720"/>
        <w:jc w:val="both"/>
      </w:pPr>
      <w:r w:rsidRPr="00DE4743">
        <w:t xml:space="preserve">Table </w:t>
      </w:r>
      <w:r w:rsidR="001A3596">
        <w:fldChar w:fldCharType="begin"/>
      </w:r>
      <w:r w:rsidR="001A3596">
        <w:instrText xml:space="preserve"> SEQ Table \* ARABIC </w:instrText>
      </w:r>
      <w:r w:rsidR="001A3596">
        <w:fldChar w:fldCharType="separate"/>
      </w:r>
      <w:r w:rsidR="00064E85">
        <w:rPr>
          <w:noProof/>
        </w:rPr>
        <w:t>1</w:t>
      </w:r>
      <w:r w:rsidR="001A3596">
        <w:rPr>
          <w:noProof/>
        </w:rPr>
        <w:fldChar w:fldCharType="end"/>
      </w:r>
      <w:r w:rsidRPr="00DE4743">
        <w:t xml:space="preserve">: </w:t>
      </w:r>
      <w:r w:rsidRPr="006F3DC7">
        <w:rPr>
          <w:b w:val="0"/>
          <w:bCs w:val="0"/>
          <w:color w:val="000000" w:themeColor="text1"/>
        </w:rPr>
        <w:t>Households and individuals expected and included in the study.</w:t>
      </w:r>
    </w:p>
    <w:tbl>
      <w:tblPr>
        <w:tblStyle w:val="GridTable4-Accent51"/>
        <w:tblW w:w="10194" w:type="dxa"/>
        <w:tblInd w:w="-3" w:type="dxa"/>
        <w:tblLook w:val="04A0" w:firstRow="1" w:lastRow="0" w:firstColumn="1" w:lastColumn="0" w:noHBand="0" w:noVBand="1"/>
      </w:tblPr>
      <w:tblGrid>
        <w:gridCol w:w="1699"/>
        <w:gridCol w:w="1699"/>
        <w:gridCol w:w="1699"/>
        <w:gridCol w:w="1699"/>
        <w:gridCol w:w="1699"/>
        <w:gridCol w:w="1699"/>
      </w:tblGrid>
      <w:tr w:rsidR="00A15433" w14:paraId="46FBDEC9" w14:textId="77777777" w:rsidTr="00C957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3E7AD7A5" w14:textId="77777777"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
        </w:tc>
        <w:tc>
          <w:tcPr>
            <w:tcW w:w="1699" w:type="dxa"/>
          </w:tcPr>
          <w:p w14:paraId="7B7B5F5A" w14:textId="77777777" w:rsid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100000000000" w:firstRow="1" w:lastRow="0" w:firstColumn="0" w:lastColumn="0" w:oddVBand="0" w:evenVBand="0" w:oddHBand="0" w:evenHBand="0" w:firstRowFirstColumn="0" w:firstRowLastColumn="0" w:lastRowFirstColumn="0" w:lastRowLastColumn="0"/>
              <w:rPr>
                <w:rFonts w:ascii="Avenir Book" w:eastAsia="Arial" w:hAnsi="Avenir Book" w:cs="Arial"/>
                <w:b w:val="0"/>
                <w:bCs/>
                <w:sz w:val="16"/>
                <w:szCs w:val="16"/>
                <w:highlight w:val="none"/>
              </w:rPr>
            </w:pPr>
            <w:r w:rsidRPr="001C2E5F">
              <w:rPr>
                <w:rFonts w:ascii="Avenir Book" w:eastAsia="Arial" w:hAnsi="Avenir Book" w:cs="Arial"/>
                <w:bCs/>
                <w:sz w:val="16"/>
                <w:szCs w:val="16"/>
                <w:highlight w:val="none"/>
              </w:rPr>
              <w:t>Inhabitants</w:t>
            </w:r>
          </w:p>
          <w:p w14:paraId="09AFA917" w14:textId="09396F9C"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spacing w:line="276" w:lineRule="auto"/>
              <w:cnfStyle w:val="100000000000" w:firstRow="1" w:lastRow="0" w:firstColumn="0" w:lastColumn="0" w:oddVBand="0" w:evenVBand="0" w:oddHBand="0" w:evenHBand="0" w:firstRowFirstColumn="0" w:firstRowLastColumn="0" w:lastRowFirstColumn="0" w:lastRowLastColumn="0"/>
              <w:rPr>
                <w:bCs/>
                <w:highlight w:val="none"/>
              </w:rPr>
            </w:pPr>
          </w:p>
        </w:tc>
        <w:tc>
          <w:tcPr>
            <w:tcW w:w="1699" w:type="dxa"/>
          </w:tcPr>
          <w:p w14:paraId="32F68A28" w14:textId="13F1C032" w:rsidR="00A15433" w:rsidRPr="001C2E5F"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100000000000" w:firstRow="1" w:lastRow="0" w:firstColumn="0" w:lastColumn="0" w:oddVBand="0" w:evenVBand="0" w:oddHBand="0" w:evenHBand="0" w:firstRowFirstColumn="0" w:firstRowLastColumn="0" w:lastRowFirstColumn="0" w:lastRowLastColumn="0"/>
              <w:rPr>
                <w:bCs/>
                <w:highlight w:val="none"/>
              </w:rPr>
            </w:pPr>
            <w:r w:rsidRPr="001C2E5F">
              <w:rPr>
                <w:rFonts w:ascii="Avenir Book" w:eastAsia="Arial" w:hAnsi="Avenir Book" w:cs="Arial"/>
                <w:bCs/>
                <w:sz w:val="16"/>
                <w:szCs w:val="16"/>
                <w:highlight w:val="none"/>
              </w:rPr>
              <w:t>N of household sampled</w:t>
            </w:r>
          </w:p>
        </w:tc>
        <w:tc>
          <w:tcPr>
            <w:tcW w:w="1699" w:type="dxa"/>
          </w:tcPr>
          <w:p w14:paraId="371F0037" w14:textId="3C66EF3E" w:rsidR="00A15433" w:rsidRPr="001C2E5F"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100000000000" w:firstRow="1" w:lastRow="0" w:firstColumn="0" w:lastColumn="0" w:oddVBand="0" w:evenVBand="0" w:oddHBand="0" w:evenHBand="0" w:firstRowFirstColumn="0" w:firstRowLastColumn="0" w:lastRowFirstColumn="0" w:lastRowLastColumn="0"/>
              <w:rPr>
                <w:bCs/>
                <w:highlight w:val="none"/>
              </w:rPr>
            </w:pPr>
            <w:r w:rsidRPr="001C2E5F">
              <w:rPr>
                <w:rFonts w:ascii="Avenir Book" w:eastAsia="Arial" w:hAnsi="Avenir Book" w:cs="Arial"/>
                <w:bCs/>
                <w:sz w:val="16"/>
                <w:szCs w:val="16"/>
                <w:highlight w:val="none"/>
              </w:rPr>
              <w:t>N of inclusions expected</w:t>
            </w:r>
          </w:p>
        </w:tc>
        <w:tc>
          <w:tcPr>
            <w:tcW w:w="1699" w:type="dxa"/>
          </w:tcPr>
          <w:p w14:paraId="3B581619" w14:textId="53F4F663" w:rsidR="00A15433" w:rsidRPr="001C2E5F"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100000000000" w:firstRow="1" w:lastRow="0" w:firstColumn="0" w:lastColumn="0" w:oddVBand="0" w:evenVBand="0" w:oddHBand="0" w:evenHBand="0" w:firstRowFirstColumn="0" w:firstRowLastColumn="0" w:lastRowFirstColumn="0" w:lastRowLastColumn="0"/>
              <w:rPr>
                <w:bCs/>
                <w:highlight w:val="none"/>
              </w:rPr>
            </w:pPr>
            <w:r w:rsidRPr="001C2E5F">
              <w:rPr>
                <w:rFonts w:ascii="Avenir Book" w:eastAsia="Arial" w:hAnsi="Avenir Book" w:cs="Arial"/>
                <w:bCs/>
                <w:sz w:val="16"/>
                <w:szCs w:val="16"/>
                <w:highlight w:val="none"/>
              </w:rPr>
              <w:t>N of households included</w:t>
            </w:r>
          </w:p>
        </w:tc>
        <w:tc>
          <w:tcPr>
            <w:tcW w:w="1699" w:type="dxa"/>
          </w:tcPr>
          <w:p w14:paraId="3D5487F0" w14:textId="779D1E23" w:rsidR="00A15433" w:rsidRPr="001C2E5F"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100000000000" w:firstRow="1" w:lastRow="0" w:firstColumn="0" w:lastColumn="0" w:oddVBand="0" w:evenVBand="0" w:oddHBand="0" w:evenHBand="0" w:firstRowFirstColumn="0" w:firstRowLastColumn="0" w:lastRowFirstColumn="0" w:lastRowLastColumn="0"/>
              <w:rPr>
                <w:bCs/>
                <w:highlight w:val="none"/>
              </w:rPr>
            </w:pPr>
            <w:r w:rsidRPr="001C2E5F">
              <w:rPr>
                <w:rFonts w:ascii="Avenir Book" w:eastAsia="Arial" w:hAnsi="Avenir Book" w:cs="Arial"/>
                <w:bCs/>
                <w:sz w:val="16"/>
                <w:szCs w:val="16"/>
                <w:highlight w:val="none"/>
              </w:rPr>
              <w:t>N of people included</w:t>
            </w:r>
          </w:p>
        </w:tc>
      </w:tr>
      <w:tr w:rsidR="00A15433" w14:paraId="31BE312A" w14:textId="77777777" w:rsidTr="00F20D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vAlign w:val="center"/>
          </w:tcPr>
          <w:p w14:paraId="7FBC8E09" w14:textId="619A0D50"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roofErr w:type="spellStart"/>
            <w:r w:rsidRPr="00A15433">
              <w:rPr>
                <w:rFonts w:ascii="Avenir Book" w:eastAsia="Arial" w:hAnsi="Avenir Book" w:cs="Arial"/>
                <w:sz w:val="16"/>
                <w:szCs w:val="16"/>
                <w:highlight w:val="none"/>
              </w:rPr>
              <w:t>Briqueterie</w:t>
            </w:r>
            <w:proofErr w:type="spellEnd"/>
          </w:p>
        </w:tc>
        <w:tc>
          <w:tcPr>
            <w:tcW w:w="1699" w:type="dxa"/>
            <w:vAlign w:val="center"/>
          </w:tcPr>
          <w:p w14:paraId="7FA1E5BA" w14:textId="6DFDA5C7"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52 850</w:t>
            </w:r>
          </w:p>
        </w:tc>
        <w:tc>
          <w:tcPr>
            <w:tcW w:w="1699" w:type="dxa"/>
            <w:vAlign w:val="center"/>
          </w:tcPr>
          <w:p w14:paraId="00F71785" w14:textId="36CDBCD4"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31</w:t>
            </w:r>
          </w:p>
        </w:tc>
        <w:tc>
          <w:tcPr>
            <w:tcW w:w="1699" w:type="dxa"/>
            <w:vAlign w:val="center"/>
          </w:tcPr>
          <w:p w14:paraId="224E020A" w14:textId="0DD1DC79"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124</w:t>
            </w:r>
          </w:p>
        </w:tc>
        <w:tc>
          <w:tcPr>
            <w:tcW w:w="1699" w:type="dxa"/>
            <w:vAlign w:val="center"/>
          </w:tcPr>
          <w:p w14:paraId="25B1005E" w14:textId="4703BE10"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24 (77%)</w:t>
            </w:r>
          </w:p>
        </w:tc>
        <w:tc>
          <w:tcPr>
            <w:tcW w:w="1699" w:type="dxa"/>
            <w:vAlign w:val="center"/>
          </w:tcPr>
          <w:p w14:paraId="1267E71D" w14:textId="759F36D0"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109 (88%)</w:t>
            </w:r>
          </w:p>
        </w:tc>
      </w:tr>
      <w:tr w:rsidR="00A15433" w14:paraId="3D85AD79" w14:textId="77777777" w:rsidTr="00F20DE7">
        <w:tc>
          <w:tcPr>
            <w:cnfStyle w:val="001000000000" w:firstRow="0" w:lastRow="0" w:firstColumn="1" w:lastColumn="0" w:oddVBand="0" w:evenVBand="0" w:oddHBand="0" w:evenHBand="0" w:firstRowFirstColumn="0" w:firstRowLastColumn="0" w:lastRowFirstColumn="0" w:lastRowLastColumn="0"/>
            <w:tcW w:w="1699" w:type="dxa"/>
            <w:vAlign w:val="center"/>
          </w:tcPr>
          <w:p w14:paraId="78C8BF79" w14:textId="7806C2F1"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roofErr w:type="spellStart"/>
            <w:r w:rsidRPr="00A15433">
              <w:rPr>
                <w:rFonts w:ascii="Avenir Book" w:eastAsia="Arial" w:hAnsi="Avenir Book" w:cs="Arial"/>
                <w:sz w:val="16"/>
                <w:szCs w:val="16"/>
                <w:highlight w:val="none"/>
              </w:rPr>
              <w:t>Carrière</w:t>
            </w:r>
            <w:proofErr w:type="spellEnd"/>
          </w:p>
        </w:tc>
        <w:tc>
          <w:tcPr>
            <w:tcW w:w="1699" w:type="dxa"/>
            <w:vAlign w:val="center"/>
          </w:tcPr>
          <w:p w14:paraId="4866738D" w14:textId="3671A1A5"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104 785</w:t>
            </w:r>
          </w:p>
        </w:tc>
        <w:tc>
          <w:tcPr>
            <w:tcW w:w="1699" w:type="dxa"/>
            <w:vAlign w:val="center"/>
          </w:tcPr>
          <w:p w14:paraId="1D6BC5F6" w14:textId="405307CA"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61</w:t>
            </w:r>
          </w:p>
        </w:tc>
        <w:tc>
          <w:tcPr>
            <w:tcW w:w="1699" w:type="dxa"/>
            <w:vAlign w:val="center"/>
          </w:tcPr>
          <w:p w14:paraId="4A962AC2" w14:textId="4C5EA9D9"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244</w:t>
            </w:r>
          </w:p>
        </w:tc>
        <w:tc>
          <w:tcPr>
            <w:tcW w:w="1699" w:type="dxa"/>
            <w:vAlign w:val="center"/>
          </w:tcPr>
          <w:p w14:paraId="7DF33DBF" w14:textId="66A6BF06"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45 (73%)</w:t>
            </w:r>
          </w:p>
        </w:tc>
        <w:tc>
          <w:tcPr>
            <w:tcW w:w="1699" w:type="dxa"/>
            <w:vAlign w:val="center"/>
          </w:tcPr>
          <w:p w14:paraId="7794D074" w14:textId="25FB372D"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240 (98%)</w:t>
            </w:r>
          </w:p>
        </w:tc>
      </w:tr>
      <w:tr w:rsidR="00A15433" w14:paraId="31911121" w14:textId="77777777" w:rsidTr="00F20D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vAlign w:val="center"/>
          </w:tcPr>
          <w:p w14:paraId="6847F506" w14:textId="318085B3"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roofErr w:type="spellStart"/>
            <w:r w:rsidRPr="00A15433">
              <w:rPr>
                <w:rFonts w:ascii="Avenir Book" w:eastAsia="Arial" w:hAnsi="Avenir Book" w:cs="Arial"/>
                <w:sz w:val="16"/>
                <w:szCs w:val="16"/>
                <w:highlight w:val="none"/>
              </w:rPr>
              <w:t>Cité</w:t>
            </w:r>
            <w:proofErr w:type="spellEnd"/>
            <w:r w:rsidRPr="00A15433">
              <w:rPr>
                <w:rFonts w:ascii="Avenir Book" w:eastAsia="Arial" w:hAnsi="Avenir Book" w:cs="Arial"/>
                <w:sz w:val="16"/>
                <w:szCs w:val="16"/>
                <w:highlight w:val="none"/>
              </w:rPr>
              <w:t xml:space="preserve"> </w:t>
            </w:r>
            <w:proofErr w:type="spellStart"/>
            <w:r w:rsidRPr="00A15433">
              <w:rPr>
                <w:rFonts w:ascii="Avenir Book" w:eastAsia="Arial" w:hAnsi="Avenir Book" w:cs="Arial"/>
                <w:sz w:val="16"/>
                <w:szCs w:val="16"/>
                <w:highlight w:val="none"/>
              </w:rPr>
              <w:t>verte</w:t>
            </w:r>
            <w:proofErr w:type="spellEnd"/>
          </w:p>
        </w:tc>
        <w:tc>
          <w:tcPr>
            <w:tcW w:w="1699" w:type="dxa"/>
            <w:vAlign w:val="center"/>
          </w:tcPr>
          <w:p w14:paraId="2B8FE3B6" w14:textId="2A960164"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38 832</w:t>
            </w:r>
          </w:p>
        </w:tc>
        <w:tc>
          <w:tcPr>
            <w:tcW w:w="1699" w:type="dxa"/>
            <w:vAlign w:val="center"/>
          </w:tcPr>
          <w:p w14:paraId="4A1F929C" w14:textId="57C0193E"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22</w:t>
            </w:r>
          </w:p>
        </w:tc>
        <w:tc>
          <w:tcPr>
            <w:tcW w:w="1699" w:type="dxa"/>
            <w:vAlign w:val="center"/>
          </w:tcPr>
          <w:p w14:paraId="38484E2D" w14:textId="7F953709"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88</w:t>
            </w:r>
          </w:p>
        </w:tc>
        <w:tc>
          <w:tcPr>
            <w:tcW w:w="1699" w:type="dxa"/>
            <w:vAlign w:val="center"/>
          </w:tcPr>
          <w:p w14:paraId="48EBF694" w14:textId="1A6D5A78"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24 (109%)</w:t>
            </w:r>
          </w:p>
        </w:tc>
        <w:tc>
          <w:tcPr>
            <w:tcW w:w="1699" w:type="dxa"/>
            <w:vAlign w:val="center"/>
          </w:tcPr>
          <w:p w14:paraId="1F5F6AA1" w14:textId="70346D5B"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88 (100%)</w:t>
            </w:r>
          </w:p>
        </w:tc>
      </w:tr>
      <w:tr w:rsidR="00A15433" w14:paraId="56CA2D90" w14:textId="77777777" w:rsidTr="00F20DE7">
        <w:tc>
          <w:tcPr>
            <w:cnfStyle w:val="001000000000" w:firstRow="0" w:lastRow="0" w:firstColumn="1" w:lastColumn="0" w:oddVBand="0" w:evenVBand="0" w:oddHBand="0" w:evenHBand="0" w:firstRowFirstColumn="0" w:firstRowLastColumn="0" w:lastRowFirstColumn="0" w:lastRowLastColumn="0"/>
            <w:tcW w:w="1699" w:type="dxa"/>
            <w:vAlign w:val="center"/>
          </w:tcPr>
          <w:p w14:paraId="17D17940" w14:textId="26542C01"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r w:rsidRPr="00A15433">
              <w:rPr>
                <w:rFonts w:ascii="Avenir Book" w:eastAsia="Arial" w:hAnsi="Avenir Book" w:cs="Arial"/>
                <w:sz w:val="16"/>
                <w:szCs w:val="16"/>
                <w:highlight w:val="none"/>
              </w:rPr>
              <w:t>Messa</w:t>
            </w:r>
          </w:p>
        </w:tc>
        <w:tc>
          <w:tcPr>
            <w:tcW w:w="1699" w:type="dxa"/>
            <w:vAlign w:val="center"/>
          </w:tcPr>
          <w:p w14:paraId="5A254D36" w14:textId="0628E43B"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18 899</w:t>
            </w:r>
          </w:p>
        </w:tc>
        <w:tc>
          <w:tcPr>
            <w:tcW w:w="1699" w:type="dxa"/>
            <w:vAlign w:val="center"/>
          </w:tcPr>
          <w:p w14:paraId="640FFCF6" w14:textId="69C851F2"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11</w:t>
            </w:r>
          </w:p>
        </w:tc>
        <w:tc>
          <w:tcPr>
            <w:tcW w:w="1699" w:type="dxa"/>
            <w:vAlign w:val="center"/>
          </w:tcPr>
          <w:p w14:paraId="54685C3B" w14:textId="44FC98B1"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44</w:t>
            </w:r>
          </w:p>
        </w:tc>
        <w:tc>
          <w:tcPr>
            <w:tcW w:w="1699" w:type="dxa"/>
            <w:vAlign w:val="center"/>
          </w:tcPr>
          <w:p w14:paraId="42A72EBB" w14:textId="297A87BB"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9 (81%)</w:t>
            </w:r>
          </w:p>
        </w:tc>
        <w:tc>
          <w:tcPr>
            <w:tcW w:w="1699" w:type="dxa"/>
            <w:vAlign w:val="center"/>
          </w:tcPr>
          <w:p w14:paraId="22B899F9" w14:textId="5CB5EB12"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48 (109%)</w:t>
            </w:r>
          </w:p>
        </w:tc>
      </w:tr>
      <w:tr w:rsidR="00A15433" w14:paraId="125DA356" w14:textId="77777777" w:rsidTr="00F20D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vAlign w:val="center"/>
          </w:tcPr>
          <w:p w14:paraId="1B767D37" w14:textId="4A07FF15"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roofErr w:type="spellStart"/>
            <w:r w:rsidRPr="00A15433">
              <w:rPr>
                <w:rFonts w:ascii="Avenir Book" w:eastAsia="Arial" w:hAnsi="Avenir Book" w:cs="Arial"/>
                <w:sz w:val="16"/>
                <w:szCs w:val="16"/>
                <w:highlight w:val="none"/>
              </w:rPr>
              <w:t>Mokolo</w:t>
            </w:r>
            <w:proofErr w:type="spellEnd"/>
          </w:p>
        </w:tc>
        <w:tc>
          <w:tcPr>
            <w:tcW w:w="1699" w:type="dxa"/>
            <w:vAlign w:val="center"/>
          </w:tcPr>
          <w:p w14:paraId="2BAE63D3" w14:textId="2FD1B7E6"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46 960</w:t>
            </w:r>
          </w:p>
        </w:tc>
        <w:tc>
          <w:tcPr>
            <w:tcW w:w="1699" w:type="dxa"/>
            <w:vAlign w:val="center"/>
          </w:tcPr>
          <w:p w14:paraId="5C385C02" w14:textId="1B88C248"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27</w:t>
            </w:r>
          </w:p>
        </w:tc>
        <w:tc>
          <w:tcPr>
            <w:tcW w:w="1699" w:type="dxa"/>
            <w:vAlign w:val="center"/>
          </w:tcPr>
          <w:p w14:paraId="792EA811" w14:textId="689201D2"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108</w:t>
            </w:r>
          </w:p>
        </w:tc>
        <w:tc>
          <w:tcPr>
            <w:tcW w:w="1699" w:type="dxa"/>
            <w:vAlign w:val="center"/>
          </w:tcPr>
          <w:p w14:paraId="0DF2913C" w14:textId="445CC1EF"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17 (63%)</w:t>
            </w:r>
          </w:p>
        </w:tc>
        <w:tc>
          <w:tcPr>
            <w:tcW w:w="1699" w:type="dxa"/>
            <w:vAlign w:val="center"/>
          </w:tcPr>
          <w:p w14:paraId="2DBA646B" w14:textId="3588D633"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96 (89%)</w:t>
            </w:r>
          </w:p>
        </w:tc>
      </w:tr>
      <w:tr w:rsidR="00A15433" w14:paraId="4D7EDE9C" w14:textId="77777777" w:rsidTr="00F20DE7">
        <w:tc>
          <w:tcPr>
            <w:cnfStyle w:val="001000000000" w:firstRow="0" w:lastRow="0" w:firstColumn="1" w:lastColumn="0" w:oddVBand="0" w:evenVBand="0" w:oddHBand="0" w:evenHBand="0" w:firstRowFirstColumn="0" w:firstRowLastColumn="0" w:lastRowFirstColumn="0" w:lastRowLastColumn="0"/>
            <w:tcW w:w="1699" w:type="dxa"/>
            <w:vAlign w:val="center"/>
          </w:tcPr>
          <w:p w14:paraId="5B8A2ADE" w14:textId="5D8E3D57"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roofErr w:type="spellStart"/>
            <w:r w:rsidRPr="00A15433">
              <w:rPr>
                <w:rFonts w:ascii="Avenir Book" w:eastAsia="Arial" w:hAnsi="Avenir Book" w:cs="Arial"/>
                <w:sz w:val="16"/>
                <w:szCs w:val="16"/>
                <w:highlight w:val="none"/>
              </w:rPr>
              <w:t>Nkomkana</w:t>
            </w:r>
            <w:proofErr w:type="spellEnd"/>
          </w:p>
        </w:tc>
        <w:tc>
          <w:tcPr>
            <w:tcW w:w="1699" w:type="dxa"/>
            <w:vAlign w:val="center"/>
          </w:tcPr>
          <w:p w14:paraId="5E9B7398" w14:textId="34D41224"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41 953</w:t>
            </w:r>
          </w:p>
        </w:tc>
        <w:tc>
          <w:tcPr>
            <w:tcW w:w="1699" w:type="dxa"/>
            <w:vAlign w:val="center"/>
          </w:tcPr>
          <w:p w14:paraId="0CAE6C1B" w14:textId="46C8B942"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24</w:t>
            </w:r>
          </w:p>
        </w:tc>
        <w:tc>
          <w:tcPr>
            <w:tcW w:w="1699" w:type="dxa"/>
            <w:vAlign w:val="center"/>
          </w:tcPr>
          <w:p w14:paraId="1A761224" w14:textId="1D77EC13"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96</w:t>
            </w:r>
          </w:p>
        </w:tc>
        <w:tc>
          <w:tcPr>
            <w:tcW w:w="1699" w:type="dxa"/>
            <w:vAlign w:val="center"/>
          </w:tcPr>
          <w:p w14:paraId="3EA2A9BF" w14:textId="1CA8593D"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15 (62%)</w:t>
            </w:r>
          </w:p>
        </w:tc>
        <w:tc>
          <w:tcPr>
            <w:tcW w:w="1699" w:type="dxa"/>
            <w:vAlign w:val="center"/>
          </w:tcPr>
          <w:p w14:paraId="0156E6D9" w14:textId="017445D1"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81 (84%)</w:t>
            </w:r>
          </w:p>
        </w:tc>
      </w:tr>
      <w:tr w:rsidR="00A15433" w14:paraId="073EEA58" w14:textId="77777777" w:rsidTr="00F20D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vAlign w:val="center"/>
          </w:tcPr>
          <w:p w14:paraId="7E016BD6" w14:textId="64A70F6E"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r w:rsidRPr="00A15433">
              <w:rPr>
                <w:rFonts w:ascii="Avenir Book" w:eastAsia="Arial" w:hAnsi="Avenir Book" w:cs="Arial"/>
                <w:sz w:val="16"/>
                <w:szCs w:val="16"/>
                <w:highlight w:val="none"/>
              </w:rPr>
              <w:t>Tsinga</w:t>
            </w:r>
          </w:p>
        </w:tc>
        <w:tc>
          <w:tcPr>
            <w:tcW w:w="1699" w:type="dxa"/>
            <w:vAlign w:val="center"/>
          </w:tcPr>
          <w:p w14:paraId="1792F598" w14:textId="7807EB1D"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35 349</w:t>
            </w:r>
          </w:p>
        </w:tc>
        <w:tc>
          <w:tcPr>
            <w:tcW w:w="1699" w:type="dxa"/>
            <w:vAlign w:val="center"/>
          </w:tcPr>
          <w:p w14:paraId="7BE47DA4" w14:textId="62D3C260"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20</w:t>
            </w:r>
          </w:p>
        </w:tc>
        <w:tc>
          <w:tcPr>
            <w:tcW w:w="1699" w:type="dxa"/>
            <w:vAlign w:val="center"/>
          </w:tcPr>
          <w:p w14:paraId="07B4E9FA" w14:textId="70D4CD0A"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80</w:t>
            </w:r>
          </w:p>
        </w:tc>
        <w:tc>
          <w:tcPr>
            <w:tcW w:w="1699" w:type="dxa"/>
            <w:vAlign w:val="center"/>
          </w:tcPr>
          <w:p w14:paraId="4280D6CA" w14:textId="2ECAF59D"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16 (80%)</w:t>
            </w:r>
          </w:p>
        </w:tc>
        <w:tc>
          <w:tcPr>
            <w:tcW w:w="1699" w:type="dxa"/>
            <w:vAlign w:val="center"/>
          </w:tcPr>
          <w:p w14:paraId="63BCDB59" w14:textId="3B3D60FA"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83 (103%)</w:t>
            </w:r>
          </w:p>
        </w:tc>
      </w:tr>
      <w:tr w:rsidR="00A15433" w14:paraId="14C46251" w14:textId="77777777" w:rsidTr="00F20DE7">
        <w:tc>
          <w:tcPr>
            <w:cnfStyle w:val="001000000000" w:firstRow="0" w:lastRow="0" w:firstColumn="1" w:lastColumn="0" w:oddVBand="0" w:evenVBand="0" w:oddHBand="0" w:evenHBand="0" w:firstRowFirstColumn="0" w:firstRowLastColumn="0" w:lastRowFirstColumn="0" w:lastRowLastColumn="0"/>
            <w:tcW w:w="1699" w:type="dxa"/>
            <w:vAlign w:val="center"/>
          </w:tcPr>
          <w:p w14:paraId="7A17FC5C" w14:textId="3CBE2199"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roofErr w:type="spellStart"/>
            <w:r w:rsidRPr="00A15433">
              <w:rPr>
                <w:rFonts w:ascii="Avenir Book" w:eastAsia="Arial" w:hAnsi="Avenir Book" w:cs="Arial"/>
                <w:sz w:val="16"/>
                <w:szCs w:val="16"/>
                <w:highlight w:val="none"/>
              </w:rPr>
              <w:t>Tsinga</w:t>
            </w:r>
            <w:proofErr w:type="spellEnd"/>
            <w:r w:rsidRPr="00A15433">
              <w:rPr>
                <w:rFonts w:ascii="Avenir Book" w:eastAsia="Arial" w:hAnsi="Avenir Book" w:cs="Arial"/>
                <w:sz w:val="16"/>
                <w:szCs w:val="16"/>
                <w:highlight w:val="none"/>
              </w:rPr>
              <w:t xml:space="preserve"> </w:t>
            </w:r>
            <w:proofErr w:type="spellStart"/>
            <w:r w:rsidRPr="00A15433">
              <w:rPr>
                <w:rFonts w:ascii="Avenir Book" w:eastAsia="Arial" w:hAnsi="Avenir Book" w:cs="Arial"/>
                <w:sz w:val="16"/>
                <w:szCs w:val="16"/>
                <w:highlight w:val="none"/>
              </w:rPr>
              <w:t>Oliga</w:t>
            </w:r>
            <w:proofErr w:type="spellEnd"/>
          </w:p>
        </w:tc>
        <w:tc>
          <w:tcPr>
            <w:tcW w:w="1699" w:type="dxa"/>
            <w:vAlign w:val="center"/>
          </w:tcPr>
          <w:p w14:paraId="053940A6" w14:textId="651BCF0F"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37 572</w:t>
            </w:r>
          </w:p>
        </w:tc>
        <w:tc>
          <w:tcPr>
            <w:tcW w:w="1699" w:type="dxa"/>
            <w:vAlign w:val="center"/>
          </w:tcPr>
          <w:p w14:paraId="0071D116" w14:textId="76E3628A"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22</w:t>
            </w:r>
          </w:p>
        </w:tc>
        <w:tc>
          <w:tcPr>
            <w:tcW w:w="1699" w:type="dxa"/>
            <w:vAlign w:val="center"/>
          </w:tcPr>
          <w:p w14:paraId="296EF5FC" w14:textId="0C483E26"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88</w:t>
            </w:r>
          </w:p>
        </w:tc>
        <w:tc>
          <w:tcPr>
            <w:tcW w:w="1699" w:type="dxa"/>
            <w:vAlign w:val="center"/>
          </w:tcPr>
          <w:p w14:paraId="20DF98D8" w14:textId="4A84EE94"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14 (63%)</w:t>
            </w:r>
          </w:p>
        </w:tc>
        <w:tc>
          <w:tcPr>
            <w:tcW w:w="1699" w:type="dxa"/>
            <w:vAlign w:val="center"/>
          </w:tcPr>
          <w:p w14:paraId="3CF762B5" w14:textId="68C17523"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71 (80%)</w:t>
            </w:r>
          </w:p>
        </w:tc>
      </w:tr>
      <w:tr w:rsidR="00A15433" w14:paraId="0E1BA2CC" w14:textId="77777777" w:rsidTr="00F20D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vAlign w:val="center"/>
          </w:tcPr>
          <w:p w14:paraId="090AFAC9" w14:textId="60B7A398"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roofErr w:type="spellStart"/>
            <w:r w:rsidRPr="00A15433">
              <w:rPr>
                <w:rFonts w:ascii="Avenir Book" w:eastAsia="Arial" w:hAnsi="Avenir Book" w:cs="Arial"/>
                <w:sz w:val="16"/>
                <w:szCs w:val="16"/>
                <w:highlight w:val="none"/>
              </w:rPr>
              <w:t>Ekoudou</w:t>
            </w:r>
            <w:proofErr w:type="spellEnd"/>
          </w:p>
        </w:tc>
        <w:tc>
          <w:tcPr>
            <w:tcW w:w="1699" w:type="dxa"/>
            <w:vAlign w:val="center"/>
          </w:tcPr>
          <w:p w14:paraId="0543B848" w14:textId="000BDCEF"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55 659</w:t>
            </w:r>
          </w:p>
        </w:tc>
        <w:tc>
          <w:tcPr>
            <w:tcW w:w="1699" w:type="dxa"/>
            <w:vAlign w:val="center"/>
          </w:tcPr>
          <w:p w14:paraId="12014BAB" w14:textId="622760B7"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32</w:t>
            </w:r>
          </w:p>
        </w:tc>
        <w:tc>
          <w:tcPr>
            <w:tcW w:w="1699" w:type="dxa"/>
            <w:vAlign w:val="center"/>
          </w:tcPr>
          <w:p w14:paraId="56C0AAB9" w14:textId="1BB6268C"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128</w:t>
            </w:r>
          </w:p>
        </w:tc>
        <w:tc>
          <w:tcPr>
            <w:tcW w:w="1699" w:type="dxa"/>
            <w:vAlign w:val="center"/>
          </w:tcPr>
          <w:p w14:paraId="38625F9D" w14:textId="35F196B6"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28 (87%)</w:t>
            </w:r>
          </w:p>
        </w:tc>
        <w:tc>
          <w:tcPr>
            <w:tcW w:w="1699" w:type="dxa"/>
            <w:vAlign w:val="center"/>
          </w:tcPr>
          <w:p w14:paraId="30FACCCC" w14:textId="102F9365"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191 (149%)</w:t>
            </w:r>
          </w:p>
        </w:tc>
      </w:tr>
      <w:tr w:rsidR="00A15433" w14:paraId="285F7769" w14:textId="77777777" w:rsidTr="00F20DE7">
        <w:tc>
          <w:tcPr>
            <w:cnfStyle w:val="001000000000" w:firstRow="0" w:lastRow="0" w:firstColumn="1" w:lastColumn="0" w:oddVBand="0" w:evenVBand="0" w:oddHBand="0" w:evenHBand="0" w:firstRowFirstColumn="0" w:firstRowLastColumn="0" w:lastRowFirstColumn="0" w:lastRowLastColumn="0"/>
            <w:tcW w:w="1699" w:type="dxa"/>
            <w:vAlign w:val="center"/>
          </w:tcPr>
          <w:p w14:paraId="3C76716D" w14:textId="0C3643EA" w:rsidR="00A15433" w:rsidRPr="001C2E5F"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rPr>
                <w:bCs/>
                <w:highlight w:val="none"/>
              </w:rPr>
            </w:pPr>
            <w:r w:rsidRPr="001C2E5F">
              <w:rPr>
                <w:rFonts w:ascii="Avenir Book" w:eastAsia="Arial" w:hAnsi="Avenir Book" w:cs="Arial"/>
                <w:bCs/>
                <w:sz w:val="16"/>
                <w:szCs w:val="16"/>
                <w:highlight w:val="none"/>
              </w:rPr>
              <w:t>Total</w:t>
            </w:r>
          </w:p>
        </w:tc>
        <w:tc>
          <w:tcPr>
            <w:tcW w:w="1699" w:type="dxa"/>
            <w:vAlign w:val="center"/>
          </w:tcPr>
          <w:p w14:paraId="26EA3086" w14:textId="18D820A8"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b/>
                <w:sz w:val="16"/>
                <w:szCs w:val="16"/>
                <w:highlight w:val="none"/>
              </w:rPr>
              <w:t>432 859</w:t>
            </w:r>
          </w:p>
        </w:tc>
        <w:tc>
          <w:tcPr>
            <w:tcW w:w="1699" w:type="dxa"/>
            <w:vAlign w:val="center"/>
          </w:tcPr>
          <w:p w14:paraId="01545AED" w14:textId="36698CCC"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b/>
                <w:sz w:val="16"/>
                <w:szCs w:val="16"/>
                <w:highlight w:val="none"/>
              </w:rPr>
              <w:t>250</w:t>
            </w:r>
          </w:p>
        </w:tc>
        <w:tc>
          <w:tcPr>
            <w:tcW w:w="1699" w:type="dxa"/>
            <w:vAlign w:val="center"/>
          </w:tcPr>
          <w:p w14:paraId="1C30EC33" w14:textId="0A4B37B1"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b/>
                <w:sz w:val="16"/>
                <w:szCs w:val="16"/>
                <w:highlight w:val="none"/>
              </w:rPr>
              <w:t>1000</w:t>
            </w:r>
          </w:p>
        </w:tc>
        <w:tc>
          <w:tcPr>
            <w:tcW w:w="1699" w:type="dxa"/>
            <w:vAlign w:val="center"/>
          </w:tcPr>
          <w:p w14:paraId="1BE2198D" w14:textId="02A44304"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b/>
                <w:sz w:val="16"/>
                <w:szCs w:val="16"/>
                <w:highlight w:val="none"/>
              </w:rPr>
              <w:t>192</w:t>
            </w:r>
          </w:p>
        </w:tc>
        <w:tc>
          <w:tcPr>
            <w:tcW w:w="1699" w:type="dxa"/>
            <w:vAlign w:val="center"/>
          </w:tcPr>
          <w:p w14:paraId="4BFAFDF7" w14:textId="72ABAF64" w:rsidR="00A15433" w:rsidRPr="00A15433" w:rsidRDefault="00A15433" w:rsidP="00F20DE7">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b/>
                <w:sz w:val="16"/>
                <w:szCs w:val="16"/>
                <w:highlight w:val="none"/>
              </w:rPr>
              <w:t>1007</w:t>
            </w:r>
          </w:p>
        </w:tc>
      </w:tr>
    </w:tbl>
    <w:p w14:paraId="11CDA337" w14:textId="77777777" w:rsidR="00CD79D0" w:rsidRPr="00BB7F4B" w:rsidRDefault="00CD79D0" w:rsidP="00585C8D">
      <w:pPr>
        <w:rPr>
          <w:szCs w:val="19"/>
        </w:rPr>
      </w:pPr>
    </w:p>
    <w:p w14:paraId="1C8DBC42" w14:textId="77777777" w:rsidR="0077427E" w:rsidRPr="00BB7F4B" w:rsidRDefault="0077427E" w:rsidP="00585C8D">
      <w:pPr>
        <w:tabs>
          <w:tab w:val="left" w:pos="43"/>
          <w:tab w:val="left" w:pos="284"/>
        </w:tabs>
        <w:rPr>
          <w:rFonts w:eastAsia="Arial" w:cs="Arial"/>
          <w:szCs w:val="19"/>
        </w:rPr>
      </w:pPr>
    </w:p>
    <w:p w14:paraId="24BCB22B" w14:textId="32A150D5" w:rsidR="0077427E" w:rsidRPr="00BB7F4B" w:rsidRDefault="0077427E" w:rsidP="00F20DE7">
      <w:pPr>
        <w:tabs>
          <w:tab w:val="left" w:pos="43"/>
          <w:tab w:val="left" w:pos="284"/>
        </w:tabs>
        <w:ind w:hanging="2"/>
        <w:jc w:val="both"/>
        <w:rPr>
          <w:rFonts w:eastAsia="Arial" w:cs="Arial"/>
          <w:szCs w:val="19"/>
        </w:rPr>
      </w:pPr>
      <w:r w:rsidRPr="00BB7F4B">
        <w:rPr>
          <w:rFonts w:eastAsia="Arial" w:cs="Arial"/>
          <w:szCs w:val="19"/>
        </w:rPr>
        <w:t xml:space="preserve">All the health areas of the district were surveyed, but participation varied between the </w:t>
      </w:r>
      <w:r w:rsidR="00B86071" w:rsidRPr="00BB7F4B">
        <w:rPr>
          <w:rFonts w:eastAsia="Arial" w:cs="Arial"/>
          <w:szCs w:val="19"/>
        </w:rPr>
        <w:t>neighbourhoods</w:t>
      </w:r>
      <w:r w:rsidRPr="00BB7F4B">
        <w:rPr>
          <w:rFonts w:eastAsia="Arial" w:cs="Arial"/>
          <w:szCs w:val="19"/>
        </w:rPr>
        <w:t xml:space="preserve"> (Table 1). All participants were to be tested for SARS-CoV2-antibodies, but in 35</w:t>
      </w:r>
      <w:r w:rsidR="00804995" w:rsidRPr="00BB7F4B">
        <w:rPr>
          <w:rFonts w:eastAsia="Arial" w:cs="Arial"/>
          <w:szCs w:val="19"/>
        </w:rPr>
        <w:t xml:space="preserve"> </w:t>
      </w:r>
      <w:r w:rsidRPr="00BB7F4B">
        <w:rPr>
          <w:rFonts w:eastAsia="Arial" w:cs="Arial"/>
          <w:szCs w:val="19"/>
        </w:rPr>
        <w:t>cases</w:t>
      </w:r>
      <w:r w:rsidR="00804995" w:rsidRPr="00BB7F4B">
        <w:rPr>
          <w:rFonts w:eastAsia="Arial" w:cs="Arial"/>
          <w:szCs w:val="19"/>
        </w:rPr>
        <w:t xml:space="preserve"> (3%)</w:t>
      </w:r>
      <w:r w:rsidRPr="00BB7F4B">
        <w:rPr>
          <w:rFonts w:eastAsia="Arial" w:cs="Arial"/>
          <w:szCs w:val="19"/>
        </w:rPr>
        <w:t>, some members of the household, despite responding to the questionnaire, refused the test.</w:t>
      </w:r>
    </w:p>
    <w:p w14:paraId="712F5632" w14:textId="77777777" w:rsidR="00A03D6E" w:rsidRPr="00BB7F4B" w:rsidRDefault="00A03D6E" w:rsidP="00585C8D">
      <w:pPr>
        <w:tabs>
          <w:tab w:val="left" w:pos="43"/>
          <w:tab w:val="left" w:pos="284"/>
        </w:tabs>
        <w:ind w:hanging="2"/>
        <w:rPr>
          <w:rFonts w:eastAsia="Arial" w:cs="Arial"/>
          <w:szCs w:val="19"/>
        </w:rPr>
      </w:pPr>
    </w:p>
    <w:p w14:paraId="760BF30F" w14:textId="346D6F51" w:rsidR="0077427E" w:rsidRPr="001E7519" w:rsidRDefault="00E87B2D" w:rsidP="00585C8D">
      <w:pPr>
        <w:pStyle w:val="Heading2"/>
        <w:jc w:val="left"/>
        <w:rPr>
          <w:sz w:val="24"/>
          <w:szCs w:val="23"/>
        </w:rPr>
      </w:pPr>
      <w:bookmarkStart w:id="278" w:name="OLE_LINK3"/>
      <w:bookmarkStart w:id="279" w:name="OLE_LINK4"/>
      <w:bookmarkStart w:id="280" w:name="_Toc62137290"/>
      <w:r w:rsidRPr="001E7519">
        <w:rPr>
          <w:sz w:val="24"/>
          <w:szCs w:val="23"/>
        </w:rPr>
        <w:t>Respondent</w:t>
      </w:r>
      <w:r w:rsidR="00972F64" w:rsidRPr="001E7519">
        <w:rPr>
          <w:sz w:val="24"/>
          <w:szCs w:val="23"/>
        </w:rPr>
        <w:t xml:space="preserve"> </w:t>
      </w:r>
      <w:r w:rsidR="00F15C4C">
        <w:rPr>
          <w:sz w:val="24"/>
          <w:szCs w:val="23"/>
        </w:rPr>
        <w:t xml:space="preserve">and household </w:t>
      </w:r>
      <w:r w:rsidR="00972F64" w:rsidRPr="001E7519">
        <w:rPr>
          <w:sz w:val="24"/>
          <w:szCs w:val="23"/>
        </w:rPr>
        <w:t>characteristics</w:t>
      </w:r>
      <w:bookmarkEnd w:id="280"/>
    </w:p>
    <w:p w14:paraId="54143E7F" w14:textId="77777777" w:rsidR="008941A8" w:rsidRPr="00BB7F4B" w:rsidRDefault="008941A8" w:rsidP="00F20DE7">
      <w:pPr>
        <w:jc w:val="both"/>
        <w:rPr>
          <w:szCs w:val="19"/>
        </w:rPr>
      </w:pPr>
    </w:p>
    <w:bookmarkEnd w:id="278"/>
    <w:bookmarkEnd w:id="279"/>
    <w:p w14:paraId="450ACBAE" w14:textId="102A37FC" w:rsidR="00FA5E89" w:rsidRPr="00BB7F4B" w:rsidRDefault="00FA5E89" w:rsidP="00F20DE7">
      <w:pPr>
        <w:tabs>
          <w:tab w:val="left" w:pos="43"/>
          <w:tab w:val="left" w:pos="284"/>
        </w:tabs>
        <w:ind w:hanging="2"/>
        <w:jc w:val="both"/>
        <w:rPr>
          <w:rFonts w:eastAsia="Arial" w:cs="Arial"/>
          <w:szCs w:val="19"/>
        </w:rPr>
      </w:pPr>
      <w:r w:rsidRPr="00BB7F4B">
        <w:rPr>
          <w:rFonts w:eastAsia="Arial" w:cs="Arial"/>
          <w:szCs w:val="19"/>
        </w:rPr>
        <w:t xml:space="preserve">Participants had a mean age of </w:t>
      </w:r>
      <w:sdt>
        <w:sdtPr>
          <w:rPr>
            <w:rFonts w:eastAsia="Arial" w:cs="Arial"/>
            <w:szCs w:val="19"/>
          </w:rPr>
          <w:tag w:val="goog_rdk_28"/>
          <w:id w:val="-158013061"/>
        </w:sdtPr>
        <w:sdtEndPr/>
        <w:sdtContent>
          <w:r w:rsidRPr="00BB7F4B">
            <w:rPr>
              <w:rFonts w:eastAsia="Arial" w:cs="Arial"/>
              <w:szCs w:val="19"/>
            </w:rPr>
            <w:t>29</w:t>
          </w:r>
        </w:sdtContent>
      </w:sdt>
      <w:r w:rsidRPr="00BB7F4B">
        <w:rPr>
          <w:rFonts w:eastAsia="Arial" w:cs="Arial"/>
          <w:szCs w:val="19"/>
        </w:rPr>
        <w:t xml:space="preserve"> years and 570 (56.6%) were women. </w:t>
      </w:r>
      <w:r w:rsidR="00BB2241" w:rsidRPr="00BB7F4B">
        <w:rPr>
          <w:rFonts w:eastAsia="Arial" w:cs="Arial"/>
          <w:szCs w:val="19"/>
        </w:rPr>
        <w:t>T</w:t>
      </w:r>
      <w:r w:rsidRPr="00BB7F4B">
        <w:rPr>
          <w:rFonts w:eastAsia="Arial" w:cs="Arial"/>
          <w:szCs w:val="19"/>
        </w:rPr>
        <w:t>he demographic characteristics of respondents are summarized</w:t>
      </w:r>
      <w:r w:rsidR="001B7196" w:rsidRPr="00BB7F4B">
        <w:rPr>
          <w:rFonts w:eastAsia="Arial" w:cs="Arial"/>
          <w:szCs w:val="19"/>
        </w:rPr>
        <w:t xml:space="preserve"> in Table 2.</w:t>
      </w:r>
    </w:p>
    <w:p w14:paraId="61A2416D" w14:textId="77777777" w:rsidR="00FA5E89" w:rsidRPr="00BB7F4B" w:rsidRDefault="00FA5E89" w:rsidP="00F20DE7">
      <w:pPr>
        <w:tabs>
          <w:tab w:val="left" w:pos="43"/>
          <w:tab w:val="left" w:pos="284"/>
        </w:tabs>
        <w:ind w:hanging="2"/>
        <w:jc w:val="both"/>
        <w:rPr>
          <w:rFonts w:eastAsia="Arial" w:cs="Arial"/>
          <w:szCs w:val="19"/>
        </w:rPr>
      </w:pPr>
    </w:p>
    <w:p w14:paraId="13A2ADA7" w14:textId="4A34AB73" w:rsidR="008941A8" w:rsidRPr="00BB7F4B" w:rsidRDefault="0077427E" w:rsidP="00F20DE7">
      <w:pPr>
        <w:tabs>
          <w:tab w:val="left" w:pos="43"/>
          <w:tab w:val="left" w:pos="284"/>
        </w:tabs>
        <w:jc w:val="both"/>
        <w:rPr>
          <w:rFonts w:eastAsia="Arial" w:cs="Arial"/>
          <w:szCs w:val="19"/>
        </w:rPr>
      </w:pPr>
      <w:r w:rsidRPr="00BB7F4B">
        <w:rPr>
          <w:rFonts w:eastAsia="Arial" w:cs="Arial"/>
          <w:szCs w:val="19"/>
        </w:rPr>
        <w:t>Households had a mean of 4.6 adult inhabitants (15 years or above) and 1.8 children. In the majority (92%) of the visited households, the head of the family was surveyed</w:t>
      </w:r>
      <w:sdt>
        <w:sdtPr>
          <w:rPr>
            <w:rFonts w:eastAsia="Arial" w:cs="Arial"/>
            <w:szCs w:val="19"/>
          </w:rPr>
          <w:tag w:val="goog_rdk_6"/>
          <w:id w:val="1827867681"/>
        </w:sdtPr>
        <w:sdtEndPr/>
        <w:sdtContent>
          <w:r w:rsidRPr="00BB7F4B">
            <w:rPr>
              <w:rFonts w:eastAsia="Arial" w:cs="Arial"/>
              <w:szCs w:val="19"/>
            </w:rPr>
            <w:t xml:space="preserve"> and</w:t>
          </w:r>
        </w:sdtContent>
      </w:sdt>
      <w:sdt>
        <w:sdtPr>
          <w:rPr>
            <w:rFonts w:eastAsia="Arial" w:cs="Arial"/>
            <w:szCs w:val="19"/>
          </w:rPr>
          <w:tag w:val="goog_rdk_7"/>
          <w:id w:val="-1667322267"/>
        </w:sdtPr>
        <w:sdtEndPr/>
        <w:sdtContent>
          <w:r w:rsidRPr="00BB7F4B">
            <w:rPr>
              <w:rFonts w:eastAsia="Arial" w:cs="Arial"/>
              <w:szCs w:val="19"/>
            </w:rPr>
            <w:t xml:space="preserve"> </w:t>
          </w:r>
        </w:sdtContent>
      </w:sdt>
      <w:r w:rsidRPr="00BB7F4B">
        <w:rPr>
          <w:rFonts w:eastAsia="Arial" w:cs="Arial"/>
          <w:szCs w:val="19"/>
        </w:rPr>
        <w:t>in 136 households (70.8%), we</w:t>
      </w:r>
      <w:sdt>
        <w:sdtPr>
          <w:rPr>
            <w:rFonts w:eastAsia="Arial" w:cs="Arial"/>
            <w:szCs w:val="19"/>
          </w:rPr>
          <w:tag w:val="goog_rdk_8"/>
          <w:id w:val="-1377309332"/>
        </w:sdtPr>
        <w:sdtEndPr/>
        <w:sdtContent>
          <w:r w:rsidRPr="00BB7F4B">
            <w:rPr>
              <w:rFonts w:eastAsia="Arial" w:cs="Arial"/>
              <w:szCs w:val="19"/>
            </w:rPr>
            <w:t xml:space="preserve"> </w:t>
          </w:r>
        </w:sdtContent>
      </w:sdt>
      <w:r w:rsidRPr="00BB7F4B">
        <w:rPr>
          <w:rFonts w:eastAsia="Arial" w:cs="Arial"/>
          <w:szCs w:val="19"/>
        </w:rPr>
        <w:t>access</w:t>
      </w:r>
      <w:sdt>
        <w:sdtPr>
          <w:rPr>
            <w:rFonts w:eastAsia="Arial" w:cs="Arial"/>
            <w:szCs w:val="19"/>
          </w:rPr>
          <w:tag w:val="goog_rdk_9"/>
          <w:id w:val="-1209177371"/>
        </w:sdtPr>
        <w:sdtEndPr/>
        <w:sdtContent>
          <w:r w:rsidRPr="00BB7F4B">
            <w:rPr>
              <w:rFonts w:eastAsia="Arial" w:cs="Arial"/>
              <w:szCs w:val="19"/>
            </w:rPr>
            <w:t>ed</w:t>
          </w:r>
        </w:sdtContent>
      </w:sdt>
      <w:r w:rsidRPr="00BB7F4B">
        <w:rPr>
          <w:rFonts w:eastAsia="Arial" w:cs="Arial"/>
          <w:szCs w:val="19"/>
        </w:rPr>
        <w:t xml:space="preserve"> the person providing the main source of income. This was most often the father (55.7% of households) or the mother (36.5%). </w:t>
      </w:r>
    </w:p>
    <w:p w14:paraId="27AAD191" w14:textId="0213A71A" w:rsidR="008941A8" w:rsidRPr="00BB7F4B" w:rsidRDefault="008941A8" w:rsidP="00F20DE7">
      <w:pPr>
        <w:tabs>
          <w:tab w:val="left" w:pos="43"/>
          <w:tab w:val="left" w:pos="284"/>
        </w:tabs>
        <w:jc w:val="both"/>
        <w:rPr>
          <w:rFonts w:eastAsia="Arial" w:cs="Arial"/>
          <w:szCs w:val="19"/>
        </w:rPr>
      </w:pPr>
    </w:p>
    <w:p w14:paraId="6AEAF028" w14:textId="34334BFB" w:rsidR="0077427E" w:rsidRPr="00BB7F4B" w:rsidRDefault="00025BAD" w:rsidP="00F20DE7">
      <w:pPr>
        <w:tabs>
          <w:tab w:val="left" w:pos="43"/>
          <w:tab w:val="left" w:pos="284"/>
        </w:tabs>
        <w:jc w:val="both"/>
        <w:rPr>
          <w:rFonts w:eastAsia="Arial" w:cs="Arial"/>
          <w:szCs w:val="19"/>
        </w:rPr>
      </w:pPr>
      <w:r w:rsidRPr="00BB7F4B">
        <w:rPr>
          <w:rFonts w:eastAsia="Arial" w:cs="Arial"/>
          <w:szCs w:val="19"/>
        </w:rPr>
        <w:t>Household members</w:t>
      </w:r>
      <w:r w:rsidR="0077427E" w:rsidRPr="00BB7F4B">
        <w:rPr>
          <w:rFonts w:eastAsia="Arial" w:cs="Arial"/>
          <w:szCs w:val="19"/>
        </w:rPr>
        <w:t xml:space="preserve"> w</w:t>
      </w:r>
      <w:sdt>
        <w:sdtPr>
          <w:rPr>
            <w:rFonts w:eastAsia="Arial" w:cs="Arial"/>
            <w:szCs w:val="19"/>
          </w:rPr>
          <w:tag w:val="goog_rdk_14"/>
          <w:id w:val="-290442968"/>
        </w:sdtPr>
        <w:sdtEndPr/>
        <w:sdtContent>
          <w:r w:rsidR="0077427E" w:rsidRPr="00BB7F4B">
            <w:rPr>
              <w:rFonts w:eastAsia="Arial" w:cs="Arial"/>
              <w:szCs w:val="19"/>
            </w:rPr>
            <w:t>ere</w:t>
          </w:r>
        </w:sdtContent>
      </w:sdt>
      <w:r w:rsidR="0077427E" w:rsidRPr="00BB7F4B">
        <w:rPr>
          <w:rFonts w:eastAsia="Arial" w:cs="Arial"/>
          <w:szCs w:val="19"/>
        </w:rPr>
        <w:t xml:space="preserve"> most commonly </w:t>
      </w:r>
      <w:ins w:id="281" w:author="hp" w:date="2021-01-12T12:12:00Z">
        <w:r w:rsidR="0025156A">
          <w:rPr>
            <w:rFonts w:eastAsia="Arial" w:cs="Arial"/>
            <w:szCs w:val="19"/>
          </w:rPr>
          <w:t xml:space="preserve">students </w:t>
        </w:r>
      </w:ins>
      <w:del w:id="282" w:author="hp" w:date="2021-01-12T12:12:00Z">
        <w:r w:rsidR="0077427E" w:rsidRPr="00BB7F4B" w:rsidDel="0025156A">
          <w:rPr>
            <w:rFonts w:eastAsia="Arial" w:cs="Arial"/>
            <w:szCs w:val="19"/>
          </w:rPr>
          <w:delText>in school</w:delText>
        </w:r>
      </w:del>
      <w:r w:rsidR="0077427E" w:rsidRPr="00BB7F4B">
        <w:rPr>
          <w:rFonts w:eastAsia="Arial" w:cs="Arial"/>
          <w:szCs w:val="19"/>
        </w:rPr>
        <w:t xml:space="preserve"> (39.5%), working “small jobs” (21%) or working as traders (12.4%). This explains the high percentage of households </w:t>
      </w:r>
      <w:ins w:id="283" w:author="hp" w:date="2021-01-12T12:12:00Z">
        <w:r w:rsidR="0025156A">
          <w:rPr>
            <w:rFonts w:eastAsia="Arial" w:cs="Arial"/>
            <w:szCs w:val="19"/>
          </w:rPr>
          <w:t xml:space="preserve">declaring </w:t>
        </w:r>
      </w:ins>
      <w:del w:id="284" w:author="hp" w:date="2021-01-12T12:12:00Z">
        <w:r w:rsidR="0077427E" w:rsidRPr="00BB7F4B" w:rsidDel="0025156A">
          <w:rPr>
            <w:rFonts w:eastAsia="Arial" w:cs="Arial"/>
            <w:szCs w:val="19"/>
          </w:rPr>
          <w:delText xml:space="preserve">who said their income arrives through </w:delText>
        </w:r>
      </w:del>
      <w:r w:rsidR="0077427E" w:rsidRPr="00BB7F4B">
        <w:rPr>
          <w:rFonts w:eastAsia="Arial" w:cs="Arial"/>
          <w:szCs w:val="19"/>
        </w:rPr>
        <w:t>irregular and informal sources</w:t>
      </w:r>
      <w:ins w:id="285" w:author="hp" w:date="2021-01-12T12:12:00Z">
        <w:r w:rsidR="0025156A">
          <w:rPr>
            <w:rFonts w:eastAsia="Arial" w:cs="Arial"/>
            <w:szCs w:val="19"/>
          </w:rPr>
          <w:t xml:space="preserve"> of income</w:t>
        </w:r>
      </w:ins>
      <w:r w:rsidR="0077427E" w:rsidRPr="00BB7F4B">
        <w:rPr>
          <w:rFonts w:eastAsia="Arial" w:cs="Arial"/>
          <w:szCs w:val="19"/>
        </w:rPr>
        <w:t xml:space="preserve"> (41%). Interestingly, despite only 5.7% of respondent</w:t>
      </w:r>
      <w:sdt>
        <w:sdtPr>
          <w:rPr>
            <w:rFonts w:eastAsia="Arial" w:cs="Arial"/>
            <w:szCs w:val="19"/>
          </w:rPr>
          <w:tag w:val="goog_rdk_17"/>
          <w:id w:val="-2100561858"/>
        </w:sdtPr>
        <w:sdtEndPr/>
        <w:sdtContent>
          <w:r w:rsidR="0077427E" w:rsidRPr="00BB7F4B">
            <w:rPr>
              <w:rFonts w:eastAsia="Arial" w:cs="Arial"/>
              <w:szCs w:val="19"/>
            </w:rPr>
            <w:t>s</w:t>
          </w:r>
        </w:sdtContent>
      </w:sdt>
      <w:r w:rsidR="0077427E" w:rsidRPr="00BB7F4B">
        <w:rPr>
          <w:rFonts w:eastAsia="Arial" w:cs="Arial"/>
          <w:szCs w:val="19"/>
        </w:rPr>
        <w:t xml:space="preserve"> reported regular waged work, formal regular income was the main source of revenues for 23% of the households, showing the possible contribution of other family members.</w:t>
      </w:r>
    </w:p>
    <w:p w14:paraId="520C1602" w14:textId="61EF1E3A" w:rsidR="0077427E" w:rsidRPr="00BB7F4B" w:rsidRDefault="0077427E" w:rsidP="00F20DE7">
      <w:pPr>
        <w:tabs>
          <w:tab w:val="left" w:pos="43"/>
          <w:tab w:val="left" w:pos="284"/>
        </w:tabs>
        <w:ind w:hanging="2"/>
        <w:jc w:val="both"/>
        <w:rPr>
          <w:rFonts w:eastAsia="Arial" w:cs="Arial"/>
          <w:szCs w:val="19"/>
        </w:rPr>
      </w:pPr>
    </w:p>
    <w:p w14:paraId="5A21F4CF" w14:textId="58FD4B5B" w:rsidR="00FA5E89" w:rsidRPr="00BB7F4B" w:rsidRDefault="00FA5E89" w:rsidP="00F20DE7">
      <w:pPr>
        <w:tabs>
          <w:tab w:val="left" w:pos="43"/>
          <w:tab w:val="left" w:pos="284"/>
        </w:tabs>
        <w:ind w:hanging="2"/>
        <w:jc w:val="both"/>
        <w:rPr>
          <w:rFonts w:eastAsia="Arial" w:cs="Arial"/>
          <w:szCs w:val="19"/>
        </w:rPr>
      </w:pPr>
      <w:r w:rsidRPr="00BB7F4B">
        <w:rPr>
          <w:rFonts w:eastAsia="Arial" w:cs="Arial"/>
          <w:szCs w:val="19"/>
        </w:rPr>
        <w:t>Only six households reported a prior positive COVID-19 test among their members</w:t>
      </w:r>
      <w:sdt>
        <w:sdtPr>
          <w:rPr>
            <w:rFonts w:eastAsia="Arial" w:cs="Arial"/>
            <w:szCs w:val="19"/>
          </w:rPr>
          <w:tag w:val="goog_rdk_25"/>
          <w:id w:val="-49767788"/>
        </w:sdtPr>
        <w:sdtEndPr/>
        <w:sdtContent>
          <w:r w:rsidRPr="00BB7F4B">
            <w:rPr>
              <w:rFonts w:eastAsia="Arial" w:cs="Arial"/>
              <w:szCs w:val="19"/>
            </w:rPr>
            <w:t>,</w:t>
          </w:r>
        </w:sdtContent>
      </w:sdt>
      <w:r w:rsidRPr="00BB7F4B">
        <w:rPr>
          <w:rFonts w:eastAsia="Arial" w:cs="Arial"/>
          <w:szCs w:val="19"/>
        </w:rPr>
        <w:t xml:space="preserve"> but 67 (7%) respondents reported having been tested for SARS-CoV-2 before, with nearly half of these as part of governmental mass testing campaigns.</w:t>
      </w:r>
    </w:p>
    <w:p w14:paraId="0840BAA1" w14:textId="00BD43A6" w:rsidR="00030D32" w:rsidRPr="00BB7F4B" w:rsidRDefault="00030D32" w:rsidP="00F20DE7">
      <w:pPr>
        <w:tabs>
          <w:tab w:val="left" w:pos="43"/>
          <w:tab w:val="left" w:pos="284"/>
        </w:tabs>
        <w:ind w:hanging="2"/>
        <w:jc w:val="both"/>
        <w:rPr>
          <w:rFonts w:eastAsia="Arial" w:cs="Arial"/>
          <w:szCs w:val="19"/>
        </w:rPr>
      </w:pPr>
    </w:p>
    <w:p w14:paraId="58D33F65" w14:textId="019D58BD" w:rsidR="00030D32" w:rsidRPr="00BB7F4B" w:rsidRDefault="00030D32" w:rsidP="00F20DE7">
      <w:pPr>
        <w:jc w:val="both"/>
        <w:rPr>
          <w:rFonts w:eastAsia="Arial" w:cs="Arial"/>
          <w:szCs w:val="19"/>
        </w:rPr>
      </w:pPr>
      <w:r w:rsidRPr="00BB7F4B">
        <w:rPr>
          <w:rFonts w:eastAsia="Arial" w:cs="Arial"/>
          <w:szCs w:val="19"/>
        </w:rPr>
        <w:lastRenderedPageBreak/>
        <w:t>One hundred eight participants (11%) reported suffering from a chronic condition, mainly hypertension (34%), respiratory conditions (16%) or diabetes (10%). With a mean BMI of 27.3 (versus 2</w:t>
      </w:r>
      <w:r w:rsidR="00F20DE7">
        <w:rPr>
          <w:rFonts w:eastAsia="Arial" w:cs="Arial"/>
          <w:szCs w:val="19"/>
        </w:rPr>
        <w:t>3</w:t>
      </w:r>
      <w:r w:rsidRPr="00BB7F4B">
        <w:rPr>
          <w:rFonts w:eastAsia="Arial" w:cs="Arial"/>
          <w:szCs w:val="19"/>
        </w:rPr>
        <w:t>.</w:t>
      </w:r>
      <w:r w:rsidR="00F20DE7">
        <w:rPr>
          <w:rFonts w:eastAsia="Arial" w:cs="Arial"/>
          <w:szCs w:val="19"/>
        </w:rPr>
        <w:t>2</w:t>
      </w:r>
      <w:r w:rsidRPr="00BB7F4B">
        <w:rPr>
          <w:rFonts w:eastAsia="Arial" w:cs="Arial"/>
          <w:szCs w:val="19"/>
        </w:rPr>
        <w:t xml:space="preserve"> for men), women showed a higher frequency of overweight. Only 2 respondents reported HIV infection. </w:t>
      </w:r>
    </w:p>
    <w:p w14:paraId="0B9FAB80" w14:textId="6B6DFDF6" w:rsidR="00213B72" w:rsidRPr="00BB7F4B" w:rsidRDefault="00213B72" w:rsidP="00030D32">
      <w:pPr>
        <w:rPr>
          <w:rFonts w:eastAsia="Arial" w:cs="Arial"/>
          <w:szCs w:val="19"/>
        </w:rPr>
      </w:pPr>
    </w:p>
    <w:p w14:paraId="412CF731" w14:textId="77777777" w:rsidR="00BB7F4B" w:rsidRDefault="00BB7F4B" w:rsidP="00BB7F4B">
      <w:pPr>
        <w:pStyle w:val="Caption"/>
      </w:pPr>
      <w:bookmarkStart w:id="286" w:name="OLE_LINK43"/>
      <w:bookmarkStart w:id="287" w:name="OLE_LINK44"/>
    </w:p>
    <w:p w14:paraId="46BBEA55" w14:textId="1DAB375D" w:rsidR="00F82ABE" w:rsidRPr="00FB00FF" w:rsidRDefault="00F82ABE" w:rsidP="00BB7F4B">
      <w:pPr>
        <w:pStyle w:val="Caption"/>
        <w:ind w:left="1440" w:firstLine="720"/>
        <w:rPr>
          <w:b w:val="0"/>
          <w:bCs w:val="0"/>
          <w:color w:val="000000" w:themeColor="text1"/>
        </w:rPr>
      </w:pPr>
      <w:r w:rsidRPr="00B455AE">
        <w:t xml:space="preserve">Table </w:t>
      </w:r>
      <w:r w:rsidR="001A3596">
        <w:fldChar w:fldCharType="begin"/>
      </w:r>
      <w:r w:rsidR="001A3596">
        <w:instrText xml:space="preserve"> SEQ Table \* ARABIC </w:instrText>
      </w:r>
      <w:r w:rsidR="001A3596">
        <w:fldChar w:fldCharType="separate"/>
      </w:r>
      <w:r w:rsidR="00064E85">
        <w:rPr>
          <w:noProof/>
        </w:rPr>
        <w:t>2</w:t>
      </w:r>
      <w:r w:rsidR="001A3596">
        <w:rPr>
          <w:noProof/>
        </w:rPr>
        <w:fldChar w:fldCharType="end"/>
      </w:r>
      <w:r w:rsidRPr="00B455AE">
        <w:t>:</w:t>
      </w:r>
      <w:r>
        <w:t xml:space="preserve"> </w:t>
      </w:r>
      <w:bookmarkStart w:id="288" w:name="OLE_LINK76"/>
      <w:bookmarkStart w:id="289" w:name="OLE_LINK77"/>
      <w:r w:rsidRPr="00FB00FF">
        <w:rPr>
          <w:b w:val="0"/>
          <w:bCs w:val="0"/>
          <w:color w:val="000000" w:themeColor="text1"/>
        </w:rPr>
        <w:t>Sociodemographic characteristics of the final sample</w:t>
      </w:r>
      <w:bookmarkEnd w:id="288"/>
      <w:bookmarkEnd w:id="289"/>
    </w:p>
    <w:tbl>
      <w:tblPr>
        <w:tblStyle w:val="GridTable4-Accent51"/>
        <w:tblpPr w:leftFromText="180" w:rightFromText="180" w:vertAnchor="text" w:horzAnchor="margin" w:tblpXSpec="center" w:tblpY="132"/>
        <w:tblW w:w="8470" w:type="dxa"/>
        <w:tblLayout w:type="fixed"/>
        <w:tblLook w:val="0420" w:firstRow="1" w:lastRow="0" w:firstColumn="0" w:lastColumn="0" w:noHBand="0" w:noVBand="1"/>
      </w:tblPr>
      <w:tblGrid>
        <w:gridCol w:w="3686"/>
        <w:gridCol w:w="1630"/>
        <w:gridCol w:w="1630"/>
        <w:gridCol w:w="1524"/>
      </w:tblGrid>
      <w:tr w:rsidR="00BB7F4B" w:rsidRPr="00CD79D0" w14:paraId="1781ADA9" w14:textId="77777777" w:rsidTr="00BB7F4B">
        <w:trPr>
          <w:cnfStyle w:val="100000000000" w:firstRow="1" w:lastRow="0" w:firstColumn="0" w:lastColumn="0" w:oddVBand="0" w:evenVBand="0" w:oddHBand="0" w:evenHBand="0" w:firstRowFirstColumn="0" w:firstRowLastColumn="0" w:lastRowFirstColumn="0" w:lastRowLastColumn="0"/>
        </w:trPr>
        <w:tc>
          <w:tcPr>
            <w:tcW w:w="3686" w:type="dxa"/>
          </w:tcPr>
          <w:bookmarkEnd w:id="286"/>
          <w:bookmarkEnd w:id="287"/>
          <w:p w14:paraId="4D2B8F90"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Characteristic</w:t>
            </w:r>
          </w:p>
        </w:tc>
        <w:tc>
          <w:tcPr>
            <w:tcW w:w="1630" w:type="dxa"/>
          </w:tcPr>
          <w:p w14:paraId="1B2F6E9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Female</w:t>
            </w:r>
          </w:p>
        </w:tc>
        <w:tc>
          <w:tcPr>
            <w:tcW w:w="1630" w:type="dxa"/>
          </w:tcPr>
          <w:p w14:paraId="05B16FB2"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Male</w:t>
            </w:r>
          </w:p>
        </w:tc>
        <w:tc>
          <w:tcPr>
            <w:tcW w:w="1524" w:type="dxa"/>
          </w:tcPr>
          <w:p w14:paraId="0316A9ED"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Total</w:t>
            </w:r>
          </w:p>
        </w:tc>
      </w:tr>
      <w:tr w:rsidR="00BB7F4B" w:rsidRPr="00CD79D0" w14:paraId="7DD7A229"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64EFE797" w14:textId="77777777" w:rsidR="00BB7F4B" w:rsidRPr="00CD79D0" w:rsidRDefault="00BB7F4B" w:rsidP="00BB7F4B">
            <w:pPr>
              <w:tabs>
                <w:tab w:val="left" w:pos="43"/>
                <w:tab w:val="left" w:pos="284"/>
              </w:tabs>
              <w:spacing w:line="276" w:lineRule="auto"/>
              <w:ind w:hanging="2"/>
              <w:rPr>
                <w:rFonts w:ascii="Avenir Book" w:eastAsia="Arial" w:hAnsi="Avenir Book" w:cs="Arial"/>
                <w:b/>
                <w:sz w:val="16"/>
                <w:szCs w:val="16"/>
                <w:highlight w:val="none"/>
              </w:rPr>
            </w:pPr>
            <w:r w:rsidRPr="00CD79D0">
              <w:rPr>
                <w:rFonts w:ascii="Avenir Book" w:eastAsia="Arial" w:hAnsi="Avenir Book" w:cs="Arial"/>
                <w:b/>
                <w:sz w:val="16"/>
                <w:szCs w:val="16"/>
                <w:highlight w:val="none"/>
              </w:rPr>
              <w:t>n</w:t>
            </w:r>
          </w:p>
        </w:tc>
        <w:tc>
          <w:tcPr>
            <w:tcW w:w="1630" w:type="dxa"/>
          </w:tcPr>
          <w:p w14:paraId="6294695D"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570</w:t>
            </w:r>
          </w:p>
        </w:tc>
        <w:tc>
          <w:tcPr>
            <w:tcW w:w="1630" w:type="dxa"/>
          </w:tcPr>
          <w:p w14:paraId="729B08FF"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437</w:t>
            </w:r>
          </w:p>
        </w:tc>
        <w:tc>
          <w:tcPr>
            <w:tcW w:w="1524" w:type="dxa"/>
          </w:tcPr>
          <w:p w14:paraId="40B51446"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1007</w:t>
            </w:r>
          </w:p>
        </w:tc>
      </w:tr>
      <w:tr w:rsidR="00BB7F4B" w:rsidRPr="00CD79D0" w14:paraId="4D3C0BAE" w14:textId="77777777" w:rsidTr="00BB7F4B">
        <w:tc>
          <w:tcPr>
            <w:tcW w:w="3686" w:type="dxa"/>
          </w:tcPr>
          <w:p w14:paraId="5474EBD7"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Num. household heads</w:t>
            </w:r>
          </w:p>
        </w:tc>
        <w:tc>
          <w:tcPr>
            <w:tcW w:w="1630" w:type="dxa"/>
          </w:tcPr>
          <w:p w14:paraId="2488752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77</w:t>
            </w:r>
          </w:p>
        </w:tc>
        <w:tc>
          <w:tcPr>
            <w:tcW w:w="1630" w:type="dxa"/>
          </w:tcPr>
          <w:p w14:paraId="2202BE5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101</w:t>
            </w:r>
          </w:p>
        </w:tc>
        <w:tc>
          <w:tcPr>
            <w:tcW w:w="1524" w:type="dxa"/>
          </w:tcPr>
          <w:p w14:paraId="5E4D0EC2"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178</w:t>
            </w:r>
          </w:p>
        </w:tc>
      </w:tr>
      <w:tr w:rsidR="00BB7F4B" w:rsidRPr="00CD79D0" w14:paraId="6D9D212B"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1398FEEF"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Mean Age (SD)</w:t>
            </w:r>
          </w:p>
        </w:tc>
        <w:tc>
          <w:tcPr>
            <w:tcW w:w="1630" w:type="dxa"/>
          </w:tcPr>
          <w:p w14:paraId="6F78DFCD"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29.6 (17.4)</w:t>
            </w:r>
          </w:p>
        </w:tc>
        <w:tc>
          <w:tcPr>
            <w:tcW w:w="1630" w:type="dxa"/>
          </w:tcPr>
          <w:p w14:paraId="0B2EB888"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28.5 (17.6)</w:t>
            </w:r>
          </w:p>
        </w:tc>
        <w:tc>
          <w:tcPr>
            <w:tcW w:w="1524" w:type="dxa"/>
          </w:tcPr>
          <w:p w14:paraId="1A69F307"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29.1 (17.5)</w:t>
            </w:r>
          </w:p>
        </w:tc>
      </w:tr>
      <w:tr w:rsidR="00BB7F4B" w:rsidRPr="00CD79D0" w14:paraId="69FEB4D2" w14:textId="77777777" w:rsidTr="00BB7F4B">
        <w:tc>
          <w:tcPr>
            <w:tcW w:w="3686" w:type="dxa"/>
          </w:tcPr>
          <w:p w14:paraId="400E4F5B"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Mean BMI (SD)</w:t>
            </w:r>
          </w:p>
        </w:tc>
        <w:tc>
          <w:tcPr>
            <w:tcW w:w="1630" w:type="dxa"/>
          </w:tcPr>
          <w:p w14:paraId="00071CB8"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27.3 (26.7)</w:t>
            </w:r>
          </w:p>
        </w:tc>
        <w:tc>
          <w:tcPr>
            <w:tcW w:w="1630" w:type="dxa"/>
          </w:tcPr>
          <w:p w14:paraId="2BE57D56"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23.2 (6.26)</w:t>
            </w:r>
          </w:p>
        </w:tc>
        <w:tc>
          <w:tcPr>
            <w:tcW w:w="1524" w:type="dxa"/>
          </w:tcPr>
          <w:p w14:paraId="1E06127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25.5 (20.6)</w:t>
            </w:r>
          </w:p>
        </w:tc>
      </w:tr>
      <w:tr w:rsidR="00BB7F4B" w:rsidRPr="00CD79D0" w14:paraId="1F5094FD" w14:textId="77777777" w:rsidTr="00BB7F4B">
        <w:trPr>
          <w:cnfStyle w:val="000000100000" w:firstRow="0" w:lastRow="0" w:firstColumn="0" w:lastColumn="0" w:oddVBand="0" w:evenVBand="0" w:oddHBand="1" w:evenHBand="0" w:firstRowFirstColumn="0" w:firstRowLastColumn="0" w:lastRowFirstColumn="0" w:lastRowLastColumn="0"/>
        </w:trPr>
        <w:tc>
          <w:tcPr>
            <w:tcW w:w="8470" w:type="dxa"/>
            <w:gridSpan w:val="4"/>
          </w:tcPr>
          <w:p w14:paraId="6B6BBD78" w14:textId="77777777" w:rsidR="00BB7F4B" w:rsidRPr="00CD79D0" w:rsidRDefault="00BB7F4B" w:rsidP="00BB7F4B">
            <w:pPr>
              <w:tabs>
                <w:tab w:val="left" w:pos="43"/>
                <w:tab w:val="left" w:pos="284"/>
              </w:tabs>
              <w:spacing w:line="276" w:lineRule="auto"/>
              <w:ind w:hanging="2"/>
              <w:rPr>
                <w:rFonts w:ascii="Avenir Book" w:eastAsia="Arial" w:hAnsi="Avenir Book" w:cs="Arial"/>
                <w:b/>
                <w:sz w:val="16"/>
                <w:szCs w:val="16"/>
                <w:highlight w:val="none"/>
              </w:rPr>
            </w:pPr>
            <w:r w:rsidRPr="00CD79D0">
              <w:rPr>
                <w:rFonts w:ascii="Avenir Book" w:eastAsia="Arial" w:hAnsi="Avenir Book" w:cs="Arial"/>
                <w:b/>
                <w:sz w:val="16"/>
                <w:szCs w:val="16"/>
                <w:highlight w:val="none"/>
              </w:rPr>
              <w:t>Age groups, n (% of sex in each group)</w:t>
            </w:r>
          </w:p>
        </w:tc>
      </w:tr>
      <w:tr w:rsidR="00BB7F4B" w:rsidRPr="00CD79D0" w14:paraId="12F61B64" w14:textId="77777777" w:rsidTr="00BB7F4B">
        <w:tc>
          <w:tcPr>
            <w:tcW w:w="3686" w:type="dxa"/>
          </w:tcPr>
          <w:p w14:paraId="7170731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5-15</w:t>
            </w:r>
          </w:p>
        </w:tc>
        <w:tc>
          <w:tcPr>
            <w:tcW w:w="1630" w:type="dxa"/>
          </w:tcPr>
          <w:p w14:paraId="01FB461F"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137 (24%)</w:t>
            </w:r>
          </w:p>
        </w:tc>
        <w:tc>
          <w:tcPr>
            <w:tcW w:w="1630" w:type="dxa"/>
          </w:tcPr>
          <w:p w14:paraId="1FBDB8F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128 (29.3%)</w:t>
            </w:r>
          </w:p>
        </w:tc>
        <w:tc>
          <w:tcPr>
            <w:tcW w:w="1524" w:type="dxa"/>
          </w:tcPr>
          <w:p w14:paraId="4C6D2A2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265 (26.3%)</w:t>
            </w:r>
          </w:p>
        </w:tc>
      </w:tr>
      <w:tr w:rsidR="00BB7F4B" w:rsidRPr="00CD79D0" w14:paraId="07B3C057"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0685984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16-29</w:t>
            </w:r>
          </w:p>
        </w:tc>
        <w:tc>
          <w:tcPr>
            <w:tcW w:w="1630" w:type="dxa"/>
          </w:tcPr>
          <w:p w14:paraId="4E2FCA8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186 (32.6%)</w:t>
            </w:r>
          </w:p>
        </w:tc>
        <w:tc>
          <w:tcPr>
            <w:tcW w:w="1630" w:type="dxa"/>
          </w:tcPr>
          <w:p w14:paraId="1A79D572"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136 (31.1%)</w:t>
            </w:r>
          </w:p>
        </w:tc>
        <w:tc>
          <w:tcPr>
            <w:tcW w:w="1524" w:type="dxa"/>
          </w:tcPr>
          <w:p w14:paraId="4EFE2A90"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322 (32%)</w:t>
            </w:r>
          </w:p>
        </w:tc>
      </w:tr>
      <w:tr w:rsidR="00BB7F4B" w:rsidRPr="00CD79D0" w14:paraId="2BDD20E7" w14:textId="77777777" w:rsidTr="00BB7F4B">
        <w:tc>
          <w:tcPr>
            <w:tcW w:w="3686" w:type="dxa"/>
          </w:tcPr>
          <w:p w14:paraId="15E67DE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30-45</w:t>
            </w:r>
          </w:p>
        </w:tc>
        <w:tc>
          <w:tcPr>
            <w:tcW w:w="1630" w:type="dxa"/>
          </w:tcPr>
          <w:p w14:paraId="4678FEE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140 (24.6%)</w:t>
            </w:r>
          </w:p>
        </w:tc>
        <w:tc>
          <w:tcPr>
            <w:tcW w:w="1630" w:type="dxa"/>
          </w:tcPr>
          <w:p w14:paraId="2AD6D02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89 (20.4%)</w:t>
            </w:r>
          </w:p>
        </w:tc>
        <w:tc>
          <w:tcPr>
            <w:tcW w:w="1524" w:type="dxa"/>
          </w:tcPr>
          <w:p w14:paraId="0DFC873E"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229 (22.7%)</w:t>
            </w:r>
          </w:p>
        </w:tc>
      </w:tr>
      <w:tr w:rsidR="00BB7F4B" w:rsidRPr="00CD79D0" w14:paraId="2106A929" w14:textId="77777777" w:rsidTr="00BB7F4B">
        <w:trPr>
          <w:cnfStyle w:val="000000100000" w:firstRow="0" w:lastRow="0" w:firstColumn="0" w:lastColumn="0" w:oddVBand="0" w:evenVBand="0" w:oddHBand="1" w:evenHBand="0" w:firstRowFirstColumn="0" w:firstRowLastColumn="0" w:lastRowFirstColumn="0" w:lastRowLastColumn="0"/>
          <w:trHeight w:val="153"/>
        </w:trPr>
        <w:tc>
          <w:tcPr>
            <w:tcW w:w="3686" w:type="dxa"/>
          </w:tcPr>
          <w:p w14:paraId="5D440D6A"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46-65</w:t>
            </w:r>
          </w:p>
        </w:tc>
        <w:tc>
          <w:tcPr>
            <w:tcW w:w="1630" w:type="dxa"/>
          </w:tcPr>
          <w:p w14:paraId="16C39100"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79 (13.9%)</w:t>
            </w:r>
          </w:p>
        </w:tc>
        <w:tc>
          <w:tcPr>
            <w:tcW w:w="1630" w:type="dxa"/>
          </w:tcPr>
          <w:p w14:paraId="679E5948"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66 (15.1%)</w:t>
            </w:r>
          </w:p>
        </w:tc>
        <w:tc>
          <w:tcPr>
            <w:tcW w:w="1524" w:type="dxa"/>
          </w:tcPr>
          <w:p w14:paraId="40D40668"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145 (14.4%)</w:t>
            </w:r>
          </w:p>
        </w:tc>
      </w:tr>
      <w:tr w:rsidR="00BB7F4B" w:rsidRPr="00CD79D0" w14:paraId="5AD2E4CC" w14:textId="77777777" w:rsidTr="00BB7F4B">
        <w:tc>
          <w:tcPr>
            <w:tcW w:w="3686" w:type="dxa"/>
          </w:tcPr>
          <w:p w14:paraId="17945A85"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&gt;65</w:t>
            </w:r>
          </w:p>
        </w:tc>
        <w:tc>
          <w:tcPr>
            <w:tcW w:w="1630" w:type="dxa"/>
          </w:tcPr>
          <w:p w14:paraId="316164E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28 (4.9%)</w:t>
            </w:r>
          </w:p>
        </w:tc>
        <w:tc>
          <w:tcPr>
            <w:tcW w:w="1630" w:type="dxa"/>
          </w:tcPr>
          <w:p w14:paraId="0067C6F0"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18 (4.1%)</w:t>
            </w:r>
          </w:p>
        </w:tc>
        <w:tc>
          <w:tcPr>
            <w:tcW w:w="1524" w:type="dxa"/>
          </w:tcPr>
          <w:p w14:paraId="28478555"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46 (4.6%)</w:t>
            </w:r>
          </w:p>
        </w:tc>
      </w:tr>
      <w:tr w:rsidR="00BB7F4B" w:rsidRPr="00CD79D0" w14:paraId="0A3519C8" w14:textId="77777777" w:rsidTr="00BB7F4B">
        <w:trPr>
          <w:cnfStyle w:val="000000100000" w:firstRow="0" w:lastRow="0" w:firstColumn="0" w:lastColumn="0" w:oddVBand="0" w:evenVBand="0" w:oddHBand="1" w:evenHBand="0" w:firstRowFirstColumn="0" w:firstRowLastColumn="0" w:lastRowFirstColumn="0" w:lastRowLastColumn="0"/>
        </w:trPr>
        <w:tc>
          <w:tcPr>
            <w:tcW w:w="8470" w:type="dxa"/>
            <w:gridSpan w:val="4"/>
          </w:tcPr>
          <w:p w14:paraId="67A042F2" w14:textId="77777777" w:rsidR="00BB7F4B" w:rsidRPr="00CD79D0" w:rsidRDefault="00BB7F4B" w:rsidP="00BB7F4B">
            <w:pPr>
              <w:tabs>
                <w:tab w:val="left" w:pos="43"/>
                <w:tab w:val="left" w:pos="284"/>
              </w:tabs>
              <w:spacing w:line="276" w:lineRule="auto"/>
              <w:ind w:hanging="2"/>
              <w:rPr>
                <w:rFonts w:ascii="Avenir Book" w:eastAsia="Arial" w:hAnsi="Avenir Book" w:cs="Arial"/>
                <w:b/>
                <w:sz w:val="16"/>
                <w:szCs w:val="16"/>
                <w:highlight w:val="none"/>
              </w:rPr>
            </w:pPr>
            <w:r w:rsidRPr="00CD79D0">
              <w:rPr>
                <w:rFonts w:ascii="Avenir Book" w:eastAsia="Arial" w:hAnsi="Avenir Book" w:cs="Arial"/>
                <w:b/>
                <w:sz w:val="16"/>
                <w:szCs w:val="16"/>
                <w:highlight w:val="none"/>
              </w:rPr>
              <w:t>Education Level, n (% of sex in each group)</w:t>
            </w:r>
          </w:p>
        </w:tc>
      </w:tr>
      <w:tr w:rsidR="00BB7F4B" w:rsidRPr="00CD79D0" w14:paraId="16EBBD4F" w14:textId="77777777" w:rsidTr="00BB7F4B">
        <w:tc>
          <w:tcPr>
            <w:tcW w:w="3686" w:type="dxa"/>
          </w:tcPr>
          <w:p w14:paraId="322AB54B"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Secondary</w:t>
            </w:r>
          </w:p>
        </w:tc>
        <w:tc>
          <w:tcPr>
            <w:tcW w:w="1630" w:type="dxa"/>
          </w:tcPr>
          <w:p w14:paraId="2B79DB75"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258 (45.3%)</w:t>
            </w:r>
          </w:p>
        </w:tc>
        <w:tc>
          <w:tcPr>
            <w:tcW w:w="1630" w:type="dxa"/>
          </w:tcPr>
          <w:p w14:paraId="7CE4EFD7"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184 (42.1%)</w:t>
            </w:r>
          </w:p>
        </w:tc>
        <w:tc>
          <w:tcPr>
            <w:tcW w:w="1524" w:type="dxa"/>
          </w:tcPr>
          <w:p w14:paraId="75D2113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442 (43.9%)</w:t>
            </w:r>
          </w:p>
        </w:tc>
      </w:tr>
      <w:tr w:rsidR="00BB7F4B" w:rsidRPr="00CD79D0" w14:paraId="19F2D021"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6CCA2E1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Primary</w:t>
            </w:r>
          </w:p>
        </w:tc>
        <w:tc>
          <w:tcPr>
            <w:tcW w:w="1630" w:type="dxa"/>
          </w:tcPr>
          <w:p w14:paraId="23569FD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191 (33.5%)</w:t>
            </w:r>
          </w:p>
        </w:tc>
        <w:tc>
          <w:tcPr>
            <w:tcW w:w="1630" w:type="dxa"/>
          </w:tcPr>
          <w:p w14:paraId="4D3DD3CA"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137 (31.4%)</w:t>
            </w:r>
          </w:p>
        </w:tc>
        <w:tc>
          <w:tcPr>
            <w:tcW w:w="1524" w:type="dxa"/>
          </w:tcPr>
          <w:p w14:paraId="57F2D56E"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328 (32.6%)</w:t>
            </w:r>
          </w:p>
        </w:tc>
      </w:tr>
      <w:tr w:rsidR="00BB7F4B" w:rsidRPr="00CD79D0" w14:paraId="04A8132C" w14:textId="77777777" w:rsidTr="00BB7F4B">
        <w:tc>
          <w:tcPr>
            <w:tcW w:w="3686" w:type="dxa"/>
          </w:tcPr>
          <w:p w14:paraId="13273C6F"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University</w:t>
            </w:r>
          </w:p>
        </w:tc>
        <w:tc>
          <w:tcPr>
            <w:tcW w:w="1630" w:type="dxa"/>
          </w:tcPr>
          <w:p w14:paraId="63463BE0"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76 (13.3%)</w:t>
            </w:r>
          </w:p>
        </w:tc>
        <w:tc>
          <w:tcPr>
            <w:tcW w:w="1630" w:type="dxa"/>
          </w:tcPr>
          <w:p w14:paraId="1873DA2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81 (18.5%)</w:t>
            </w:r>
          </w:p>
        </w:tc>
        <w:tc>
          <w:tcPr>
            <w:tcW w:w="1524" w:type="dxa"/>
          </w:tcPr>
          <w:p w14:paraId="2F8461C8"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157 (15.6%)</w:t>
            </w:r>
          </w:p>
        </w:tc>
      </w:tr>
      <w:tr w:rsidR="00BB7F4B" w:rsidRPr="00CD79D0" w14:paraId="3B385FFF"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3EF4267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No formal instruction</w:t>
            </w:r>
          </w:p>
        </w:tc>
        <w:tc>
          <w:tcPr>
            <w:tcW w:w="1630" w:type="dxa"/>
          </w:tcPr>
          <w:p w14:paraId="3774BF3B"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35 (6.1%)</w:t>
            </w:r>
          </w:p>
        </w:tc>
        <w:tc>
          <w:tcPr>
            <w:tcW w:w="1630" w:type="dxa"/>
          </w:tcPr>
          <w:p w14:paraId="14D91B05"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18 (4.1%)</w:t>
            </w:r>
          </w:p>
        </w:tc>
        <w:tc>
          <w:tcPr>
            <w:tcW w:w="1524" w:type="dxa"/>
          </w:tcPr>
          <w:p w14:paraId="67EE4776"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53 (5.3%)</w:t>
            </w:r>
          </w:p>
        </w:tc>
      </w:tr>
      <w:tr w:rsidR="00BB7F4B" w:rsidRPr="00CD79D0" w14:paraId="37C9A61E" w14:textId="77777777" w:rsidTr="00BB7F4B">
        <w:tc>
          <w:tcPr>
            <w:tcW w:w="3686" w:type="dxa"/>
          </w:tcPr>
          <w:p w14:paraId="7CC78337"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Doctorate</w:t>
            </w:r>
          </w:p>
        </w:tc>
        <w:tc>
          <w:tcPr>
            <w:tcW w:w="1630" w:type="dxa"/>
          </w:tcPr>
          <w:p w14:paraId="0D01BD0F"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 (1.2%)</w:t>
            </w:r>
          </w:p>
        </w:tc>
        <w:tc>
          <w:tcPr>
            <w:tcW w:w="1630" w:type="dxa"/>
          </w:tcPr>
          <w:p w14:paraId="16BEA777"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13 (3%)</w:t>
            </w:r>
          </w:p>
        </w:tc>
        <w:tc>
          <w:tcPr>
            <w:tcW w:w="1524" w:type="dxa"/>
          </w:tcPr>
          <w:p w14:paraId="2B2B50DB"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20 (2%)</w:t>
            </w:r>
          </w:p>
        </w:tc>
      </w:tr>
      <w:tr w:rsidR="00BB7F4B" w:rsidRPr="00CD79D0" w14:paraId="1C9F2102"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4DF6AE7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Other</w:t>
            </w:r>
          </w:p>
        </w:tc>
        <w:tc>
          <w:tcPr>
            <w:tcW w:w="1630" w:type="dxa"/>
          </w:tcPr>
          <w:p w14:paraId="0B8F850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3 (0.5%)</w:t>
            </w:r>
          </w:p>
        </w:tc>
        <w:tc>
          <w:tcPr>
            <w:tcW w:w="1630" w:type="dxa"/>
          </w:tcPr>
          <w:p w14:paraId="1BEE9B02"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4 (0.9%)</w:t>
            </w:r>
          </w:p>
        </w:tc>
        <w:tc>
          <w:tcPr>
            <w:tcW w:w="1524" w:type="dxa"/>
          </w:tcPr>
          <w:p w14:paraId="2BBD6A2E"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 (0.7%)</w:t>
            </w:r>
          </w:p>
        </w:tc>
      </w:tr>
      <w:tr w:rsidR="00BB7F4B" w:rsidRPr="00CD79D0" w14:paraId="71ED309C" w14:textId="77777777" w:rsidTr="00BB7F4B">
        <w:tc>
          <w:tcPr>
            <w:tcW w:w="8470" w:type="dxa"/>
            <w:gridSpan w:val="4"/>
          </w:tcPr>
          <w:p w14:paraId="1FC20958" w14:textId="77777777" w:rsidR="00BB7F4B" w:rsidRPr="00CD79D0" w:rsidRDefault="00BB7F4B" w:rsidP="00BB7F4B">
            <w:pPr>
              <w:tabs>
                <w:tab w:val="left" w:pos="43"/>
                <w:tab w:val="left" w:pos="284"/>
              </w:tabs>
              <w:spacing w:line="276" w:lineRule="auto"/>
              <w:ind w:hanging="2"/>
              <w:rPr>
                <w:rFonts w:ascii="Avenir Book" w:eastAsia="Arial" w:hAnsi="Avenir Book" w:cs="Arial"/>
                <w:b/>
                <w:sz w:val="16"/>
                <w:szCs w:val="16"/>
                <w:highlight w:val="none"/>
              </w:rPr>
            </w:pPr>
            <w:r w:rsidRPr="00CD79D0">
              <w:rPr>
                <w:rFonts w:ascii="Avenir Book" w:eastAsia="Arial" w:hAnsi="Avenir Book" w:cs="Arial"/>
                <w:b/>
                <w:sz w:val="16"/>
                <w:szCs w:val="16"/>
                <w:highlight w:val="none"/>
              </w:rPr>
              <w:t>Profession, n (% of sex in each group)</w:t>
            </w:r>
          </w:p>
        </w:tc>
      </w:tr>
      <w:tr w:rsidR="00BB7F4B" w:rsidRPr="00CD79D0" w14:paraId="45F0EBA0"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336EC0FE"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Student</w:t>
            </w:r>
          </w:p>
        </w:tc>
        <w:tc>
          <w:tcPr>
            <w:tcW w:w="1630" w:type="dxa"/>
          </w:tcPr>
          <w:p w14:paraId="3AEE8E8A"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216 (36.5%)</w:t>
            </w:r>
          </w:p>
        </w:tc>
        <w:tc>
          <w:tcPr>
            <w:tcW w:w="1630" w:type="dxa"/>
          </w:tcPr>
          <w:p w14:paraId="6CDF1BCC"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202 (43.3%)</w:t>
            </w:r>
          </w:p>
        </w:tc>
        <w:tc>
          <w:tcPr>
            <w:tcW w:w="1524" w:type="dxa"/>
          </w:tcPr>
          <w:p w14:paraId="463A4EE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418 (39.5%)</w:t>
            </w:r>
          </w:p>
        </w:tc>
      </w:tr>
      <w:tr w:rsidR="00BB7F4B" w:rsidRPr="00CD79D0" w14:paraId="479D25F8" w14:textId="77777777" w:rsidTr="00BB7F4B">
        <w:tc>
          <w:tcPr>
            <w:tcW w:w="3686" w:type="dxa"/>
          </w:tcPr>
          <w:p w14:paraId="468C237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Small jobs</w:t>
            </w:r>
          </w:p>
        </w:tc>
        <w:tc>
          <w:tcPr>
            <w:tcW w:w="1630" w:type="dxa"/>
          </w:tcPr>
          <w:p w14:paraId="0938FA2D"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86 (14.5%)</w:t>
            </w:r>
          </w:p>
        </w:tc>
        <w:tc>
          <w:tcPr>
            <w:tcW w:w="1630" w:type="dxa"/>
          </w:tcPr>
          <w:p w14:paraId="69E24C70"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136 (29.1%)</w:t>
            </w:r>
          </w:p>
        </w:tc>
        <w:tc>
          <w:tcPr>
            <w:tcW w:w="1524" w:type="dxa"/>
          </w:tcPr>
          <w:p w14:paraId="299B587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222 (21%)</w:t>
            </w:r>
          </w:p>
        </w:tc>
      </w:tr>
      <w:tr w:rsidR="00BB7F4B" w:rsidRPr="00CD79D0" w14:paraId="25855CA8"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72C66E0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Business/Trade</w:t>
            </w:r>
          </w:p>
        </w:tc>
        <w:tc>
          <w:tcPr>
            <w:tcW w:w="1630" w:type="dxa"/>
          </w:tcPr>
          <w:p w14:paraId="41785265"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81 (13.7%)</w:t>
            </w:r>
          </w:p>
        </w:tc>
        <w:tc>
          <w:tcPr>
            <w:tcW w:w="1630" w:type="dxa"/>
          </w:tcPr>
          <w:p w14:paraId="3FFDC1BC"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50 (10.7%)</w:t>
            </w:r>
          </w:p>
        </w:tc>
        <w:tc>
          <w:tcPr>
            <w:tcW w:w="1524" w:type="dxa"/>
          </w:tcPr>
          <w:p w14:paraId="04FE295C"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131 (12.4%)</w:t>
            </w:r>
          </w:p>
        </w:tc>
      </w:tr>
      <w:tr w:rsidR="00BB7F4B" w:rsidRPr="00CD79D0" w14:paraId="321A337C" w14:textId="77777777" w:rsidTr="00BB7F4B">
        <w:tc>
          <w:tcPr>
            <w:tcW w:w="3686" w:type="dxa"/>
          </w:tcPr>
          <w:p w14:paraId="08404F48"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Housewife</w:t>
            </w:r>
          </w:p>
        </w:tc>
        <w:tc>
          <w:tcPr>
            <w:tcW w:w="1630" w:type="dxa"/>
          </w:tcPr>
          <w:p w14:paraId="262E441E"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74 (12.5%)</w:t>
            </w:r>
          </w:p>
        </w:tc>
        <w:tc>
          <w:tcPr>
            <w:tcW w:w="1630" w:type="dxa"/>
          </w:tcPr>
          <w:p w14:paraId="57F7E6E6"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0 (0%)</w:t>
            </w:r>
          </w:p>
        </w:tc>
        <w:tc>
          <w:tcPr>
            <w:tcW w:w="1524" w:type="dxa"/>
          </w:tcPr>
          <w:p w14:paraId="5C61E1A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74 (7%)</w:t>
            </w:r>
          </w:p>
        </w:tc>
      </w:tr>
      <w:tr w:rsidR="00BB7F4B" w:rsidRPr="00CD79D0" w14:paraId="2ECB6DBE"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3235ECE5"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Unemployed</w:t>
            </w:r>
          </w:p>
        </w:tc>
        <w:tc>
          <w:tcPr>
            <w:tcW w:w="1630" w:type="dxa"/>
          </w:tcPr>
          <w:p w14:paraId="59CDE6A8"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52 (8.8%)</w:t>
            </w:r>
          </w:p>
        </w:tc>
        <w:tc>
          <w:tcPr>
            <w:tcW w:w="1630" w:type="dxa"/>
          </w:tcPr>
          <w:p w14:paraId="4B16903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21 (4.5%)</w:t>
            </w:r>
          </w:p>
        </w:tc>
        <w:tc>
          <w:tcPr>
            <w:tcW w:w="1524" w:type="dxa"/>
          </w:tcPr>
          <w:p w14:paraId="3BA7C8B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73 (6.9%)</w:t>
            </w:r>
          </w:p>
        </w:tc>
      </w:tr>
      <w:tr w:rsidR="00BB7F4B" w:rsidRPr="00CD79D0" w14:paraId="736F5377" w14:textId="77777777" w:rsidTr="00BB7F4B">
        <w:tc>
          <w:tcPr>
            <w:tcW w:w="3686" w:type="dxa"/>
          </w:tcPr>
          <w:p w14:paraId="4D3DEF62"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Salaried worker</w:t>
            </w:r>
          </w:p>
        </w:tc>
        <w:tc>
          <w:tcPr>
            <w:tcW w:w="1630" w:type="dxa"/>
          </w:tcPr>
          <w:p w14:paraId="5C1568E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38 (6.4%)</w:t>
            </w:r>
          </w:p>
        </w:tc>
        <w:tc>
          <w:tcPr>
            <w:tcW w:w="1630" w:type="dxa"/>
          </w:tcPr>
          <w:p w14:paraId="3C65574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22 (4.7%)</w:t>
            </w:r>
          </w:p>
        </w:tc>
        <w:tc>
          <w:tcPr>
            <w:tcW w:w="1524" w:type="dxa"/>
          </w:tcPr>
          <w:p w14:paraId="16D13873"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60 (5.7%)</w:t>
            </w:r>
          </w:p>
        </w:tc>
      </w:tr>
      <w:tr w:rsidR="00BB7F4B" w:rsidRPr="00CD79D0" w14:paraId="7F4B9221"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10E1E535"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Retired</w:t>
            </w:r>
          </w:p>
        </w:tc>
        <w:tc>
          <w:tcPr>
            <w:tcW w:w="1630" w:type="dxa"/>
          </w:tcPr>
          <w:p w14:paraId="4522E82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18 (3%)</w:t>
            </w:r>
          </w:p>
        </w:tc>
        <w:tc>
          <w:tcPr>
            <w:tcW w:w="1630" w:type="dxa"/>
          </w:tcPr>
          <w:p w14:paraId="673158CA"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17 (3.6%)</w:t>
            </w:r>
          </w:p>
        </w:tc>
        <w:tc>
          <w:tcPr>
            <w:tcW w:w="1524" w:type="dxa"/>
          </w:tcPr>
          <w:p w14:paraId="6B282CCD"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35 (3.3%)</w:t>
            </w:r>
          </w:p>
        </w:tc>
      </w:tr>
      <w:tr w:rsidR="00BB7F4B" w:rsidRPr="00CD79D0" w14:paraId="3A1EC83D" w14:textId="77777777" w:rsidTr="00BB7F4B">
        <w:tc>
          <w:tcPr>
            <w:tcW w:w="3686" w:type="dxa"/>
          </w:tcPr>
          <w:p w14:paraId="1131FE4B"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Other</w:t>
            </w:r>
          </w:p>
        </w:tc>
        <w:tc>
          <w:tcPr>
            <w:tcW w:w="1630" w:type="dxa"/>
          </w:tcPr>
          <w:p w14:paraId="45F531ED"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17 (2.9%)</w:t>
            </w:r>
          </w:p>
        </w:tc>
        <w:tc>
          <w:tcPr>
            <w:tcW w:w="1630" w:type="dxa"/>
          </w:tcPr>
          <w:p w14:paraId="6A893127"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15 (3.2%)</w:t>
            </w:r>
          </w:p>
        </w:tc>
        <w:tc>
          <w:tcPr>
            <w:tcW w:w="1524" w:type="dxa"/>
          </w:tcPr>
          <w:p w14:paraId="2C2FA020"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32 (3%)</w:t>
            </w:r>
          </w:p>
        </w:tc>
      </w:tr>
      <w:tr w:rsidR="00BB7F4B" w:rsidRPr="00CD79D0" w14:paraId="2985D3B6"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49F4931E"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Farmer</w:t>
            </w:r>
          </w:p>
        </w:tc>
        <w:tc>
          <w:tcPr>
            <w:tcW w:w="1630" w:type="dxa"/>
          </w:tcPr>
          <w:p w14:paraId="46BCC043"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10 (1.7%)</w:t>
            </w:r>
          </w:p>
        </w:tc>
        <w:tc>
          <w:tcPr>
            <w:tcW w:w="1630" w:type="dxa"/>
          </w:tcPr>
          <w:p w14:paraId="5228A66D"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4 (0.9%)</w:t>
            </w:r>
          </w:p>
        </w:tc>
        <w:tc>
          <w:tcPr>
            <w:tcW w:w="1524" w:type="dxa"/>
          </w:tcPr>
          <w:p w14:paraId="7C858680"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14 (1.3%)</w:t>
            </w:r>
          </w:p>
        </w:tc>
      </w:tr>
    </w:tbl>
    <w:p w14:paraId="3219AA2D" w14:textId="77777777" w:rsidR="00F82ABE" w:rsidRPr="00DC4EA8" w:rsidRDefault="00F82ABE" w:rsidP="00F82ABE">
      <w:pPr>
        <w:pStyle w:val="Caption"/>
      </w:pPr>
    </w:p>
    <w:p w14:paraId="33A8FE34" w14:textId="77777777" w:rsidR="007E19A3" w:rsidRDefault="007E19A3" w:rsidP="00585C8D">
      <w:pPr>
        <w:pStyle w:val="Heading2"/>
        <w:jc w:val="left"/>
        <w:rPr>
          <w:sz w:val="24"/>
          <w:szCs w:val="23"/>
        </w:rPr>
      </w:pPr>
      <w:bookmarkStart w:id="290" w:name="OLE_LINK53"/>
      <w:bookmarkStart w:id="291" w:name="OLE_LINK54"/>
      <w:bookmarkStart w:id="292" w:name="OLE_LINK55"/>
      <w:bookmarkStart w:id="293" w:name="OLE_LINK69"/>
      <w:bookmarkStart w:id="294" w:name="OLE_LINK70"/>
      <w:bookmarkStart w:id="295" w:name="OLE_LINK12"/>
      <w:bookmarkStart w:id="296" w:name="OLE_LINK13"/>
    </w:p>
    <w:p w14:paraId="2ABC92AE" w14:textId="47491E46" w:rsidR="00AC2C1B" w:rsidRPr="00CD017D" w:rsidRDefault="007E19A3" w:rsidP="007E19A3">
      <w:pPr>
        <w:rPr>
          <w:sz w:val="24"/>
          <w:szCs w:val="23"/>
        </w:rPr>
      </w:pPr>
      <w:r>
        <w:rPr>
          <w:sz w:val="24"/>
          <w:szCs w:val="23"/>
        </w:rPr>
        <w:br w:type="page"/>
      </w:r>
    </w:p>
    <w:p w14:paraId="26D71F4F" w14:textId="0AE617C7" w:rsidR="00A1302E" w:rsidRPr="001E7519" w:rsidRDefault="00A975EF" w:rsidP="00585C8D">
      <w:pPr>
        <w:pStyle w:val="Heading2"/>
        <w:jc w:val="left"/>
        <w:rPr>
          <w:sz w:val="24"/>
          <w:szCs w:val="23"/>
        </w:rPr>
      </w:pPr>
      <w:bookmarkStart w:id="297" w:name="OLE_LINK18"/>
      <w:bookmarkStart w:id="298" w:name="OLE_LINK19"/>
      <w:bookmarkStart w:id="299" w:name="OLE_LINK71"/>
      <w:bookmarkStart w:id="300" w:name="OLE_LINK72"/>
      <w:bookmarkStart w:id="301" w:name="_Toc62137291"/>
      <w:r>
        <w:rPr>
          <w:sz w:val="24"/>
          <w:szCs w:val="23"/>
        </w:rPr>
        <w:lastRenderedPageBreak/>
        <w:t>Seroprevalence</w:t>
      </w:r>
      <w:bookmarkEnd w:id="297"/>
      <w:bookmarkEnd w:id="298"/>
      <w:r w:rsidR="0086000A" w:rsidRPr="001E7519">
        <w:rPr>
          <w:sz w:val="24"/>
          <w:szCs w:val="23"/>
        </w:rPr>
        <w:t xml:space="preserve"> </w:t>
      </w:r>
      <w:bookmarkEnd w:id="299"/>
      <w:bookmarkEnd w:id="300"/>
      <w:r>
        <w:rPr>
          <w:sz w:val="24"/>
          <w:szCs w:val="23"/>
        </w:rPr>
        <w:t>estimates</w:t>
      </w:r>
      <w:bookmarkEnd w:id="301"/>
    </w:p>
    <w:bookmarkEnd w:id="290"/>
    <w:bookmarkEnd w:id="291"/>
    <w:bookmarkEnd w:id="292"/>
    <w:bookmarkEnd w:id="293"/>
    <w:bookmarkEnd w:id="294"/>
    <w:bookmarkEnd w:id="295"/>
    <w:bookmarkEnd w:id="296"/>
    <w:p w14:paraId="16EF4BFB" w14:textId="301B6A7F" w:rsidR="00FA5E89" w:rsidRPr="00BB7F4B" w:rsidRDefault="00CD017D" w:rsidP="00585C8D">
      <w:pPr>
        <w:tabs>
          <w:tab w:val="left" w:pos="43"/>
          <w:tab w:val="left" w:pos="2057"/>
        </w:tabs>
        <w:ind w:hanging="2"/>
        <w:rPr>
          <w:rFonts w:eastAsia="Arial" w:cs="Arial"/>
          <w:szCs w:val="19"/>
        </w:rPr>
      </w:pPr>
      <w:r>
        <w:rPr>
          <w:rFonts w:eastAsia="Arial" w:cs="Arial"/>
          <w:noProof/>
          <w:sz w:val="18"/>
          <w:szCs w:val="21"/>
        </w:rPr>
        <w:drawing>
          <wp:anchor distT="0" distB="0" distL="114300" distR="114300" simplePos="0" relativeHeight="251718656" behindDoc="0" locked="0" layoutInCell="1" allowOverlap="1" wp14:anchorId="0FF046B7" wp14:editId="0D2AE002">
            <wp:simplePos x="0" y="0"/>
            <wp:positionH relativeFrom="column">
              <wp:posOffset>3401060</wp:posOffset>
            </wp:positionH>
            <wp:positionV relativeFrom="paragraph">
              <wp:posOffset>6985</wp:posOffset>
            </wp:positionV>
            <wp:extent cx="3383280" cy="2077085"/>
            <wp:effectExtent l="0" t="0" r="0" b="5715"/>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83280" cy="2077085"/>
                    </a:xfrm>
                    <a:prstGeom prst="rect">
                      <a:avLst/>
                    </a:prstGeom>
                  </pic:spPr>
                </pic:pic>
              </a:graphicData>
            </a:graphic>
            <wp14:sizeRelH relativeFrom="margin">
              <wp14:pctWidth>0</wp14:pctWidth>
            </wp14:sizeRelH>
            <wp14:sizeRelV relativeFrom="margin">
              <wp14:pctHeight>0</wp14:pctHeight>
            </wp14:sizeRelV>
          </wp:anchor>
        </w:drawing>
      </w:r>
      <w:r w:rsidR="00FB0D5D">
        <w:rPr>
          <w:rFonts w:eastAsia="Arial" w:cs="Arial"/>
          <w:sz w:val="18"/>
          <w:szCs w:val="21"/>
        </w:rPr>
        <w:tab/>
      </w:r>
      <w:r w:rsidR="00FB0D5D">
        <w:rPr>
          <w:rFonts w:eastAsia="Arial" w:cs="Arial"/>
          <w:sz w:val="18"/>
          <w:szCs w:val="21"/>
        </w:rPr>
        <w:tab/>
      </w:r>
    </w:p>
    <w:p w14:paraId="2EE73DD1" w14:textId="4D1631A1" w:rsidR="00994D9F" w:rsidRPr="00BB7F4B" w:rsidRDefault="00994D9F" w:rsidP="00F20DE7">
      <w:pPr>
        <w:tabs>
          <w:tab w:val="left" w:pos="43"/>
          <w:tab w:val="left" w:pos="284"/>
        </w:tabs>
        <w:ind w:hanging="2"/>
        <w:jc w:val="both"/>
        <w:rPr>
          <w:rFonts w:eastAsia="Arial" w:cs="Arial"/>
          <w:szCs w:val="19"/>
        </w:rPr>
      </w:pPr>
      <w:r w:rsidRPr="00BB7F4B">
        <w:rPr>
          <w:rFonts w:eastAsia="Arial" w:cs="Arial"/>
          <w:szCs w:val="19"/>
        </w:rPr>
        <w:t xml:space="preserve">Of the 970 </w:t>
      </w:r>
      <w:r w:rsidR="004B4AB7" w:rsidRPr="00BB7F4B">
        <w:rPr>
          <w:rFonts w:eastAsia="Arial" w:cs="Arial"/>
          <w:szCs w:val="19"/>
        </w:rPr>
        <w:t xml:space="preserve">respondents tested for IgG and IgM antibodies, </w:t>
      </w:r>
      <w:r w:rsidR="00BF620E" w:rsidRPr="00BB7F4B">
        <w:rPr>
          <w:rFonts w:eastAsia="Arial" w:cs="Arial"/>
          <w:szCs w:val="19"/>
        </w:rPr>
        <w:t xml:space="preserve">340 (35.1%) </w:t>
      </w:r>
      <w:del w:id="302" w:author="hp" w:date="2021-01-12T16:26:00Z">
        <w:r w:rsidR="00272369" w:rsidRPr="00BB7F4B" w:rsidDel="003A5513">
          <w:rPr>
            <w:rFonts w:eastAsia="Arial" w:cs="Arial"/>
            <w:szCs w:val="19"/>
          </w:rPr>
          <w:delText>tested</w:delText>
        </w:r>
      </w:del>
      <w:r w:rsidR="00272369" w:rsidRPr="00BB7F4B">
        <w:rPr>
          <w:rFonts w:eastAsia="Arial" w:cs="Arial"/>
          <w:szCs w:val="19"/>
        </w:rPr>
        <w:t xml:space="preserve"> </w:t>
      </w:r>
      <w:r w:rsidR="00C04A9A" w:rsidRPr="00BB7F4B">
        <w:rPr>
          <w:rFonts w:eastAsia="Arial" w:cs="Arial"/>
          <w:szCs w:val="19"/>
        </w:rPr>
        <w:t>were seropositive for at least one</w:t>
      </w:r>
      <w:r w:rsidR="00B26C03" w:rsidRPr="00BB7F4B">
        <w:rPr>
          <w:rFonts w:eastAsia="Arial" w:cs="Arial"/>
          <w:szCs w:val="19"/>
        </w:rPr>
        <w:t xml:space="preserve"> antibody type (Figure 1)</w:t>
      </w:r>
      <w:r w:rsidR="00C04A9A" w:rsidRPr="00BB7F4B">
        <w:rPr>
          <w:rFonts w:eastAsia="Arial" w:cs="Arial"/>
          <w:szCs w:val="19"/>
        </w:rPr>
        <w:t xml:space="preserve">. </w:t>
      </w:r>
      <w:r w:rsidR="00304042" w:rsidRPr="00BB7F4B">
        <w:rPr>
          <w:rFonts w:eastAsia="Arial" w:cs="Arial"/>
          <w:szCs w:val="19"/>
        </w:rPr>
        <w:t xml:space="preserve">IgM seropositivity was quite low, and the overlap between IgG and IgM seropositivity was minimal; among the 32 individuals who were IgM positive, only 6 were also IgG positive. </w:t>
      </w:r>
    </w:p>
    <w:p w14:paraId="677AC0BB" w14:textId="2E9F97E5" w:rsidR="0049035B" w:rsidRPr="00BB7F4B" w:rsidRDefault="0049035B" w:rsidP="00F20DE7">
      <w:pPr>
        <w:tabs>
          <w:tab w:val="left" w:pos="43"/>
          <w:tab w:val="left" w:pos="284"/>
        </w:tabs>
        <w:ind w:hanging="2"/>
        <w:jc w:val="both"/>
        <w:rPr>
          <w:rFonts w:eastAsia="Arial" w:cs="Arial"/>
          <w:szCs w:val="19"/>
        </w:rPr>
      </w:pPr>
    </w:p>
    <w:commentRangeStart w:id="303"/>
    <w:p w14:paraId="7EC59389" w14:textId="382AD7E4" w:rsidR="0049035B" w:rsidRPr="00BB7F4B" w:rsidRDefault="008944DF" w:rsidP="00F20DE7">
      <w:pPr>
        <w:tabs>
          <w:tab w:val="left" w:pos="43"/>
          <w:tab w:val="left" w:pos="284"/>
        </w:tabs>
        <w:ind w:left="-2"/>
        <w:jc w:val="both"/>
        <w:rPr>
          <w:rFonts w:eastAsia="Arial" w:cs="Arial"/>
          <w:szCs w:val="19"/>
        </w:rPr>
      </w:pPr>
      <w:r w:rsidRPr="00BB7F4B">
        <w:rPr>
          <w:noProof/>
          <w:szCs w:val="19"/>
        </w:rPr>
        <mc:AlternateContent>
          <mc:Choice Requires="wps">
            <w:drawing>
              <wp:anchor distT="0" distB="0" distL="114300" distR="114300" simplePos="0" relativeHeight="251720704" behindDoc="0" locked="0" layoutInCell="1" allowOverlap="1" wp14:anchorId="310576EA" wp14:editId="6AF41011">
                <wp:simplePos x="0" y="0"/>
                <wp:positionH relativeFrom="column">
                  <wp:posOffset>3404327</wp:posOffset>
                </wp:positionH>
                <wp:positionV relativeFrom="paragraph">
                  <wp:posOffset>654807</wp:posOffset>
                </wp:positionV>
                <wp:extent cx="3487420" cy="635"/>
                <wp:effectExtent l="0" t="0" r="5080" b="12065"/>
                <wp:wrapSquare wrapText="bothSides"/>
                <wp:docPr id="166" name="Text Box 166"/>
                <wp:cNvGraphicFramePr/>
                <a:graphic xmlns:a="http://schemas.openxmlformats.org/drawingml/2006/main">
                  <a:graphicData uri="http://schemas.microsoft.com/office/word/2010/wordprocessingShape">
                    <wps:wsp>
                      <wps:cNvSpPr txBox="1"/>
                      <wps:spPr>
                        <a:xfrm>
                          <a:off x="0" y="0"/>
                          <a:ext cx="3487420" cy="635"/>
                        </a:xfrm>
                        <a:prstGeom prst="rect">
                          <a:avLst/>
                        </a:prstGeom>
                        <a:solidFill>
                          <a:prstClr val="white"/>
                        </a:solidFill>
                        <a:ln>
                          <a:noFill/>
                        </a:ln>
                      </wps:spPr>
                      <wps:txbx>
                        <w:txbxContent>
                          <w:p w14:paraId="2FC7BD27" w14:textId="30927282" w:rsidR="00ED6AFF" w:rsidRPr="00FB00FF" w:rsidRDefault="00ED6AFF" w:rsidP="008213DB">
                            <w:pPr>
                              <w:pStyle w:val="Caption"/>
                              <w:rPr>
                                <w:b w:val="0"/>
                                <w:bCs w:val="0"/>
                                <w:color w:val="000000" w:themeColor="text1"/>
                              </w:rPr>
                            </w:pPr>
                            <w:r w:rsidRPr="00822798">
                              <w:t xml:space="preserve">Figure </w:t>
                            </w:r>
                            <w:r w:rsidR="001A3596">
                              <w:fldChar w:fldCharType="begin"/>
                            </w:r>
                            <w:r w:rsidR="001A3596">
                              <w:instrText xml:space="preserve"> SEQ Figure \* ARABIC </w:instrText>
                            </w:r>
                            <w:r w:rsidR="001A3596">
                              <w:fldChar w:fldCharType="separate"/>
                            </w:r>
                            <w:r w:rsidR="00064E85">
                              <w:rPr>
                                <w:noProof/>
                              </w:rPr>
                              <w:t>1</w:t>
                            </w:r>
                            <w:r w:rsidR="001A3596">
                              <w:rPr>
                                <w:noProof/>
                              </w:rPr>
                              <w:fldChar w:fldCharType="end"/>
                            </w:r>
                            <w:r w:rsidRPr="00822798">
                              <w:t>:</w:t>
                            </w:r>
                            <w:r w:rsidRPr="00DC4EA8">
                              <w:t xml:space="preserve"> </w:t>
                            </w:r>
                            <w:r w:rsidRPr="00FB00FF">
                              <w:rPr>
                                <w:b w:val="0"/>
                                <w:bCs w:val="0"/>
                                <w:color w:val="000000" w:themeColor="text1"/>
                              </w:rPr>
                              <w:t>Seropositivity of respondents by test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0576EA" id="_x0000_t202" coordsize="21600,21600" o:spt="202" path="m,l,21600r21600,l21600,xe">
                <v:stroke joinstyle="miter"/>
                <v:path gradientshapeok="t" o:connecttype="rect"/>
              </v:shapetype>
              <v:shape id="Text Box 166" o:spid="_x0000_s1032" type="#_x0000_t202" style="position:absolute;left:0;text-align:left;margin-left:268.05pt;margin-top:51.55pt;width:274.6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xQzLgIAAGgEAAAOAAAAZHJzL2Uyb0RvYy54bWysVMFu2zAMvQ/YPwi6L07SLi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" stroked="f">
                <v:textbox style="mso-fit-shape-to-text:t" inset="0,0,0,0">
                  <w:txbxContent>
                    <w:p w14:paraId="2FC7BD27" w14:textId="30927282" w:rsidR="00ED6AFF" w:rsidRPr="00FB00FF" w:rsidRDefault="00ED6AFF" w:rsidP="008213DB">
                      <w:pPr>
                        <w:pStyle w:val="Caption"/>
                        <w:rPr>
                          <w:b w:val="0"/>
                          <w:bCs w:val="0"/>
                          <w:color w:val="000000" w:themeColor="text1"/>
                        </w:rPr>
                      </w:pPr>
                      <w:r w:rsidRPr="00822798">
                        <w:t xml:space="preserve">Figure </w:t>
                      </w:r>
                      <w:fldSimple w:instr=" SEQ Figure \* ARABIC ">
                        <w:r w:rsidR="00064E85">
                          <w:rPr>
                            <w:noProof/>
                          </w:rPr>
                          <w:t>1</w:t>
                        </w:r>
                      </w:fldSimple>
                      <w:r w:rsidRPr="00822798">
                        <w:t>:</w:t>
                      </w:r>
                      <w:r w:rsidRPr="00DC4EA8">
                        <w:t xml:space="preserve"> </w:t>
                      </w:r>
                      <w:r w:rsidRPr="00FB00FF">
                        <w:rPr>
                          <w:b w:val="0"/>
                          <w:bCs w:val="0"/>
                          <w:color w:val="000000" w:themeColor="text1"/>
                        </w:rPr>
                        <w:t>Seropositivity of respondents by test type</w:t>
                      </w:r>
                    </w:p>
                  </w:txbxContent>
                </v:textbox>
                <w10:wrap type="square"/>
              </v:shape>
            </w:pict>
          </mc:Fallback>
        </mc:AlternateContent>
      </w:r>
      <w:r w:rsidR="0049035B" w:rsidRPr="00BB7F4B">
        <w:rPr>
          <w:rFonts w:eastAsia="Arial" w:cs="Arial"/>
          <w:szCs w:val="19"/>
        </w:rPr>
        <w:t>Figure 2 shows overall antibody seroprevalence (either IgG or IgM) in each age-sex stratum</w:t>
      </w:r>
      <w:commentRangeEnd w:id="303"/>
      <w:r w:rsidR="00F20DE7">
        <w:rPr>
          <w:rStyle w:val="CommentReference"/>
          <w:rFonts w:ascii="Arial" w:eastAsia="Times New Roman" w:hAnsi="Arial" w:cs="Times New Roman"/>
          <w:highlight w:val="none"/>
          <w:lang w:val="en-US" w:eastAsia="en-US"/>
        </w:rPr>
        <w:commentReference w:id="303"/>
      </w:r>
      <w:r w:rsidR="0049035B" w:rsidRPr="00BB7F4B">
        <w:rPr>
          <w:rFonts w:eastAsia="Arial" w:cs="Arial"/>
          <w:szCs w:val="19"/>
        </w:rPr>
        <w:t xml:space="preserve">. Seroprevalence is higher in men, and increases with age. The highest values were seen in men above 65, where the seropositivity was 50%, although the sample size for that group is notably small. </w:t>
      </w:r>
    </w:p>
    <w:p w14:paraId="3B93020F" w14:textId="77777777" w:rsidR="0049035B" w:rsidRPr="00BB7F4B" w:rsidRDefault="0049035B" w:rsidP="00585C8D">
      <w:pPr>
        <w:tabs>
          <w:tab w:val="left" w:pos="43"/>
          <w:tab w:val="left" w:pos="284"/>
        </w:tabs>
        <w:ind w:hanging="2"/>
        <w:rPr>
          <w:rFonts w:eastAsia="Arial" w:cs="Arial"/>
          <w:szCs w:val="19"/>
        </w:rPr>
      </w:pPr>
    </w:p>
    <w:p w14:paraId="60B8EFF9" w14:textId="77777777" w:rsidR="0049035B" w:rsidRPr="00BB7F4B" w:rsidRDefault="0049035B" w:rsidP="00F20DE7">
      <w:pPr>
        <w:tabs>
          <w:tab w:val="left" w:pos="43"/>
          <w:tab w:val="left" w:pos="284"/>
        </w:tabs>
        <w:ind w:hanging="2"/>
        <w:jc w:val="both"/>
        <w:rPr>
          <w:rFonts w:eastAsia="Arial" w:cs="Arial"/>
          <w:szCs w:val="19"/>
        </w:rPr>
      </w:pPr>
      <w:bookmarkStart w:id="304" w:name="OLE_LINK143"/>
      <w:bookmarkStart w:id="305" w:name="OLE_LINK144"/>
      <w:r w:rsidRPr="00BB7F4B">
        <w:rPr>
          <w:rFonts w:eastAsia="Arial" w:cs="Arial"/>
          <w:szCs w:val="19"/>
        </w:rPr>
        <w:t>Tables 3 and 4 show the adjustments for the age-sex distribution of the Yaounde population and for diagnostic test performance. Since women were oversampled relative to their share of the population (56.6% of sample was female), and women showed a lower seroprevalence, the crude estimates were downwardly biased. Thus, population weighting increased the overall estimate of seropositivity in nearly all age categories for both the IgG and IgM assays. Adjustments for specificity and sensitivity also increased the estimates slightly.</w:t>
      </w:r>
    </w:p>
    <w:p w14:paraId="3006ABDF" w14:textId="50F52F00" w:rsidR="00FA434E" w:rsidRPr="00BB7F4B" w:rsidRDefault="00FA434E" w:rsidP="00F20DE7">
      <w:pPr>
        <w:tabs>
          <w:tab w:val="left" w:pos="43"/>
          <w:tab w:val="left" w:pos="284"/>
        </w:tabs>
        <w:ind w:hanging="2"/>
        <w:jc w:val="both"/>
        <w:rPr>
          <w:rFonts w:eastAsia="Arial" w:cs="Arial"/>
          <w:szCs w:val="19"/>
        </w:rPr>
      </w:pPr>
    </w:p>
    <w:p w14:paraId="6DCAADFD" w14:textId="79B46EB0" w:rsidR="00564A35" w:rsidRPr="00BB7F4B" w:rsidRDefault="007E6C14" w:rsidP="00F20DE7">
      <w:pPr>
        <w:tabs>
          <w:tab w:val="left" w:pos="43"/>
          <w:tab w:val="left" w:pos="284"/>
        </w:tabs>
        <w:ind w:hanging="2"/>
        <w:jc w:val="both"/>
        <w:rPr>
          <w:rFonts w:eastAsia="Arial" w:cs="Arial"/>
          <w:szCs w:val="19"/>
        </w:rPr>
      </w:pPr>
      <w:bookmarkStart w:id="306" w:name="OLE_LINK25"/>
      <w:bookmarkStart w:id="307" w:name="OLE_LINK28"/>
      <w:r w:rsidRPr="00BB7F4B">
        <w:rPr>
          <w:rFonts w:eastAsia="Arial" w:cs="Arial"/>
          <w:szCs w:val="19"/>
        </w:rPr>
        <w:t>Following the WHO diagnostic criteria, 21 suspect cases were identified, and nasopharyngeal swabs were collected for PCR testing. Only one of the 21 RNA PCR tests was positive.</w:t>
      </w:r>
    </w:p>
    <w:bookmarkEnd w:id="306"/>
    <w:bookmarkEnd w:id="307"/>
    <w:p w14:paraId="50883C49" w14:textId="67731B35" w:rsidR="001C2E5F" w:rsidRPr="00BB7F4B" w:rsidRDefault="001C2E5F" w:rsidP="0049035B">
      <w:pPr>
        <w:tabs>
          <w:tab w:val="left" w:pos="43"/>
          <w:tab w:val="left" w:pos="284"/>
        </w:tabs>
        <w:rPr>
          <w:rFonts w:eastAsia="Arial" w:cs="Arial"/>
          <w:szCs w:val="19"/>
        </w:rPr>
      </w:pPr>
    </w:p>
    <w:p w14:paraId="65A71D49" w14:textId="1E28D004" w:rsidR="00F82ABE" w:rsidRDefault="00F82ABE" w:rsidP="0049035B">
      <w:pPr>
        <w:tabs>
          <w:tab w:val="left" w:pos="43"/>
          <w:tab w:val="left" w:pos="284"/>
        </w:tabs>
        <w:rPr>
          <w:rFonts w:eastAsia="Arial" w:cs="Arial"/>
          <w:sz w:val="18"/>
          <w:szCs w:val="21"/>
        </w:rPr>
      </w:pPr>
    </w:p>
    <w:p w14:paraId="51F86F30" w14:textId="45E7B1C5" w:rsidR="007E19A3" w:rsidRDefault="00685077" w:rsidP="0049035B">
      <w:pPr>
        <w:tabs>
          <w:tab w:val="left" w:pos="43"/>
          <w:tab w:val="left" w:pos="284"/>
        </w:tabs>
        <w:rPr>
          <w:rFonts w:eastAsia="Arial" w:cs="Arial"/>
          <w:sz w:val="18"/>
          <w:szCs w:val="21"/>
        </w:rPr>
      </w:pPr>
      <w:r>
        <w:rPr>
          <w:noProof/>
        </w:rPr>
        <w:drawing>
          <wp:anchor distT="0" distB="0" distL="114300" distR="114300" simplePos="0" relativeHeight="251765760" behindDoc="0" locked="0" layoutInCell="1" allowOverlap="1" wp14:anchorId="34A922C0" wp14:editId="3B0467C1">
            <wp:simplePos x="0" y="0"/>
            <wp:positionH relativeFrom="column">
              <wp:posOffset>936106</wp:posOffset>
            </wp:positionH>
            <wp:positionV relativeFrom="paragraph">
              <wp:posOffset>121285</wp:posOffset>
            </wp:positionV>
            <wp:extent cx="4425950" cy="2981960"/>
            <wp:effectExtent l="0" t="0" r="6350" b="2540"/>
            <wp:wrapSquare wrapText="bothSides"/>
            <wp:docPr id="32" name="Picture"/>
            <wp:cNvGraphicFramePr/>
            <a:graphic xmlns:a="http://schemas.openxmlformats.org/drawingml/2006/main">
              <a:graphicData uri="http://schemas.openxmlformats.org/drawingml/2006/picture">
                <pic:pic xmlns:pic="http://schemas.openxmlformats.org/drawingml/2006/picture">
                  <pic:nvPicPr>
                    <pic:cNvPr id="0" name="Picture" descr="pre_report_files/figure-docx/unnamed-chunk-4-1.pdf"/>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425950" cy="298196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0DF54D6D" w14:textId="266C76CC" w:rsidR="007E19A3" w:rsidRDefault="007E19A3" w:rsidP="0049035B">
      <w:pPr>
        <w:tabs>
          <w:tab w:val="left" w:pos="43"/>
          <w:tab w:val="left" w:pos="284"/>
        </w:tabs>
        <w:rPr>
          <w:rFonts w:eastAsia="Arial" w:cs="Arial"/>
          <w:sz w:val="18"/>
          <w:szCs w:val="21"/>
        </w:rPr>
      </w:pPr>
    </w:p>
    <w:p w14:paraId="3DD258D2" w14:textId="77777777" w:rsidR="00685077" w:rsidRDefault="00685077" w:rsidP="0049035B">
      <w:pPr>
        <w:tabs>
          <w:tab w:val="left" w:pos="43"/>
          <w:tab w:val="left" w:pos="284"/>
        </w:tabs>
        <w:rPr>
          <w:rFonts w:eastAsia="Arial" w:cs="Arial"/>
          <w:sz w:val="18"/>
          <w:szCs w:val="21"/>
        </w:rPr>
      </w:pPr>
    </w:p>
    <w:p w14:paraId="08744853" w14:textId="77777777" w:rsidR="00685077" w:rsidRDefault="00685077" w:rsidP="0049035B">
      <w:pPr>
        <w:tabs>
          <w:tab w:val="left" w:pos="43"/>
          <w:tab w:val="left" w:pos="284"/>
        </w:tabs>
        <w:rPr>
          <w:rFonts w:eastAsia="Arial" w:cs="Arial"/>
          <w:sz w:val="18"/>
          <w:szCs w:val="21"/>
        </w:rPr>
      </w:pPr>
    </w:p>
    <w:p w14:paraId="61A57FE7" w14:textId="77777777" w:rsidR="00685077" w:rsidRDefault="00685077" w:rsidP="0049035B">
      <w:pPr>
        <w:tabs>
          <w:tab w:val="left" w:pos="43"/>
          <w:tab w:val="left" w:pos="284"/>
        </w:tabs>
        <w:rPr>
          <w:rFonts w:eastAsia="Arial" w:cs="Arial"/>
          <w:sz w:val="18"/>
          <w:szCs w:val="21"/>
        </w:rPr>
      </w:pPr>
    </w:p>
    <w:p w14:paraId="231EC6A2" w14:textId="77777777" w:rsidR="00685077" w:rsidRDefault="00685077" w:rsidP="0049035B">
      <w:pPr>
        <w:tabs>
          <w:tab w:val="left" w:pos="43"/>
          <w:tab w:val="left" w:pos="284"/>
        </w:tabs>
        <w:rPr>
          <w:rFonts w:eastAsia="Arial" w:cs="Arial"/>
          <w:sz w:val="18"/>
          <w:szCs w:val="21"/>
        </w:rPr>
      </w:pPr>
    </w:p>
    <w:p w14:paraId="7A8B69B8" w14:textId="77777777" w:rsidR="00685077" w:rsidRDefault="00685077" w:rsidP="0049035B">
      <w:pPr>
        <w:tabs>
          <w:tab w:val="left" w:pos="43"/>
          <w:tab w:val="left" w:pos="284"/>
        </w:tabs>
        <w:rPr>
          <w:rFonts w:eastAsia="Arial" w:cs="Arial"/>
          <w:sz w:val="18"/>
          <w:szCs w:val="21"/>
        </w:rPr>
      </w:pPr>
    </w:p>
    <w:p w14:paraId="77650F73" w14:textId="77777777" w:rsidR="00685077" w:rsidRDefault="00685077" w:rsidP="0049035B">
      <w:pPr>
        <w:tabs>
          <w:tab w:val="left" w:pos="43"/>
          <w:tab w:val="left" w:pos="284"/>
        </w:tabs>
        <w:rPr>
          <w:rFonts w:eastAsia="Arial" w:cs="Arial"/>
          <w:sz w:val="18"/>
          <w:szCs w:val="21"/>
        </w:rPr>
      </w:pPr>
    </w:p>
    <w:p w14:paraId="7EA63621" w14:textId="77777777" w:rsidR="00685077" w:rsidRDefault="00685077" w:rsidP="0049035B">
      <w:pPr>
        <w:tabs>
          <w:tab w:val="left" w:pos="43"/>
          <w:tab w:val="left" w:pos="284"/>
        </w:tabs>
        <w:rPr>
          <w:rFonts w:eastAsia="Arial" w:cs="Arial"/>
          <w:sz w:val="18"/>
          <w:szCs w:val="21"/>
        </w:rPr>
      </w:pPr>
    </w:p>
    <w:p w14:paraId="0AE3798D" w14:textId="77777777" w:rsidR="00685077" w:rsidRDefault="00685077" w:rsidP="0049035B">
      <w:pPr>
        <w:tabs>
          <w:tab w:val="left" w:pos="43"/>
          <w:tab w:val="left" w:pos="284"/>
        </w:tabs>
        <w:rPr>
          <w:rFonts w:eastAsia="Arial" w:cs="Arial"/>
          <w:sz w:val="18"/>
          <w:szCs w:val="21"/>
        </w:rPr>
      </w:pPr>
    </w:p>
    <w:p w14:paraId="40D2BE73" w14:textId="77777777" w:rsidR="00685077" w:rsidRDefault="00685077" w:rsidP="0049035B">
      <w:pPr>
        <w:tabs>
          <w:tab w:val="left" w:pos="43"/>
          <w:tab w:val="left" w:pos="284"/>
        </w:tabs>
        <w:rPr>
          <w:rFonts w:eastAsia="Arial" w:cs="Arial"/>
          <w:sz w:val="18"/>
          <w:szCs w:val="21"/>
        </w:rPr>
      </w:pPr>
    </w:p>
    <w:p w14:paraId="27DF45BD" w14:textId="77777777" w:rsidR="00685077" w:rsidRDefault="00685077" w:rsidP="0049035B">
      <w:pPr>
        <w:tabs>
          <w:tab w:val="left" w:pos="43"/>
          <w:tab w:val="left" w:pos="284"/>
        </w:tabs>
        <w:rPr>
          <w:rFonts w:eastAsia="Arial" w:cs="Arial"/>
          <w:sz w:val="18"/>
          <w:szCs w:val="21"/>
        </w:rPr>
      </w:pPr>
    </w:p>
    <w:p w14:paraId="32D5C074" w14:textId="77777777" w:rsidR="00685077" w:rsidRDefault="00685077" w:rsidP="0049035B">
      <w:pPr>
        <w:tabs>
          <w:tab w:val="left" w:pos="43"/>
          <w:tab w:val="left" w:pos="284"/>
        </w:tabs>
        <w:rPr>
          <w:rFonts w:eastAsia="Arial" w:cs="Arial"/>
          <w:sz w:val="18"/>
          <w:szCs w:val="21"/>
        </w:rPr>
      </w:pPr>
    </w:p>
    <w:p w14:paraId="5B3D89C5" w14:textId="77777777" w:rsidR="00685077" w:rsidRDefault="00685077" w:rsidP="0049035B">
      <w:pPr>
        <w:tabs>
          <w:tab w:val="left" w:pos="43"/>
          <w:tab w:val="left" w:pos="284"/>
        </w:tabs>
        <w:rPr>
          <w:rFonts w:eastAsia="Arial" w:cs="Arial"/>
          <w:sz w:val="18"/>
          <w:szCs w:val="21"/>
        </w:rPr>
      </w:pPr>
    </w:p>
    <w:p w14:paraId="0F29D7C3" w14:textId="77777777" w:rsidR="00685077" w:rsidRDefault="00685077" w:rsidP="0049035B">
      <w:pPr>
        <w:tabs>
          <w:tab w:val="left" w:pos="43"/>
          <w:tab w:val="left" w:pos="284"/>
        </w:tabs>
        <w:rPr>
          <w:rFonts w:eastAsia="Arial" w:cs="Arial"/>
          <w:sz w:val="18"/>
          <w:szCs w:val="21"/>
        </w:rPr>
      </w:pPr>
    </w:p>
    <w:p w14:paraId="68E4A998" w14:textId="77777777" w:rsidR="00685077" w:rsidRDefault="00685077" w:rsidP="0049035B">
      <w:pPr>
        <w:tabs>
          <w:tab w:val="left" w:pos="43"/>
          <w:tab w:val="left" w:pos="284"/>
        </w:tabs>
        <w:rPr>
          <w:rFonts w:eastAsia="Arial" w:cs="Arial"/>
          <w:sz w:val="18"/>
          <w:szCs w:val="21"/>
        </w:rPr>
      </w:pPr>
    </w:p>
    <w:p w14:paraId="05E92B78" w14:textId="1013AE3E" w:rsidR="00685077" w:rsidRDefault="00685077" w:rsidP="0049035B">
      <w:pPr>
        <w:tabs>
          <w:tab w:val="left" w:pos="43"/>
          <w:tab w:val="left" w:pos="284"/>
        </w:tabs>
        <w:rPr>
          <w:rFonts w:eastAsia="Arial" w:cs="Arial"/>
          <w:sz w:val="18"/>
          <w:szCs w:val="21"/>
        </w:rPr>
      </w:pPr>
      <w:r>
        <w:rPr>
          <w:noProof/>
        </w:rPr>
        <mc:AlternateContent>
          <mc:Choice Requires="wps">
            <w:drawing>
              <wp:anchor distT="0" distB="0" distL="114300" distR="114300" simplePos="0" relativeHeight="251723776" behindDoc="0" locked="0" layoutInCell="1" allowOverlap="1" wp14:anchorId="5CD24FBB" wp14:editId="529712B0">
                <wp:simplePos x="0" y="0"/>
                <wp:positionH relativeFrom="column">
                  <wp:posOffset>1569720</wp:posOffset>
                </wp:positionH>
                <wp:positionV relativeFrom="paragraph">
                  <wp:posOffset>261620</wp:posOffset>
                </wp:positionV>
                <wp:extent cx="3584575" cy="635"/>
                <wp:effectExtent l="0" t="0" r="0" b="3810"/>
                <wp:wrapTopAndBottom/>
                <wp:docPr id="170" name="Text Box 170"/>
                <wp:cNvGraphicFramePr/>
                <a:graphic xmlns:a="http://schemas.openxmlformats.org/drawingml/2006/main">
                  <a:graphicData uri="http://schemas.microsoft.com/office/word/2010/wordprocessingShape">
                    <wps:wsp>
                      <wps:cNvSpPr txBox="1"/>
                      <wps:spPr>
                        <a:xfrm>
                          <a:off x="0" y="0"/>
                          <a:ext cx="3584575" cy="635"/>
                        </a:xfrm>
                        <a:prstGeom prst="rect">
                          <a:avLst/>
                        </a:prstGeom>
                        <a:solidFill>
                          <a:prstClr val="white"/>
                        </a:solidFill>
                        <a:ln>
                          <a:noFill/>
                        </a:ln>
                      </wps:spPr>
                      <wps:txbx>
                        <w:txbxContent>
                          <w:p w14:paraId="1F7C46DA" w14:textId="57874701" w:rsidR="00ED6AFF" w:rsidRPr="006D5F90" w:rsidRDefault="00ED6AFF" w:rsidP="008213DB">
                            <w:pPr>
                              <w:pStyle w:val="Caption"/>
                              <w:rPr>
                                <w:rFonts w:ascii="Open Sans" w:hAnsi="Open Sans"/>
                              </w:rPr>
                            </w:pPr>
                            <w:r w:rsidRPr="006D5F90">
                              <w:t xml:space="preserve">Figure </w:t>
                            </w:r>
                            <w:r w:rsidR="001A3596">
                              <w:fldChar w:fldCharType="begin"/>
                            </w:r>
                            <w:r w:rsidR="001A3596">
                              <w:instrText xml:space="preserve"> SEQ Figure \* ARABIC </w:instrText>
                            </w:r>
                            <w:r w:rsidR="001A3596">
                              <w:fldChar w:fldCharType="separate"/>
                            </w:r>
                            <w:r w:rsidR="00064E85">
                              <w:rPr>
                                <w:noProof/>
                              </w:rPr>
                              <w:t>2</w:t>
                            </w:r>
                            <w:r w:rsidR="001A3596">
                              <w:rPr>
                                <w:noProof/>
                              </w:rPr>
                              <w:fldChar w:fldCharType="end"/>
                            </w:r>
                            <w:r w:rsidRPr="006D5F90">
                              <w:t>:</w:t>
                            </w:r>
                            <w:r>
                              <w:t xml:space="preserve"> </w:t>
                            </w:r>
                            <w:bookmarkStart w:id="308" w:name="OLE_LINK78"/>
                            <w:bookmarkStart w:id="309" w:name="OLE_LINK79"/>
                            <w:r>
                              <w:rPr>
                                <w:b w:val="0"/>
                                <w:bCs w:val="0"/>
                                <w:color w:val="000000" w:themeColor="text1"/>
                              </w:rPr>
                              <w:t>IgG s</w:t>
                            </w:r>
                            <w:r w:rsidRPr="00FB00FF">
                              <w:rPr>
                                <w:b w:val="0"/>
                                <w:bCs w:val="0"/>
                                <w:color w:val="000000" w:themeColor="text1"/>
                              </w:rPr>
                              <w:t xml:space="preserve">eropositivity in each age-sex stratum. </w:t>
                            </w:r>
                            <w:bookmarkEnd w:id="308"/>
                            <w:bookmarkEnd w:id="3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D24FBB" id="Text Box 170" o:spid="_x0000_s1033" type="#_x0000_t202" style="position:absolute;margin-left:123.6pt;margin-top:20.6pt;width:282.25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" stroked="f">
                <v:textbox style="mso-fit-shape-to-text:t" inset="0,0,0,0">
                  <w:txbxContent>
                    <w:p w14:paraId="1F7C46DA" w14:textId="57874701" w:rsidR="00ED6AFF" w:rsidRPr="006D5F90" w:rsidRDefault="00ED6AFF" w:rsidP="008213DB">
                      <w:pPr>
                        <w:pStyle w:val="Caption"/>
                        <w:rPr>
                          <w:rFonts w:ascii="Open Sans" w:hAnsi="Open Sans"/>
                        </w:rPr>
                      </w:pPr>
                      <w:r w:rsidRPr="006D5F90">
                        <w:t xml:space="preserve">Figure </w:t>
                      </w:r>
                      <w:fldSimple w:instr=" SEQ Figure \* ARABIC ">
                        <w:r w:rsidR="00064E85">
                          <w:rPr>
                            <w:noProof/>
                          </w:rPr>
                          <w:t>2</w:t>
                        </w:r>
                      </w:fldSimple>
                      <w:r w:rsidRPr="006D5F90">
                        <w:t>:</w:t>
                      </w:r>
                      <w:r>
                        <w:t xml:space="preserve"> </w:t>
                      </w:r>
                      <w:bookmarkStart w:id="161" w:name="OLE_LINK78"/>
                      <w:bookmarkStart w:id="162" w:name="OLE_LINK79"/>
                      <w:r>
                        <w:rPr>
                          <w:b w:val="0"/>
                          <w:bCs w:val="0"/>
                          <w:color w:val="000000" w:themeColor="text1"/>
                        </w:rPr>
                        <w:t>IgG s</w:t>
                      </w:r>
                      <w:r w:rsidRPr="00FB00FF">
                        <w:rPr>
                          <w:b w:val="0"/>
                          <w:bCs w:val="0"/>
                          <w:color w:val="000000" w:themeColor="text1"/>
                        </w:rPr>
                        <w:t xml:space="preserve">eropositivity in each age-sex stratum. </w:t>
                      </w:r>
                      <w:bookmarkEnd w:id="161"/>
                      <w:bookmarkEnd w:id="162"/>
                    </w:p>
                  </w:txbxContent>
                </v:textbox>
                <w10:wrap type="topAndBottom"/>
              </v:shape>
            </w:pict>
          </mc:Fallback>
        </mc:AlternateContent>
      </w:r>
    </w:p>
    <w:p w14:paraId="5F0CB0B6" w14:textId="1AF00DB3" w:rsidR="00685077" w:rsidRDefault="00685077" w:rsidP="0049035B">
      <w:pPr>
        <w:tabs>
          <w:tab w:val="left" w:pos="43"/>
          <w:tab w:val="left" w:pos="284"/>
        </w:tabs>
        <w:rPr>
          <w:rFonts w:eastAsia="Arial" w:cs="Arial"/>
          <w:sz w:val="18"/>
          <w:szCs w:val="21"/>
        </w:rPr>
      </w:pPr>
    </w:p>
    <w:p w14:paraId="47249FEF" w14:textId="6374BA15" w:rsidR="007E19A3" w:rsidRDefault="007E19A3" w:rsidP="0049035B">
      <w:pPr>
        <w:tabs>
          <w:tab w:val="left" w:pos="43"/>
          <w:tab w:val="left" w:pos="284"/>
        </w:tabs>
        <w:rPr>
          <w:rFonts w:eastAsia="Arial" w:cs="Arial"/>
          <w:sz w:val="18"/>
          <w:szCs w:val="21"/>
        </w:rPr>
      </w:pPr>
    </w:p>
    <w:p w14:paraId="3D155ECE" w14:textId="753EB95A" w:rsidR="007E19A3" w:rsidRPr="00BB7F4B" w:rsidRDefault="007E19A3" w:rsidP="0049035B">
      <w:pPr>
        <w:tabs>
          <w:tab w:val="left" w:pos="43"/>
          <w:tab w:val="left" w:pos="284"/>
        </w:tabs>
        <w:rPr>
          <w:rFonts w:eastAsia="Arial" w:cs="Arial"/>
          <w:szCs w:val="19"/>
        </w:rPr>
      </w:pPr>
    </w:p>
    <w:p w14:paraId="3C7AEF3A" w14:textId="77777777" w:rsidR="00CD017D" w:rsidRPr="00BB7F4B" w:rsidRDefault="00CD017D" w:rsidP="0049035B">
      <w:pPr>
        <w:tabs>
          <w:tab w:val="left" w:pos="43"/>
          <w:tab w:val="left" w:pos="284"/>
        </w:tabs>
        <w:rPr>
          <w:rFonts w:eastAsia="Arial" w:cs="Arial"/>
          <w:szCs w:val="19"/>
        </w:rPr>
      </w:pPr>
    </w:p>
    <w:p w14:paraId="5603DED4" w14:textId="77777777" w:rsidR="007E19A3" w:rsidRPr="00BB7F4B" w:rsidRDefault="007E19A3" w:rsidP="0049035B">
      <w:pPr>
        <w:tabs>
          <w:tab w:val="left" w:pos="43"/>
          <w:tab w:val="left" w:pos="284"/>
        </w:tabs>
        <w:rPr>
          <w:rFonts w:eastAsia="Arial" w:cs="Arial"/>
          <w:szCs w:val="19"/>
        </w:rPr>
      </w:pPr>
    </w:p>
    <w:p w14:paraId="60CF8104" w14:textId="11218F5A" w:rsidR="001C2E5F" w:rsidRPr="00CC7D97" w:rsidRDefault="001C2E5F" w:rsidP="00585C8D">
      <w:pPr>
        <w:pStyle w:val="Caption"/>
      </w:pPr>
      <w:r w:rsidRPr="00CC7D97">
        <w:t xml:space="preserve">Table </w:t>
      </w:r>
      <w:r w:rsidR="001A3596">
        <w:fldChar w:fldCharType="begin"/>
      </w:r>
      <w:r w:rsidR="001A3596">
        <w:instrText xml:space="preserve"> SEQ Table \* ARABIC </w:instrText>
      </w:r>
      <w:r w:rsidR="001A3596">
        <w:fldChar w:fldCharType="separate"/>
      </w:r>
      <w:r w:rsidR="00064E85">
        <w:rPr>
          <w:noProof/>
        </w:rPr>
        <w:t>3</w:t>
      </w:r>
      <w:r w:rsidR="001A3596">
        <w:rPr>
          <w:noProof/>
        </w:rPr>
        <w:fldChar w:fldCharType="end"/>
      </w:r>
      <w:r w:rsidRPr="00CC7D97">
        <w:t xml:space="preserve">: </w:t>
      </w:r>
      <w:bookmarkStart w:id="310" w:name="OLE_LINK80"/>
      <w:bookmarkStart w:id="311" w:name="OLE_LINK81"/>
      <w:r w:rsidRPr="00FB00FF">
        <w:rPr>
          <w:b w:val="0"/>
          <w:bCs w:val="0"/>
          <w:color w:val="000000" w:themeColor="text1"/>
        </w:rPr>
        <w:t xml:space="preserve">Population-weighted and test-adjusted seroprevalence estimates </w:t>
      </w:r>
      <w:bookmarkEnd w:id="310"/>
      <w:bookmarkEnd w:id="311"/>
      <w:r w:rsidRPr="00FB00FF">
        <w:rPr>
          <w:b w:val="0"/>
          <w:bCs w:val="0"/>
          <w:color w:val="000000" w:themeColor="text1"/>
        </w:rPr>
        <w:t>for anti-SARS-CoV-2 IgG antibodies</w:t>
      </w:r>
    </w:p>
    <w:tbl>
      <w:tblPr>
        <w:tblStyle w:val="GridTable4-Accent51"/>
        <w:tblpPr w:leftFromText="180" w:rightFromText="180" w:vertAnchor="text" w:horzAnchor="margin" w:tblpY="-23"/>
        <w:tblW w:w="10345" w:type="dxa"/>
        <w:tblLook w:val="04A0" w:firstRow="1" w:lastRow="0" w:firstColumn="1" w:lastColumn="0" w:noHBand="0" w:noVBand="1"/>
      </w:tblPr>
      <w:tblGrid>
        <w:gridCol w:w="1699"/>
        <w:gridCol w:w="1275"/>
        <w:gridCol w:w="1276"/>
        <w:gridCol w:w="1559"/>
        <w:gridCol w:w="1843"/>
        <w:gridCol w:w="2693"/>
      </w:tblGrid>
      <w:tr w:rsidR="008944DF" w14:paraId="1D9F9290" w14:textId="77777777" w:rsidTr="008944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41F43B12" w14:textId="77777777" w:rsidR="008944DF" w:rsidRPr="00B406CC"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bookmarkStart w:id="312" w:name="OLE_LINK65"/>
            <w:bookmarkStart w:id="313" w:name="OLE_LINK66"/>
          </w:p>
        </w:tc>
        <w:tc>
          <w:tcPr>
            <w:tcW w:w="1275" w:type="dxa"/>
          </w:tcPr>
          <w:p w14:paraId="518AF7B5" w14:textId="77777777" w:rsidR="008944DF" w:rsidRPr="00B406CC"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100000000000" w:firstRow="1" w:lastRow="0" w:firstColumn="0" w:lastColumn="0" w:oddVBand="0" w:evenVBand="0" w:oddHBand="0" w:evenHBand="0" w:firstRowFirstColumn="0" w:firstRowLastColumn="0" w:lastRowFirstColumn="0" w:lastRowLastColumn="0"/>
              <w:rPr>
                <w:rFonts w:eastAsia="Arial" w:cs="Arial"/>
                <w:color w:val="FFFFFF" w:themeColor="background1"/>
                <w:sz w:val="18"/>
                <w:szCs w:val="21"/>
              </w:rPr>
            </w:pPr>
            <w:r w:rsidRPr="00B406CC">
              <w:rPr>
                <w:rFonts w:ascii="Avenir Book" w:eastAsia="Roboto" w:hAnsi="Avenir Book" w:cs="Roboto"/>
                <w:color w:val="FFFFFF" w:themeColor="background1"/>
                <w:sz w:val="16"/>
                <w:szCs w:val="16"/>
                <w:highlight w:val="none"/>
              </w:rPr>
              <w:t>Sample size, n</w:t>
            </w:r>
          </w:p>
        </w:tc>
        <w:tc>
          <w:tcPr>
            <w:tcW w:w="1276" w:type="dxa"/>
          </w:tcPr>
          <w:p w14:paraId="5B4DB03F" w14:textId="77777777" w:rsidR="008944DF" w:rsidRPr="00B406CC"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100000000000" w:firstRow="1" w:lastRow="0" w:firstColumn="0" w:lastColumn="0" w:oddVBand="0" w:evenVBand="0" w:oddHBand="0" w:evenHBand="0" w:firstRowFirstColumn="0" w:firstRowLastColumn="0" w:lastRowFirstColumn="0" w:lastRowLastColumn="0"/>
              <w:rPr>
                <w:rFonts w:eastAsia="Arial" w:cs="Arial"/>
                <w:color w:val="FFFFFF" w:themeColor="background1"/>
                <w:sz w:val="18"/>
                <w:szCs w:val="21"/>
              </w:rPr>
            </w:pPr>
            <w:r w:rsidRPr="00B406CC">
              <w:rPr>
                <w:rFonts w:ascii="Avenir Book" w:eastAsia="Roboto" w:hAnsi="Avenir Book" w:cs="Roboto"/>
                <w:color w:val="FFFFFF" w:themeColor="background1"/>
                <w:sz w:val="16"/>
                <w:szCs w:val="16"/>
                <w:highlight w:val="none"/>
              </w:rPr>
              <w:t>Seropos., n</w:t>
            </w:r>
          </w:p>
        </w:tc>
        <w:tc>
          <w:tcPr>
            <w:tcW w:w="6095" w:type="dxa"/>
            <w:gridSpan w:val="3"/>
          </w:tcPr>
          <w:p w14:paraId="4E6F4464" w14:textId="77777777" w:rsidR="008944DF" w:rsidRPr="00B406CC"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100000000000" w:firstRow="1" w:lastRow="0" w:firstColumn="0" w:lastColumn="0" w:oddVBand="0" w:evenVBand="0" w:oddHBand="0" w:evenHBand="0" w:firstRowFirstColumn="0" w:firstRowLastColumn="0" w:lastRowFirstColumn="0" w:lastRowLastColumn="0"/>
              <w:rPr>
                <w:rFonts w:eastAsia="Arial" w:cs="Arial"/>
                <w:color w:val="FFFFFF" w:themeColor="background1"/>
                <w:sz w:val="18"/>
                <w:szCs w:val="21"/>
              </w:rPr>
            </w:pPr>
            <w:r w:rsidRPr="00B406CC">
              <w:rPr>
                <w:rFonts w:ascii="Avenir Book" w:eastAsia="Roboto" w:hAnsi="Avenir Book" w:cs="Roboto"/>
                <w:color w:val="FFFFFF" w:themeColor="background1"/>
                <w:sz w:val="16"/>
                <w:szCs w:val="16"/>
                <w:highlight w:val="none"/>
              </w:rPr>
              <w:t>Seroprevalence (95% Confidence Interval)</w:t>
            </w:r>
          </w:p>
        </w:tc>
      </w:tr>
      <w:tr w:rsidR="008944DF" w14:paraId="53056F65"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0DC656D0" w14:textId="77777777" w:rsidR="008944D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p>
        </w:tc>
        <w:tc>
          <w:tcPr>
            <w:tcW w:w="1275" w:type="dxa"/>
          </w:tcPr>
          <w:p w14:paraId="0CFD1B65" w14:textId="77777777" w:rsidR="008944D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p>
        </w:tc>
        <w:tc>
          <w:tcPr>
            <w:tcW w:w="1276" w:type="dxa"/>
          </w:tcPr>
          <w:p w14:paraId="65109D26" w14:textId="77777777" w:rsidR="008944D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p>
        </w:tc>
        <w:tc>
          <w:tcPr>
            <w:tcW w:w="1559" w:type="dxa"/>
          </w:tcPr>
          <w:p w14:paraId="4969A221" w14:textId="77777777" w:rsidR="008944DF" w:rsidRPr="008944D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5"/>
              </w:rPr>
            </w:pPr>
            <w:r w:rsidRPr="008944DF">
              <w:rPr>
                <w:rFonts w:ascii="Avenir Book" w:eastAsia="Roboto" w:hAnsi="Avenir Book" w:cs="Roboto"/>
                <w:b/>
                <w:color w:val="111111"/>
                <w:sz w:val="15"/>
                <w:highlight w:val="none"/>
              </w:rPr>
              <w:t>Crude</w:t>
            </w:r>
          </w:p>
        </w:tc>
        <w:tc>
          <w:tcPr>
            <w:tcW w:w="1843" w:type="dxa"/>
          </w:tcPr>
          <w:p w14:paraId="747DB855" w14:textId="77777777" w:rsidR="008944DF" w:rsidRPr="008944D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5"/>
              </w:rPr>
            </w:pPr>
            <w:r w:rsidRPr="008944DF">
              <w:rPr>
                <w:rFonts w:ascii="Avenir Book" w:eastAsia="Roboto" w:hAnsi="Avenir Book" w:cs="Roboto"/>
                <w:b/>
                <w:color w:val="111111"/>
                <w:sz w:val="15"/>
                <w:highlight w:val="none"/>
              </w:rPr>
              <w:t>Population- weighted</w:t>
            </w:r>
          </w:p>
        </w:tc>
        <w:tc>
          <w:tcPr>
            <w:tcW w:w="2693" w:type="dxa"/>
          </w:tcPr>
          <w:p w14:paraId="161587BF" w14:textId="77777777" w:rsidR="008944DF" w:rsidRPr="008944D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5"/>
              </w:rPr>
            </w:pPr>
            <w:r w:rsidRPr="008944DF">
              <w:rPr>
                <w:rFonts w:ascii="Avenir Book" w:eastAsia="Roboto" w:hAnsi="Avenir Book" w:cs="Roboto"/>
                <w:b/>
                <w:color w:val="111111"/>
                <w:sz w:val="15"/>
                <w:highlight w:val="none"/>
              </w:rPr>
              <w:t>Population-weighted,</w:t>
            </w:r>
            <w:r>
              <w:rPr>
                <w:rFonts w:ascii="Avenir Book" w:eastAsia="Roboto" w:hAnsi="Avenir Book" w:cs="Roboto"/>
                <w:b/>
                <w:color w:val="111111"/>
                <w:sz w:val="15"/>
                <w:highlight w:val="none"/>
              </w:rPr>
              <w:t xml:space="preserve"> </w:t>
            </w:r>
            <w:r w:rsidRPr="008944DF">
              <w:rPr>
                <w:rFonts w:ascii="Avenir Book" w:eastAsia="Roboto" w:hAnsi="Avenir Book" w:cs="Roboto"/>
                <w:b/>
                <w:color w:val="111111"/>
                <w:sz w:val="15"/>
                <w:highlight w:val="none"/>
              </w:rPr>
              <w:t>test-adjusted</w:t>
            </w:r>
          </w:p>
        </w:tc>
      </w:tr>
      <w:tr w:rsidR="00685077" w14:paraId="412C2F01" w14:textId="77777777" w:rsidTr="008944DF">
        <w:tc>
          <w:tcPr>
            <w:cnfStyle w:val="001000000000" w:firstRow="0" w:lastRow="0" w:firstColumn="1" w:lastColumn="0" w:oddVBand="0" w:evenVBand="0" w:oddHBand="0" w:evenHBand="0" w:firstRowFirstColumn="0" w:firstRowLastColumn="0" w:lastRowFirstColumn="0" w:lastRowLastColumn="0"/>
            <w:tcW w:w="1699" w:type="dxa"/>
          </w:tcPr>
          <w:p w14:paraId="128F5AB3"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Total</w:t>
            </w:r>
          </w:p>
        </w:tc>
        <w:tc>
          <w:tcPr>
            <w:tcW w:w="1275" w:type="dxa"/>
          </w:tcPr>
          <w:p w14:paraId="209732D0"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971</w:t>
            </w:r>
          </w:p>
        </w:tc>
        <w:tc>
          <w:tcPr>
            <w:tcW w:w="1276" w:type="dxa"/>
          </w:tcPr>
          <w:p w14:paraId="6385085D"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302</w:t>
            </w:r>
          </w:p>
        </w:tc>
        <w:tc>
          <w:tcPr>
            <w:tcW w:w="1559" w:type="dxa"/>
          </w:tcPr>
          <w:p w14:paraId="019EB779"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31.1% (28.3 - 34.1)</w:t>
            </w:r>
          </w:p>
        </w:tc>
        <w:tc>
          <w:tcPr>
            <w:tcW w:w="1843" w:type="dxa"/>
          </w:tcPr>
          <w:p w14:paraId="40F14EB6"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31.3% (28.4 - 34.3)</w:t>
            </w:r>
          </w:p>
        </w:tc>
        <w:tc>
          <w:tcPr>
            <w:tcW w:w="2693" w:type="dxa"/>
          </w:tcPr>
          <w:p w14:paraId="046566FA" w14:textId="48C9749E" w:rsidR="00685077" w:rsidRP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Arial" w:hAnsi="Avenir Book" w:cs="Arial"/>
                <w:sz w:val="16"/>
                <w:szCs w:val="16"/>
              </w:rPr>
            </w:pPr>
            <w:r w:rsidRPr="00685077">
              <w:rPr>
                <w:rFonts w:ascii="Avenir Book" w:eastAsia="Roboto" w:hAnsi="Avenir Book" w:cs="Roboto"/>
                <w:color w:val="111111"/>
                <w:sz w:val="16"/>
                <w:szCs w:val="16"/>
              </w:rPr>
              <w:t>29.2% (24.3 - 34.1)</w:t>
            </w:r>
          </w:p>
        </w:tc>
      </w:tr>
      <w:tr w:rsidR="00685077" w14:paraId="4E587D2D"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57141D51"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Female</w:t>
            </w:r>
          </w:p>
        </w:tc>
        <w:tc>
          <w:tcPr>
            <w:tcW w:w="1275" w:type="dxa"/>
          </w:tcPr>
          <w:p w14:paraId="39B5921B"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549</w:t>
            </w:r>
          </w:p>
        </w:tc>
        <w:tc>
          <w:tcPr>
            <w:tcW w:w="1276" w:type="dxa"/>
          </w:tcPr>
          <w:p w14:paraId="05B2DBF2"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154</w:t>
            </w:r>
          </w:p>
        </w:tc>
        <w:tc>
          <w:tcPr>
            <w:tcW w:w="1559" w:type="dxa"/>
          </w:tcPr>
          <w:p w14:paraId="39AC86FD"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28.1% (24.5 - 32.0)</w:t>
            </w:r>
          </w:p>
        </w:tc>
        <w:tc>
          <w:tcPr>
            <w:tcW w:w="1843" w:type="dxa"/>
          </w:tcPr>
          <w:p w14:paraId="2AC37AF8"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28.0% (24.4 - 31.9)</w:t>
            </w:r>
          </w:p>
        </w:tc>
        <w:tc>
          <w:tcPr>
            <w:tcW w:w="2693" w:type="dxa"/>
          </w:tcPr>
          <w:p w14:paraId="28513484" w14:textId="5334924D" w:rsidR="00685077" w:rsidRP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Arial" w:hAnsi="Avenir Book" w:cs="Arial"/>
                <w:sz w:val="16"/>
                <w:szCs w:val="16"/>
              </w:rPr>
            </w:pPr>
            <w:r w:rsidRPr="00685077">
              <w:rPr>
                <w:rFonts w:ascii="Avenir Book" w:eastAsia="Roboto" w:hAnsi="Avenir Book" w:cs="Roboto"/>
                <w:color w:val="111111"/>
                <w:sz w:val="16"/>
                <w:szCs w:val="16"/>
              </w:rPr>
              <w:t>25.3% (20.0 - 31.2)</w:t>
            </w:r>
          </w:p>
        </w:tc>
      </w:tr>
      <w:tr w:rsidR="00685077" w14:paraId="4C3E6E1B" w14:textId="77777777" w:rsidTr="008944DF">
        <w:tc>
          <w:tcPr>
            <w:cnfStyle w:val="001000000000" w:firstRow="0" w:lastRow="0" w:firstColumn="1" w:lastColumn="0" w:oddVBand="0" w:evenVBand="0" w:oddHBand="0" w:evenHBand="0" w:firstRowFirstColumn="0" w:firstRowLastColumn="0" w:lastRowFirstColumn="0" w:lastRowLastColumn="0"/>
            <w:tcW w:w="1699" w:type="dxa"/>
          </w:tcPr>
          <w:p w14:paraId="33C6FD4B"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Male</w:t>
            </w:r>
          </w:p>
        </w:tc>
        <w:tc>
          <w:tcPr>
            <w:tcW w:w="1275" w:type="dxa"/>
          </w:tcPr>
          <w:p w14:paraId="73EFE6D5"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422</w:t>
            </w:r>
          </w:p>
        </w:tc>
        <w:tc>
          <w:tcPr>
            <w:tcW w:w="1276" w:type="dxa"/>
          </w:tcPr>
          <w:p w14:paraId="5577693F"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148</w:t>
            </w:r>
          </w:p>
        </w:tc>
        <w:tc>
          <w:tcPr>
            <w:tcW w:w="1559" w:type="dxa"/>
          </w:tcPr>
          <w:p w14:paraId="610D7711"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35.1% (30.7 - 39.7)</w:t>
            </w:r>
          </w:p>
        </w:tc>
        <w:tc>
          <w:tcPr>
            <w:tcW w:w="1843" w:type="dxa"/>
          </w:tcPr>
          <w:p w14:paraId="5C9DB791"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34.6% (30.2 - 39.3)</w:t>
            </w:r>
          </w:p>
        </w:tc>
        <w:tc>
          <w:tcPr>
            <w:tcW w:w="2693" w:type="dxa"/>
          </w:tcPr>
          <w:p w14:paraId="29982133" w14:textId="2590C1CE" w:rsidR="00685077" w:rsidRP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Arial" w:hAnsi="Avenir Book" w:cs="Arial"/>
                <w:sz w:val="16"/>
                <w:szCs w:val="16"/>
              </w:rPr>
            </w:pPr>
            <w:r w:rsidRPr="00685077">
              <w:rPr>
                <w:rFonts w:ascii="Avenir Book" w:eastAsia="Roboto" w:hAnsi="Avenir Book" w:cs="Roboto"/>
                <w:color w:val="111111"/>
                <w:sz w:val="16"/>
                <w:szCs w:val="16"/>
              </w:rPr>
              <w:t>33.1% (27.6 - 40.5)</w:t>
            </w:r>
          </w:p>
        </w:tc>
      </w:tr>
      <w:tr w:rsidR="00685077" w14:paraId="2BDE78F9"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1212CDB7"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5 - 14</w:t>
            </w:r>
          </w:p>
        </w:tc>
        <w:tc>
          <w:tcPr>
            <w:tcW w:w="1275" w:type="dxa"/>
          </w:tcPr>
          <w:p w14:paraId="766A9907"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241</w:t>
            </w:r>
          </w:p>
        </w:tc>
        <w:tc>
          <w:tcPr>
            <w:tcW w:w="1276" w:type="dxa"/>
          </w:tcPr>
          <w:p w14:paraId="727DA08B"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69</w:t>
            </w:r>
          </w:p>
        </w:tc>
        <w:tc>
          <w:tcPr>
            <w:tcW w:w="1559" w:type="dxa"/>
          </w:tcPr>
          <w:p w14:paraId="5884F034"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28.6% (23.3 - 34.6)</w:t>
            </w:r>
          </w:p>
        </w:tc>
        <w:tc>
          <w:tcPr>
            <w:tcW w:w="1843" w:type="dxa"/>
          </w:tcPr>
          <w:p w14:paraId="7EFFD088"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28.7% (23.3 - 34.7)</w:t>
            </w:r>
          </w:p>
        </w:tc>
        <w:tc>
          <w:tcPr>
            <w:tcW w:w="2693" w:type="dxa"/>
          </w:tcPr>
          <w:p w14:paraId="36EFE2D9" w14:textId="4DD460B3" w:rsidR="00685077" w:rsidRP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Arial" w:hAnsi="Avenir Book" w:cs="Arial"/>
                <w:sz w:val="16"/>
                <w:szCs w:val="16"/>
              </w:rPr>
            </w:pPr>
            <w:r w:rsidRPr="00685077">
              <w:rPr>
                <w:rFonts w:ascii="Avenir Book" w:eastAsia="Roboto" w:hAnsi="Avenir Book" w:cs="Roboto"/>
                <w:color w:val="111111"/>
                <w:sz w:val="16"/>
                <w:szCs w:val="16"/>
              </w:rPr>
              <w:t>30.8% (22.9 - 39.5)</w:t>
            </w:r>
          </w:p>
        </w:tc>
      </w:tr>
      <w:tr w:rsidR="00685077" w14:paraId="28ABDB36" w14:textId="77777777" w:rsidTr="008944DF">
        <w:tc>
          <w:tcPr>
            <w:cnfStyle w:val="001000000000" w:firstRow="0" w:lastRow="0" w:firstColumn="1" w:lastColumn="0" w:oddVBand="0" w:evenVBand="0" w:oddHBand="0" w:evenHBand="0" w:firstRowFirstColumn="0" w:firstRowLastColumn="0" w:lastRowFirstColumn="0" w:lastRowLastColumn="0"/>
            <w:tcW w:w="1699" w:type="dxa"/>
          </w:tcPr>
          <w:p w14:paraId="10D3AFA4"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15 - 29</w:t>
            </w:r>
          </w:p>
        </w:tc>
        <w:tc>
          <w:tcPr>
            <w:tcW w:w="1275" w:type="dxa"/>
          </w:tcPr>
          <w:p w14:paraId="2405EF7C"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325</w:t>
            </w:r>
          </w:p>
        </w:tc>
        <w:tc>
          <w:tcPr>
            <w:tcW w:w="1276" w:type="dxa"/>
          </w:tcPr>
          <w:p w14:paraId="12C137C6"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98</w:t>
            </w:r>
          </w:p>
        </w:tc>
        <w:tc>
          <w:tcPr>
            <w:tcW w:w="1559" w:type="dxa"/>
          </w:tcPr>
          <w:p w14:paraId="19856499"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30.2% (25.4 - 35.4)</w:t>
            </w:r>
          </w:p>
        </w:tc>
        <w:tc>
          <w:tcPr>
            <w:tcW w:w="1843" w:type="dxa"/>
          </w:tcPr>
          <w:p w14:paraId="2D7107DE"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30.7% (25.9 - 35.9)</w:t>
            </w:r>
          </w:p>
        </w:tc>
        <w:tc>
          <w:tcPr>
            <w:tcW w:w="2693" w:type="dxa"/>
          </w:tcPr>
          <w:p w14:paraId="644791A9" w14:textId="637CA9C8" w:rsidR="00685077" w:rsidRP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Arial" w:hAnsi="Avenir Book" w:cs="Arial"/>
                <w:sz w:val="16"/>
                <w:szCs w:val="16"/>
              </w:rPr>
            </w:pPr>
            <w:r w:rsidRPr="00685077">
              <w:rPr>
                <w:rFonts w:ascii="Avenir Book" w:eastAsia="Roboto" w:hAnsi="Avenir Book" w:cs="Roboto"/>
                <w:color w:val="111111"/>
                <w:sz w:val="16"/>
                <w:szCs w:val="16"/>
              </w:rPr>
              <w:t>26.1% (18.9 - 34.1)</w:t>
            </w:r>
          </w:p>
        </w:tc>
      </w:tr>
      <w:tr w:rsidR="00685077" w14:paraId="422D607A"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64055FC9"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30 - 44</w:t>
            </w:r>
          </w:p>
        </w:tc>
        <w:tc>
          <w:tcPr>
            <w:tcW w:w="1275" w:type="dxa"/>
          </w:tcPr>
          <w:p w14:paraId="3D389290"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212</w:t>
            </w:r>
          </w:p>
        </w:tc>
        <w:tc>
          <w:tcPr>
            <w:tcW w:w="1276" w:type="dxa"/>
          </w:tcPr>
          <w:p w14:paraId="3E5B7169"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69</w:t>
            </w:r>
          </w:p>
        </w:tc>
        <w:tc>
          <w:tcPr>
            <w:tcW w:w="1559" w:type="dxa"/>
          </w:tcPr>
          <w:p w14:paraId="551A8D7A"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32.5% (26.6 - 39.1)</w:t>
            </w:r>
          </w:p>
        </w:tc>
        <w:tc>
          <w:tcPr>
            <w:tcW w:w="1843" w:type="dxa"/>
          </w:tcPr>
          <w:p w14:paraId="76B27455"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32.7% (26.7 - 39.3)</w:t>
            </w:r>
          </w:p>
        </w:tc>
        <w:tc>
          <w:tcPr>
            <w:tcW w:w="2693" w:type="dxa"/>
          </w:tcPr>
          <w:p w14:paraId="3725DA1D" w14:textId="16AA1952" w:rsidR="00685077" w:rsidRP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Arial" w:hAnsi="Avenir Book" w:cs="Arial"/>
                <w:sz w:val="16"/>
                <w:szCs w:val="16"/>
              </w:rPr>
            </w:pPr>
            <w:r w:rsidRPr="00685077">
              <w:rPr>
                <w:rFonts w:ascii="Avenir Book" w:eastAsia="Roboto" w:hAnsi="Avenir Book" w:cs="Roboto"/>
                <w:color w:val="111111"/>
                <w:sz w:val="16"/>
                <w:szCs w:val="16"/>
              </w:rPr>
              <w:t>28.5% (21.4 - 35.1)</w:t>
            </w:r>
          </w:p>
        </w:tc>
      </w:tr>
      <w:tr w:rsidR="00685077" w14:paraId="1A73E948" w14:textId="77777777" w:rsidTr="008944DF">
        <w:tc>
          <w:tcPr>
            <w:cnfStyle w:val="001000000000" w:firstRow="0" w:lastRow="0" w:firstColumn="1" w:lastColumn="0" w:oddVBand="0" w:evenVBand="0" w:oddHBand="0" w:evenHBand="0" w:firstRowFirstColumn="0" w:firstRowLastColumn="0" w:lastRowFirstColumn="0" w:lastRowLastColumn="0"/>
            <w:tcW w:w="1699" w:type="dxa"/>
          </w:tcPr>
          <w:p w14:paraId="61DB0F45"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45 - 64</w:t>
            </w:r>
          </w:p>
        </w:tc>
        <w:tc>
          <w:tcPr>
            <w:tcW w:w="1275" w:type="dxa"/>
          </w:tcPr>
          <w:p w14:paraId="2BE5B9F0"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153</w:t>
            </w:r>
          </w:p>
        </w:tc>
        <w:tc>
          <w:tcPr>
            <w:tcW w:w="1276" w:type="dxa"/>
          </w:tcPr>
          <w:p w14:paraId="271AE6EF"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51</w:t>
            </w:r>
          </w:p>
        </w:tc>
        <w:tc>
          <w:tcPr>
            <w:tcW w:w="1559" w:type="dxa"/>
          </w:tcPr>
          <w:p w14:paraId="4E1A21E2"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33.3% (26.4 - 41.1)</w:t>
            </w:r>
          </w:p>
        </w:tc>
        <w:tc>
          <w:tcPr>
            <w:tcW w:w="1843" w:type="dxa"/>
          </w:tcPr>
          <w:p w14:paraId="5B92CABE"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34.1% (27.0 - 41.9)</w:t>
            </w:r>
          </w:p>
        </w:tc>
        <w:tc>
          <w:tcPr>
            <w:tcW w:w="2693" w:type="dxa"/>
          </w:tcPr>
          <w:p w14:paraId="2978CD97" w14:textId="3308A65B" w:rsidR="00685077" w:rsidRP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Arial" w:hAnsi="Avenir Book" w:cs="Arial"/>
                <w:sz w:val="16"/>
                <w:szCs w:val="16"/>
              </w:rPr>
            </w:pPr>
            <w:r w:rsidRPr="00685077">
              <w:rPr>
                <w:rFonts w:ascii="Avenir Book" w:eastAsia="Roboto" w:hAnsi="Avenir Book" w:cs="Roboto"/>
                <w:color w:val="111111"/>
                <w:sz w:val="16"/>
                <w:szCs w:val="16"/>
              </w:rPr>
              <w:t>32.5% (22.8 - 41.8)</w:t>
            </w:r>
          </w:p>
        </w:tc>
      </w:tr>
      <w:tr w:rsidR="00685077" w14:paraId="7465E36E"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6BC9374F"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65 +</w:t>
            </w:r>
          </w:p>
        </w:tc>
        <w:tc>
          <w:tcPr>
            <w:tcW w:w="1275" w:type="dxa"/>
          </w:tcPr>
          <w:p w14:paraId="215BCED5"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40</w:t>
            </w:r>
          </w:p>
        </w:tc>
        <w:tc>
          <w:tcPr>
            <w:tcW w:w="1276" w:type="dxa"/>
          </w:tcPr>
          <w:p w14:paraId="5A1A820A"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15</w:t>
            </w:r>
          </w:p>
        </w:tc>
        <w:tc>
          <w:tcPr>
            <w:tcW w:w="1559" w:type="dxa"/>
          </w:tcPr>
          <w:p w14:paraId="45FBB078"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37.5% (24.2 - 53.0)</w:t>
            </w:r>
          </w:p>
        </w:tc>
        <w:tc>
          <w:tcPr>
            <w:tcW w:w="1843" w:type="dxa"/>
          </w:tcPr>
          <w:p w14:paraId="63ADC894"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39.4% (25.8 - 54.8)</w:t>
            </w:r>
          </w:p>
        </w:tc>
        <w:tc>
          <w:tcPr>
            <w:tcW w:w="2693" w:type="dxa"/>
          </w:tcPr>
          <w:p w14:paraId="1CF4BF91" w14:textId="2D24D28B" w:rsidR="00685077" w:rsidRP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Arial" w:hAnsi="Avenir Book" w:cs="Arial"/>
                <w:sz w:val="16"/>
                <w:szCs w:val="16"/>
              </w:rPr>
            </w:pPr>
            <w:r w:rsidRPr="00685077">
              <w:rPr>
                <w:rFonts w:ascii="Avenir Book" w:eastAsia="Roboto" w:hAnsi="Avenir Book" w:cs="Roboto"/>
                <w:color w:val="111111"/>
                <w:sz w:val="16"/>
                <w:szCs w:val="16"/>
              </w:rPr>
              <w:t>38.7% (20.5 - 55.8)</w:t>
            </w:r>
          </w:p>
        </w:tc>
      </w:tr>
      <w:bookmarkEnd w:id="312"/>
      <w:bookmarkEnd w:id="313"/>
    </w:tbl>
    <w:p w14:paraId="013E9C13" w14:textId="531846E6" w:rsidR="009D527D" w:rsidRDefault="009D527D" w:rsidP="00585C8D"/>
    <w:p w14:paraId="6564C337" w14:textId="77777777" w:rsidR="00CD017D" w:rsidRPr="00761388" w:rsidRDefault="00CD017D" w:rsidP="00585C8D"/>
    <w:p w14:paraId="562A0861" w14:textId="27C8F1A0" w:rsidR="00A14E2D" w:rsidRPr="00FB00FF" w:rsidRDefault="00A14E2D" w:rsidP="00685077">
      <w:pPr>
        <w:pStyle w:val="Caption"/>
        <w:ind w:firstLine="720"/>
        <w:rPr>
          <w:b w:val="0"/>
          <w:bCs w:val="0"/>
          <w:color w:val="000000" w:themeColor="text1"/>
          <w:lang w:val="en-US"/>
        </w:rPr>
      </w:pPr>
      <w:bookmarkStart w:id="314" w:name="OLE_LINK23"/>
      <w:bookmarkStart w:id="315" w:name="OLE_LINK24"/>
      <w:r w:rsidRPr="00B455AE">
        <w:t xml:space="preserve">Table </w:t>
      </w:r>
      <w:r w:rsidR="001A3596">
        <w:fldChar w:fldCharType="begin"/>
      </w:r>
      <w:r w:rsidR="001A3596">
        <w:instrText xml:space="preserve"> SEQ Table \* ARABIC </w:instrText>
      </w:r>
      <w:r w:rsidR="001A3596">
        <w:fldChar w:fldCharType="separate"/>
      </w:r>
      <w:r w:rsidR="00064E85">
        <w:rPr>
          <w:noProof/>
        </w:rPr>
        <w:t>4</w:t>
      </w:r>
      <w:r w:rsidR="001A3596">
        <w:rPr>
          <w:noProof/>
        </w:rPr>
        <w:fldChar w:fldCharType="end"/>
      </w:r>
      <w:r w:rsidRPr="00B455AE">
        <w:t>:</w:t>
      </w:r>
      <w:r>
        <w:t xml:space="preserve"> </w:t>
      </w:r>
      <w:r w:rsidRPr="00FB00FF">
        <w:rPr>
          <w:b w:val="0"/>
          <w:bCs w:val="0"/>
          <w:color w:val="000000" w:themeColor="text1"/>
        </w:rPr>
        <w:t xml:space="preserve">Population-weighted </w:t>
      </w:r>
      <w:r w:rsidRPr="00FB00FF">
        <w:rPr>
          <w:b w:val="0"/>
          <w:bCs w:val="0"/>
          <w:color w:val="000000" w:themeColor="text1"/>
          <w:lang w:val="en-US"/>
        </w:rPr>
        <w:t>seroprevalence estimates for anti-SARS-CoV-2 IgM antibodies</w:t>
      </w:r>
    </w:p>
    <w:bookmarkEnd w:id="314"/>
    <w:bookmarkEnd w:id="315"/>
    <w:tbl>
      <w:tblPr>
        <w:tblStyle w:val="GridTable4-Accent51"/>
        <w:tblpPr w:leftFromText="180" w:rightFromText="180" w:vertAnchor="text" w:horzAnchor="margin" w:tblpXSpec="center" w:tblpY="-9"/>
        <w:tblW w:w="8920" w:type="dxa"/>
        <w:tblLook w:val="04A0" w:firstRow="1" w:lastRow="0" w:firstColumn="1" w:lastColumn="0" w:noHBand="0" w:noVBand="1"/>
      </w:tblPr>
      <w:tblGrid>
        <w:gridCol w:w="1699"/>
        <w:gridCol w:w="1699"/>
        <w:gridCol w:w="1699"/>
        <w:gridCol w:w="1699"/>
        <w:gridCol w:w="2124"/>
      </w:tblGrid>
      <w:tr w:rsidR="008944DF" w14:paraId="40011DF3" w14:textId="77777777" w:rsidTr="008944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2DB99EAA"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highlight w:val="none"/>
              </w:rPr>
            </w:pPr>
          </w:p>
        </w:tc>
        <w:tc>
          <w:tcPr>
            <w:tcW w:w="1699" w:type="dxa"/>
          </w:tcPr>
          <w:p w14:paraId="4508ABA9"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100000000000" w:firstRow="1" w:lastRow="0" w:firstColumn="0" w:lastColumn="0" w:oddVBand="0" w:evenVBand="0" w:oddHBand="0" w:evenHBand="0" w:firstRowFirstColumn="0" w:firstRowLastColumn="0" w:lastRowFirstColumn="0" w:lastRowLastColumn="0"/>
              <w:rPr>
                <w:rFonts w:eastAsia="Arial" w:cs="Arial"/>
                <w:color w:val="FFFFFF" w:themeColor="background1"/>
                <w:sz w:val="18"/>
                <w:szCs w:val="21"/>
                <w:highlight w:val="none"/>
              </w:rPr>
            </w:pPr>
            <w:r w:rsidRPr="001C2E5F">
              <w:rPr>
                <w:rFonts w:ascii="Avenir Book" w:eastAsia="Roboto" w:hAnsi="Avenir Book" w:cs="Roboto"/>
                <w:color w:val="FFFFFF" w:themeColor="background1"/>
                <w:sz w:val="16"/>
                <w:szCs w:val="16"/>
                <w:highlight w:val="none"/>
              </w:rPr>
              <w:t>Sample size, n</w:t>
            </w:r>
          </w:p>
        </w:tc>
        <w:tc>
          <w:tcPr>
            <w:tcW w:w="1699" w:type="dxa"/>
          </w:tcPr>
          <w:p w14:paraId="78AE4C4E"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100000000000" w:firstRow="1" w:lastRow="0" w:firstColumn="0" w:lastColumn="0" w:oddVBand="0" w:evenVBand="0" w:oddHBand="0" w:evenHBand="0" w:firstRowFirstColumn="0" w:firstRowLastColumn="0" w:lastRowFirstColumn="0" w:lastRowLastColumn="0"/>
              <w:rPr>
                <w:rFonts w:eastAsia="Arial" w:cs="Arial"/>
                <w:color w:val="FFFFFF" w:themeColor="background1"/>
                <w:sz w:val="18"/>
                <w:szCs w:val="21"/>
                <w:highlight w:val="none"/>
              </w:rPr>
            </w:pPr>
            <w:r w:rsidRPr="001C2E5F">
              <w:rPr>
                <w:rFonts w:ascii="Avenir Book" w:eastAsia="Roboto" w:hAnsi="Avenir Book" w:cs="Roboto"/>
                <w:color w:val="FFFFFF" w:themeColor="background1"/>
                <w:sz w:val="16"/>
                <w:szCs w:val="16"/>
                <w:highlight w:val="none"/>
              </w:rPr>
              <w:t>Seropos., n</w:t>
            </w:r>
          </w:p>
        </w:tc>
        <w:tc>
          <w:tcPr>
            <w:tcW w:w="3823" w:type="dxa"/>
            <w:gridSpan w:val="2"/>
          </w:tcPr>
          <w:p w14:paraId="51B24B57"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100000000000" w:firstRow="1" w:lastRow="0" w:firstColumn="0" w:lastColumn="0" w:oddVBand="0" w:evenVBand="0" w:oddHBand="0" w:evenHBand="0" w:firstRowFirstColumn="0" w:firstRowLastColumn="0" w:lastRowFirstColumn="0" w:lastRowLastColumn="0"/>
              <w:rPr>
                <w:rFonts w:eastAsia="Arial" w:cs="Arial"/>
                <w:color w:val="FFFFFF" w:themeColor="background1"/>
                <w:sz w:val="18"/>
                <w:szCs w:val="21"/>
                <w:highlight w:val="none"/>
              </w:rPr>
            </w:pPr>
            <w:r w:rsidRPr="001C2E5F">
              <w:rPr>
                <w:rFonts w:ascii="Avenir Book" w:eastAsia="Roboto" w:hAnsi="Avenir Book" w:cs="Roboto"/>
                <w:color w:val="FFFFFF" w:themeColor="background1"/>
                <w:sz w:val="16"/>
                <w:szCs w:val="16"/>
                <w:highlight w:val="none"/>
              </w:rPr>
              <w:t>Seroprevalence (95% Confidence Interval)</w:t>
            </w:r>
          </w:p>
        </w:tc>
      </w:tr>
      <w:tr w:rsidR="008944DF" w14:paraId="3FBB747C"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05E6C8D9"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highlight w:val="none"/>
              </w:rPr>
            </w:pPr>
          </w:p>
        </w:tc>
        <w:tc>
          <w:tcPr>
            <w:tcW w:w="1699" w:type="dxa"/>
          </w:tcPr>
          <w:p w14:paraId="01B3F0F2"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highlight w:val="none"/>
              </w:rPr>
            </w:pPr>
          </w:p>
        </w:tc>
        <w:tc>
          <w:tcPr>
            <w:tcW w:w="1699" w:type="dxa"/>
          </w:tcPr>
          <w:p w14:paraId="6F2F2BA8"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highlight w:val="none"/>
              </w:rPr>
            </w:pPr>
          </w:p>
        </w:tc>
        <w:tc>
          <w:tcPr>
            <w:tcW w:w="1699" w:type="dxa"/>
          </w:tcPr>
          <w:p w14:paraId="7FAAD1A1"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highlight w:val="none"/>
              </w:rPr>
            </w:pPr>
            <w:r w:rsidRPr="001C2E5F">
              <w:rPr>
                <w:rFonts w:ascii="Avenir Book" w:eastAsia="Roboto" w:hAnsi="Avenir Book" w:cs="Roboto"/>
                <w:b/>
                <w:color w:val="111111"/>
                <w:sz w:val="16"/>
                <w:szCs w:val="16"/>
                <w:highlight w:val="none"/>
              </w:rPr>
              <w:t>Crude</w:t>
            </w:r>
          </w:p>
        </w:tc>
        <w:tc>
          <w:tcPr>
            <w:tcW w:w="2124" w:type="dxa"/>
          </w:tcPr>
          <w:p w14:paraId="5738F929"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highlight w:val="none"/>
              </w:rPr>
            </w:pPr>
            <w:r w:rsidRPr="001C2E5F">
              <w:rPr>
                <w:rFonts w:ascii="Avenir Book" w:eastAsia="Roboto" w:hAnsi="Avenir Book" w:cs="Roboto"/>
                <w:b/>
                <w:color w:val="111111"/>
                <w:sz w:val="16"/>
                <w:szCs w:val="16"/>
                <w:highlight w:val="none"/>
              </w:rPr>
              <w:t>Population- weighted</w:t>
            </w:r>
          </w:p>
        </w:tc>
      </w:tr>
      <w:tr w:rsidR="008944DF" w14:paraId="72A59726" w14:textId="77777777" w:rsidTr="008944DF">
        <w:tc>
          <w:tcPr>
            <w:cnfStyle w:val="001000000000" w:firstRow="0" w:lastRow="0" w:firstColumn="1" w:lastColumn="0" w:oddVBand="0" w:evenVBand="0" w:oddHBand="0" w:evenHBand="0" w:firstRowFirstColumn="0" w:firstRowLastColumn="0" w:lastRowFirstColumn="0" w:lastRowLastColumn="0"/>
            <w:tcW w:w="1699" w:type="dxa"/>
          </w:tcPr>
          <w:p w14:paraId="157083AE"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Total</w:t>
            </w:r>
          </w:p>
        </w:tc>
        <w:tc>
          <w:tcPr>
            <w:tcW w:w="1699" w:type="dxa"/>
          </w:tcPr>
          <w:p w14:paraId="18785A64"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953</w:t>
            </w:r>
          </w:p>
        </w:tc>
        <w:tc>
          <w:tcPr>
            <w:tcW w:w="1699" w:type="dxa"/>
          </w:tcPr>
          <w:p w14:paraId="5C30804C"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32</w:t>
            </w:r>
          </w:p>
        </w:tc>
        <w:tc>
          <w:tcPr>
            <w:tcW w:w="1699" w:type="dxa"/>
          </w:tcPr>
          <w:p w14:paraId="4BB6D8DF"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 xml:space="preserve">3.4% (2.39 </w:t>
            </w:r>
            <w:proofErr w:type="gramStart"/>
            <w:r w:rsidRPr="001C2E5F">
              <w:rPr>
                <w:rFonts w:ascii="Avenir Book" w:eastAsia="Roboto" w:hAnsi="Avenir Book" w:cs="Roboto"/>
                <w:color w:val="111111"/>
                <w:sz w:val="16"/>
                <w:szCs w:val="16"/>
                <w:highlight w:val="none"/>
              </w:rPr>
              <w:t>-  4.7</w:t>
            </w:r>
            <w:proofErr w:type="gramEnd"/>
            <w:r w:rsidRPr="001C2E5F">
              <w:rPr>
                <w:rFonts w:ascii="Avenir Book" w:eastAsia="Roboto" w:hAnsi="Avenir Book" w:cs="Roboto"/>
                <w:color w:val="111111"/>
                <w:sz w:val="16"/>
                <w:szCs w:val="16"/>
                <w:highlight w:val="none"/>
              </w:rPr>
              <w:t>)</w:t>
            </w:r>
          </w:p>
        </w:tc>
        <w:tc>
          <w:tcPr>
            <w:tcW w:w="2124" w:type="dxa"/>
          </w:tcPr>
          <w:p w14:paraId="40AAC71E"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 xml:space="preserve">3.4% (2.43 </w:t>
            </w:r>
            <w:proofErr w:type="gramStart"/>
            <w:r w:rsidRPr="001C2E5F">
              <w:rPr>
                <w:rFonts w:ascii="Avenir Book" w:eastAsia="Roboto" w:hAnsi="Avenir Book" w:cs="Roboto"/>
                <w:color w:val="111111"/>
                <w:sz w:val="16"/>
                <w:szCs w:val="16"/>
                <w:highlight w:val="none"/>
              </w:rPr>
              <w:t>-  4.8</w:t>
            </w:r>
            <w:proofErr w:type="gramEnd"/>
            <w:r w:rsidRPr="001C2E5F">
              <w:rPr>
                <w:rFonts w:ascii="Avenir Book" w:eastAsia="Roboto" w:hAnsi="Avenir Book" w:cs="Roboto"/>
                <w:color w:val="111111"/>
                <w:sz w:val="16"/>
                <w:szCs w:val="16"/>
                <w:highlight w:val="none"/>
              </w:rPr>
              <w:t>)</w:t>
            </w:r>
          </w:p>
        </w:tc>
      </w:tr>
      <w:tr w:rsidR="008944DF" w14:paraId="67DE2A7D"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55A4710F"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Female</w:t>
            </w:r>
          </w:p>
        </w:tc>
        <w:tc>
          <w:tcPr>
            <w:tcW w:w="1699" w:type="dxa"/>
          </w:tcPr>
          <w:p w14:paraId="209227CA"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549</w:t>
            </w:r>
          </w:p>
        </w:tc>
        <w:tc>
          <w:tcPr>
            <w:tcW w:w="1699" w:type="dxa"/>
          </w:tcPr>
          <w:p w14:paraId="220D33F8"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17</w:t>
            </w:r>
          </w:p>
        </w:tc>
        <w:tc>
          <w:tcPr>
            <w:tcW w:w="1699" w:type="dxa"/>
          </w:tcPr>
          <w:p w14:paraId="6F8F84C9"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 xml:space="preserve">3.1% (1.94 </w:t>
            </w:r>
            <w:proofErr w:type="gramStart"/>
            <w:r w:rsidRPr="001C2E5F">
              <w:rPr>
                <w:rFonts w:ascii="Avenir Book" w:eastAsia="Roboto" w:hAnsi="Avenir Book" w:cs="Roboto"/>
                <w:color w:val="111111"/>
                <w:sz w:val="16"/>
                <w:szCs w:val="16"/>
                <w:highlight w:val="none"/>
              </w:rPr>
              <w:t>-  4.9</w:t>
            </w:r>
            <w:proofErr w:type="gramEnd"/>
            <w:r w:rsidRPr="001C2E5F">
              <w:rPr>
                <w:rFonts w:ascii="Avenir Book" w:eastAsia="Roboto" w:hAnsi="Avenir Book" w:cs="Roboto"/>
                <w:color w:val="111111"/>
                <w:sz w:val="16"/>
                <w:szCs w:val="16"/>
                <w:highlight w:val="none"/>
              </w:rPr>
              <w:t>)</w:t>
            </w:r>
          </w:p>
        </w:tc>
        <w:tc>
          <w:tcPr>
            <w:tcW w:w="2124" w:type="dxa"/>
          </w:tcPr>
          <w:p w14:paraId="6FE60F19"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 xml:space="preserve">3.0% (1.90 </w:t>
            </w:r>
            <w:proofErr w:type="gramStart"/>
            <w:r w:rsidRPr="001C2E5F">
              <w:rPr>
                <w:rFonts w:ascii="Avenir Book" w:eastAsia="Roboto" w:hAnsi="Avenir Book" w:cs="Roboto"/>
                <w:color w:val="111111"/>
                <w:sz w:val="16"/>
                <w:szCs w:val="16"/>
                <w:highlight w:val="none"/>
              </w:rPr>
              <w:t>-  4.8</w:t>
            </w:r>
            <w:proofErr w:type="gramEnd"/>
            <w:r w:rsidRPr="001C2E5F">
              <w:rPr>
                <w:rFonts w:ascii="Avenir Book" w:eastAsia="Roboto" w:hAnsi="Avenir Book" w:cs="Roboto"/>
                <w:color w:val="111111"/>
                <w:sz w:val="16"/>
                <w:szCs w:val="16"/>
                <w:highlight w:val="none"/>
              </w:rPr>
              <w:t>)</w:t>
            </w:r>
          </w:p>
        </w:tc>
      </w:tr>
      <w:tr w:rsidR="008944DF" w14:paraId="6D467437" w14:textId="77777777" w:rsidTr="008944DF">
        <w:tc>
          <w:tcPr>
            <w:cnfStyle w:val="001000000000" w:firstRow="0" w:lastRow="0" w:firstColumn="1" w:lastColumn="0" w:oddVBand="0" w:evenVBand="0" w:oddHBand="0" w:evenHBand="0" w:firstRowFirstColumn="0" w:firstRowLastColumn="0" w:lastRowFirstColumn="0" w:lastRowLastColumn="0"/>
            <w:tcW w:w="1699" w:type="dxa"/>
          </w:tcPr>
          <w:p w14:paraId="5110F9B7"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Male</w:t>
            </w:r>
          </w:p>
        </w:tc>
        <w:tc>
          <w:tcPr>
            <w:tcW w:w="1699" w:type="dxa"/>
          </w:tcPr>
          <w:p w14:paraId="1348C86F"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404</w:t>
            </w:r>
          </w:p>
        </w:tc>
        <w:tc>
          <w:tcPr>
            <w:tcW w:w="1699" w:type="dxa"/>
          </w:tcPr>
          <w:p w14:paraId="6A3E13D4"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15</w:t>
            </w:r>
          </w:p>
        </w:tc>
        <w:tc>
          <w:tcPr>
            <w:tcW w:w="1699" w:type="dxa"/>
          </w:tcPr>
          <w:p w14:paraId="6A8B8D1F"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 xml:space="preserve">3.7% (2.26 </w:t>
            </w:r>
            <w:proofErr w:type="gramStart"/>
            <w:r w:rsidRPr="001C2E5F">
              <w:rPr>
                <w:rFonts w:ascii="Avenir Book" w:eastAsia="Roboto" w:hAnsi="Avenir Book" w:cs="Roboto"/>
                <w:color w:val="111111"/>
                <w:sz w:val="16"/>
                <w:szCs w:val="16"/>
                <w:highlight w:val="none"/>
              </w:rPr>
              <w:t>-  6.0</w:t>
            </w:r>
            <w:proofErr w:type="gramEnd"/>
            <w:r w:rsidRPr="001C2E5F">
              <w:rPr>
                <w:rFonts w:ascii="Avenir Book" w:eastAsia="Roboto" w:hAnsi="Avenir Book" w:cs="Roboto"/>
                <w:color w:val="111111"/>
                <w:sz w:val="16"/>
                <w:szCs w:val="16"/>
                <w:highlight w:val="none"/>
              </w:rPr>
              <w:t>)</w:t>
            </w:r>
          </w:p>
        </w:tc>
        <w:tc>
          <w:tcPr>
            <w:tcW w:w="2124" w:type="dxa"/>
          </w:tcPr>
          <w:p w14:paraId="06B1C7B1"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 xml:space="preserve">3.8% (2.32 </w:t>
            </w:r>
            <w:proofErr w:type="gramStart"/>
            <w:r w:rsidRPr="001C2E5F">
              <w:rPr>
                <w:rFonts w:ascii="Avenir Book" w:eastAsia="Roboto" w:hAnsi="Avenir Book" w:cs="Roboto"/>
                <w:color w:val="111111"/>
                <w:sz w:val="16"/>
                <w:szCs w:val="16"/>
                <w:highlight w:val="none"/>
              </w:rPr>
              <w:t>-  6.1</w:t>
            </w:r>
            <w:proofErr w:type="gramEnd"/>
            <w:r w:rsidRPr="001C2E5F">
              <w:rPr>
                <w:rFonts w:ascii="Avenir Book" w:eastAsia="Roboto" w:hAnsi="Avenir Book" w:cs="Roboto"/>
                <w:color w:val="111111"/>
                <w:sz w:val="16"/>
                <w:szCs w:val="16"/>
                <w:highlight w:val="none"/>
              </w:rPr>
              <w:t>)</w:t>
            </w:r>
          </w:p>
        </w:tc>
      </w:tr>
      <w:tr w:rsidR="008944DF" w14:paraId="78B484C8"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42E5548C"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5 - 14</w:t>
            </w:r>
          </w:p>
        </w:tc>
        <w:tc>
          <w:tcPr>
            <w:tcW w:w="1699" w:type="dxa"/>
          </w:tcPr>
          <w:p w14:paraId="72E94E5B"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241</w:t>
            </w:r>
          </w:p>
        </w:tc>
        <w:tc>
          <w:tcPr>
            <w:tcW w:w="1699" w:type="dxa"/>
          </w:tcPr>
          <w:p w14:paraId="7B6FEE8B"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5</w:t>
            </w:r>
          </w:p>
        </w:tc>
        <w:tc>
          <w:tcPr>
            <w:tcW w:w="1699" w:type="dxa"/>
          </w:tcPr>
          <w:p w14:paraId="101F4382"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 xml:space="preserve">2.1% (0.89 </w:t>
            </w:r>
            <w:proofErr w:type="gramStart"/>
            <w:r w:rsidRPr="001C2E5F">
              <w:rPr>
                <w:rFonts w:ascii="Avenir Book" w:eastAsia="Roboto" w:hAnsi="Avenir Book" w:cs="Roboto"/>
                <w:color w:val="111111"/>
                <w:sz w:val="16"/>
                <w:szCs w:val="16"/>
                <w:highlight w:val="none"/>
              </w:rPr>
              <w:t>-  4.8</w:t>
            </w:r>
            <w:proofErr w:type="gramEnd"/>
            <w:r w:rsidRPr="001C2E5F">
              <w:rPr>
                <w:rFonts w:ascii="Avenir Book" w:eastAsia="Roboto" w:hAnsi="Avenir Book" w:cs="Roboto"/>
                <w:color w:val="111111"/>
                <w:sz w:val="16"/>
                <w:szCs w:val="16"/>
                <w:highlight w:val="none"/>
              </w:rPr>
              <w:t>)</w:t>
            </w:r>
          </w:p>
        </w:tc>
        <w:tc>
          <w:tcPr>
            <w:tcW w:w="2124" w:type="dxa"/>
          </w:tcPr>
          <w:p w14:paraId="1A6D9331"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 xml:space="preserve">2.1% (0.89 </w:t>
            </w:r>
            <w:proofErr w:type="gramStart"/>
            <w:r w:rsidRPr="001C2E5F">
              <w:rPr>
                <w:rFonts w:ascii="Avenir Book" w:eastAsia="Roboto" w:hAnsi="Avenir Book" w:cs="Roboto"/>
                <w:color w:val="111111"/>
                <w:sz w:val="16"/>
                <w:szCs w:val="16"/>
                <w:highlight w:val="none"/>
              </w:rPr>
              <w:t>-  4.8</w:t>
            </w:r>
            <w:proofErr w:type="gramEnd"/>
            <w:r w:rsidRPr="001C2E5F">
              <w:rPr>
                <w:rFonts w:ascii="Avenir Book" w:eastAsia="Roboto" w:hAnsi="Avenir Book" w:cs="Roboto"/>
                <w:color w:val="111111"/>
                <w:sz w:val="16"/>
                <w:szCs w:val="16"/>
                <w:highlight w:val="none"/>
              </w:rPr>
              <w:t>)</w:t>
            </w:r>
          </w:p>
        </w:tc>
      </w:tr>
      <w:tr w:rsidR="008944DF" w14:paraId="4CD51EB3" w14:textId="77777777" w:rsidTr="008944DF">
        <w:tc>
          <w:tcPr>
            <w:cnfStyle w:val="001000000000" w:firstRow="0" w:lastRow="0" w:firstColumn="1" w:lastColumn="0" w:oddVBand="0" w:evenVBand="0" w:oddHBand="0" w:evenHBand="0" w:firstRowFirstColumn="0" w:firstRowLastColumn="0" w:lastRowFirstColumn="0" w:lastRowLastColumn="0"/>
            <w:tcW w:w="1699" w:type="dxa"/>
          </w:tcPr>
          <w:p w14:paraId="4056DF86"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15 - 29</w:t>
            </w:r>
          </w:p>
        </w:tc>
        <w:tc>
          <w:tcPr>
            <w:tcW w:w="1699" w:type="dxa"/>
          </w:tcPr>
          <w:p w14:paraId="5FC9DCB0"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325</w:t>
            </w:r>
          </w:p>
        </w:tc>
        <w:tc>
          <w:tcPr>
            <w:tcW w:w="1699" w:type="dxa"/>
          </w:tcPr>
          <w:p w14:paraId="5E2430F0"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12</w:t>
            </w:r>
          </w:p>
        </w:tc>
        <w:tc>
          <w:tcPr>
            <w:tcW w:w="1699" w:type="dxa"/>
          </w:tcPr>
          <w:p w14:paraId="2D7661B2"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 xml:space="preserve">3.7% (2.12 </w:t>
            </w:r>
            <w:proofErr w:type="gramStart"/>
            <w:r w:rsidRPr="001C2E5F">
              <w:rPr>
                <w:rFonts w:ascii="Avenir Book" w:eastAsia="Roboto" w:hAnsi="Avenir Book" w:cs="Roboto"/>
                <w:color w:val="111111"/>
                <w:sz w:val="16"/>
                <w:szCs w:val="16"/>
                <w:highlight w:val="none"/>
              </w:rPr>
              <w:t>-  6.3</w:t>
            </w:r>
            <w:proofErr w:type="gramEnd"/>
            <w:r w:rsidRPr="001C2E5F">
              <w:rPr>
                <w:rFonts w:ascii="Avenir Book" w:eastAsia="Roboto" w:hAnsi="Avenir Book" w:cs="Roboto"/>
                <w:color w:val="111111"/>
                <w:sz w:val="16"/>
                <w:szCs w:val="16"/>
                <w:highlight w:val="none"/>
              </w:rPr>
              <w:t>)</w:t>
            </w:r>
          </w:p>
        </w:tc>
        <w:tc>
          <w:tcPr>
            <w:tcW w:w="2124" w:type="dxa"/>
          </w:tcPr>
          <w:p w14:paraId="318EC2D4"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 xml:space="preserve">3.6% (2.07 </w:t>
            </w:r>
            <w:proofErr w:type="gramStart"/>
            <w:r w:rsidRPr="001C2E5F">
              <w:rPr>
                <w:rFonts w:ascii="Avenir Book" w:eastAsia="Roboto" w:hAnsi="Avenir Book" w:cs="Roboto"/>
                <w:color w:val="111111"/>
                <w:sz w:val="16"/>
                <w:szCs w:val="16"/>
                <w:highlight w:val="none"/>
              </w:rPr>
              <w:t>-  6.2</w:t>
            </w:r>
            <w:proofErr w:type="gramEnd"/>
            <w:r w:rsidRPr="001C2E5F">
              <w:rPr>
                <w:rFonts w:ascii="Avenir Book" w:eastAsia="Roboto" w:hAnsi="Avenir Book" w:cs="Roboto"/>
                <w:color w:val="111111"/>
                <w:sz w:val="16"/>
                <w:szCs w:val="16"/>
                <w:highlight w:val="none"/>
              </w:rPr>
              <w:t>)</w:t>
            </w:r>
          </w:p>
        </w:tc>
      </w:tr>
      <w:tr w:rsidR="008944DF" w14:paraId="3EEDF1AE"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27079125"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30 - 44</w:t>
            </w:r>
          </w:p>
        </w:tc>
        <w:tc>
          <w:tcPr>
            <w:tcW w:w="1699" w:type="dxa"/>
          </w:tcPr>
          <w:p w14:paraId="6858034B"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211</w:t>
            </w:r>
          </w:p>
        </w:tc>
        <w:tc>
          <w:tcPr>
            <w:tcW w:w="1699" w:type="dxa"/>
          </w:tcPr>
          <w:p w14:paraId="13833FB2"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7</w:t>
            </w:r>
          </w:p>
        </w:tc>
        <w:tc>
          <w:tcPr>
            <w:tcW w:w="1699" w:type="dxa"/>
          </w:tcPr>
          <w:p w14:paraId="2D2F5546"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 xml:space="preserve">3.3% (1.62 </w:t>
            </w:r>
            <w:proofErr w:type="gramStart"/>
            <w:r w:rsidRPr="001C2E5F">
              <w:rPr>
                <w:rFonts w:ascii="Avenir Book" w:eastAsia="Roboto" w:hAnsi="Avenir Book" w:cs="Roboto"/>
                <w:color w:val="111111"/>
                <w:sz w:val="16"/>
                <w:szCs w:val="16"/>
                <w:highlight w:val="none"/>
              </w:rPr>
              <w:t>-  6.7</w:t>
            </w:r>
            <w:proofErr w:type="gramEnd"/>
            <w:r w:rsidRPr="001C2E5F">
              <w:rPr>
                <w:rFonts w:ascii="Avenir Book" w:eastAsia="Roboto" w:hAnsi="Avenir Book" w:cs="Roboto"/>
                <w:color w:val="111111"/>
                <w:sz w:val="16"/>
                <w:szCs w:val="16"/>
                <w:highlight w:val="none"/>
              </w:rPr>
              <w:t>)</w:t>
            </w:r>
          </w:p>
        </w:tc>
        <w:tc>
          <w:tcPr>
            <w:tcW w:w="2124" w:type="dxa"/>
          </w:tcPr>
          <w:p w14:paraId="0BE72E75"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 xml:space="preserve">3.9% (2.02 </w:t>
            </w:r>
            <w:proofErr w:type="gramStart"/>
            <w:r w:rsidRPr="001C2E5F">
              <w:rPr>
                <w:rFonts w:ascii="Avenir Book" w:eastAsia="Roboto" w:hAnsi="Avenir Book" w:cs="Roboto"/>
                <w:color w:val="111111"/>
                <w:sz w:val="16"/>
                <w:szCs w:val="16"/>
                <w:highlight w:val="none"/>
              </w:rPr>
              <w:t>-  7.5</w:t>
            </w:r>
            <w:proofErr w:type="gramEnd"/>
            <w:r w:rsidRPr="001C2E5F">
              <w:rPr>
                <w:rFonts w:ascii="Avenir Book" w:eastAsia="Roboto" w:hAnsi="Avenir Book" w:cs="Roboto"/>
                <w:color w:val="111111"/>
                <w:sz w:val="16"/>
                <w:szCs w:val="16"/>
                <w:highlight w:val="none"/>
              </w:rPr>
              <w:t>)</w:t>
            </w:r>
          </w:p>
        </w:tc>
      </w:tr>
      <w:tr w:rsidR="008944DF" w14:paraId="74BF9923" w14:textId="77777777" w:rsidTr="008944DF">
        <w:tc>
          <w:tcPr>
            <w:cnfStyle w:val="001000000000" w:firstRow="0" w:lastRow="0" w:firstColumn="1" w:lastColumn="0" w:oddVBand="0" w:evenVBand="0" w:oddHBand="0" w:evenHBand="0" w:firstRowFirstColumn="0" w:firstRowLastColumn="0" w:lastRowFirstColumn="0" w:lastRowLastColumn="0"/>
            <w:tcW w:w="1699" w:type="dxa"/>
          </w:tcPr>
          <w:p w14:paraId="495D7C5F"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45 - 64</w:t>
            </w:r>
          </w:p>
        </w:tc>
        <w:tc>
          <w:tcPr>
            <w:tcW w:w="1699" w:type="dxa"/>
          </w:tcPr>
          <w:p w14:paraId="22793263"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152</w:t>
            </w:r>
          </w:p>
        </w:tc>
        <w:tc>
          <w:tcPr>
            <w:tcW w:w="1699" w:type="dxa"/>
          </w:tcPr>
          <w:p w14:paraId="1E8ECCB2"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6</w:t>
            </w:r>
          </w:p>
        </w:tc>
        <w:tc>
          <w:tcPr>
            <w:tcW w:w="1699" w:type="dxa"/>
          </w:tcPr>
          <w:p w14:paraId="674F7C23"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 xml:space="preserve">3.9% (1.82 </w:t>
            </w:r>
            <w:proofErr w:type="gramStart"/>
            <w:r w:rsidRPr="001C2E5F">
              <w:rPr>
                <w:rFonts w:ascii="Avenir Book" w:eastAsia="Roboto" w:hAnsi="Avenir Book" w:cs="Roboto"/>
                <w:color w:val="111111"/>
                <w:sz w:val="16"/>
                <w:szCs w:val="16"/>
                <w:highlight w:val="none"/>
              </w:rPr>
              <w:t>-  8.3</w:t>
            </w:r>
            <w:proofErr w:type="gramEnd"/>
            <w:r w:rsidRPr="001C2E5F">
              <w:rPr>
                <w:rFonts w:ascii="Avenir Book" w:eastAsia="Roboto" w:hAnsi="Avenir Book" w:cs="Roboto"/>
                <w:color w:val="111111"/>
                <w:sz w:val="16"/>
                <w:szCs w:val="16"/>
                <w:highlight w:val="none"/>
              </w:rPr>
              <w:t>)</w:t>
            </w:r>
          </w:p>
        </w:tc>
        <w:tc>
          <w:tcPr>
            <w:tcW w:w="2124" w:type="dxa"/>
          </w:tcPr>
          <w:p w14:paraId="6F5A42BF"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 xml:space="preserve">4.1% (1.94 </w:t>
            </w:r>
            <w:proofErr w:type="gramStart"/>
            <w:r w:rsidRPr="001C2E5F">
              <w:rPr>
                <w:rFonts w:ascii="Avenir Book" w:eastAsia="Roboto" w:hAnsi="Avenir Book" w:cs="Roboto"/>
                <w:color w:val="111111"/>
                <w:sz w:val="16"/>
                <w:szCs w:val="16"/>
                <w:highlight w:val="none"/>
              </w:rPr>
              <w:t>-  8.6</w:t>
            </w:r>
            <w:proofErr w:type="gramEnd"/>
            <w:r w:rsidRPr="001C2E5F">
              <w:rPr>
                <w:rFonts w:ascii="Avenir Book" w:eastAsia="Roboto" w:hAnsi="Avenir Book" w:cs="Roboto"/>
                <w:color w:val="111111"/>
                <w:sz w:val="16"/>
                <w:szCs w:val="16"/>
                <w:highlight w:val="none"/>
              </w:rPr>
              <w:t>)</w:t>
            </w:r>
          </w:p>
        </w:tc>
      </w:tr>
      <w:tr w:rsidR="008944DF" w14:paraId="4E9DA19E"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7562C860"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65 +</w:t>
            </w:r>
          </w:p>
        </w:tc>
        <w:tc>
          <w:tcPr>
            <w:tcW w:w="1699" w:type="dxa"/>
          </w:tcPr>
          <w:p w14:paraId="69AE0408"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24</w:t>
            </w:r>
          </w:p>
        </w:tc>
        <w:tc>
          <w:tcPr>
            <w:tcW w:w="1699" w:type="dxa"/>
          </w:tcPr>
          <w:p w14:paraId="53DD9C2B"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2</w:t>
            </w:r>
          </w:p>
        </w:tc>
        <w:tc>
          <w:tcPr>
            <w:tcW w:w="1699" w:type="dxa"/>
          </w:tcPr>
          <w:p w14:paraId="77BD01B9"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8.3% (2.32 - 25.8)</w:t>
            </w:r>
          </w:p>
        </w:tc>
        <w:tc>
          <w:tcPr>
            <w:tcW w:w="2124" w:type="dxa"/>
          </w:tcPr>
          <w:p w14:paraId="28F809D3"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8.3% (2.32 - 25.8)</w:t>
            </w:r>
          </w:p>
        </w:tc>
      </w:tr>
    </w:tbl>
    <w:p w14:paraId="4F123EFB" w14:textId="77777777" w:rsidR="001C2E5F" w:rsidRPr="001C2E5F" w:rsidRDefault="001C2E5F" w:rsidP="00585C8D">
      <w:pPr>
        <w:rPr>
          <w:lang w:val="en-US"/>
        </w:rPr>
      </w:pPr>
    </w:p>
    <w:p w14:paraId="69329D41" w14:textId="52E4D5DE" w:rsidR="001C2E5F" w:rsidRDefault="001C2E5F" w:rsidP="00585C8D">
      <w:pPr>
        <w:rPr>
          <w:lang w:val="en-US"/>
        </w:rPr>
      </w:pPr>
    </w:p>
    <w:p w14:paraId="1F3C6B9F" w14:textId="77777777" w:rsidR="00BB7F4B" w:rsidRDefault="00BB7F4B" w:rsidP="00BB7F4B">
      <w:pPr>
        <w:rPr>
          <w:sz w:val="24"/>
          <w:szCs w:val="23"/>
        </w:rPr>
      </w:pPr>
      <w:bookmarkStart w:id="316" w:name="OLE_LINK21"/>
      <w:bookmarkStart w:id="317" w:name="OLE_LINK22"/>
      <w:bookmarkStart w:id="318" w:name="OLE_LINK35"/>
      <w:bookmarkStart w:id="319" w:name="OLE_LINK40"/>
    </w:p>
    <w:p w14:paraId="5C100A18" w14:textId="77777777" w:rsidR="00BB7F4B" w:rsidRDefault="00BB7F4B" w:rsidP="00BB7F4B">
      <w:pPr>
        <w:rPr>
          <w:sz w:val="24"/>
          <w:szCs w:val="23"/>
        </w:rPr>
      </w:pPr>
    </w:p>
    <w:p w14:paraId="7A881B02" w14:textId="77777777" w:rsidR="00BB7F4B" w:rsidRDefault="00BB7F4B" w:rsidP="00BB7F4B">
      <w:pPr>
        <w:rPr>
          <w:sz w:val="24"/>
          <w:szCs w:val="23"/>
        </w:rPr>
      </w:pPr>
    </w:p>
    <w:p w14:paraId="3F94BA23" w14:textId="77777777" w:rsidR="00BB7F4B" w:rsidRDefault="00BB7F4B" w:rsidP="00BB7F4B">
      <w:pPr>
        <w:rPr>
          <w:sz w:val="24"/>
          <w:szCs w:val="23"/>
        </w:rPr>
      </w:pPr>
    </w:p>
    <w:p w14:paraId="1F4E7BE8" w14:textId="77777777" w:rsidR="00BB7F4B" w:rsidRDefault="00BB7F4B" w:rsidP="00BB7F4B">
      <w:pPr>
        <w:rPr>
          <w:sz w:val="24"/>
          <w:szCs w:val="23"/>
        </w:rPr>
      </w:pPr>
    </w:p>
    <w:p w14:paraId="5484EF5C" w14:textId="77777777" w:rsidR="00BB7F4B" w:rsidRDefault="00BB7F4B" w:rsidP="00BB7F4B">
      <w:pPr>
        <w:rPr>
          <w:sz w:val="24"/>
          <w:szCs w:val="23"/>
        </w:rPr>
      </w:pPr>
    </w:p>
    <w:p w14:paraId="3A4FD3EF" w14:textId="77777777" w:rsidR="00BB7F4B" w:rsidRDefault="00BB7F4B" w:rsidP="00BB7F4B">
      <w:pPr>
        <w:rPr>
          <w:sz w:val="24"/>
          <w:szCs w:val="23"/>
        </w:rPr>
      </w:pPr>
    </w:p>
    <w:p w14:paraId="63CA4DE7" w14:textId="77777777" w:rsidR="008E602F" w:rsidRDefault="008E602F">
      <w:pPr>
        <w:rPr>
          <w:b/>
          <w:color w:val="2C969C"/>
          <w:sz w:val="25"/>
          <w:szCs w:val="25"/>
          <w:highlight w:val="none"/>
        </w:rPr>
      </w:pPr>
      <w:r>
        <w:br w:type="page"/>
      </w:r>
    </w:p>
    <w:p w14:paraId="51906CE9" w14:textId="76317E61" w:rsidR="00FB63B4" w:rsidRPr="00BB7F4B" w:rsidRDefault="00FB63B4" w:rsidP="00BB7F4B">
      <w:pPr>
        <w:pStyle w:val="Heading2"/>
      </w:pPr>
      <w:bookmarkStart w:id="320" w:name="_Toc62137292"/>
      <w:r>
        <w:lastRenderedPageBreak/>
        <w:t>Risk factors for seropositivity</w:t>
      </w:r>
      <w:bookmarkEnd w:id="316"/>
      <w:bookmarkEnd w:id="317"/>
      <w:bookmarkEnd w:id="318"/>
      <w:bookmarkEnd w:id="319"/>
      <w:bookmarkEnd w:id="320"/>
    </w:p>
    <w:p w14:paraId="69A75DEE" w14:textId="77777777" w:rsidR="001F3A18" w:rsidRPr="001F3A18" w:rsidRDefault="001F3A18" w:rsidP="001F3A18"/>
    <w:p w14:paraId="255D5A4F" w14:textId="2C961516" w:rsidR="006B62EB" w:rsidRPr="006B62EB" w:rsidRDefault="008919C9" w:rsidP="00F20DE7">
      <w:pPr>
        <w:jc w:val="both"/>
        <w:rPr>
          <w:lang w:val="en-US"/>
        </w:rPr>
      </w:pPr>
      <w:r>
        <w:rPr>
          <w:lang w:val="en-US"/>
        </w:rPr>
        <w:t xml:space="preserve">Variables that were associated with SARS-CoV-2 seropositivity in univariable analyses included sex, educational level, BMI group, contact with an international traveler, contact with </w:t>
      </w:r>
      <w:r w:rsidR="008A1E0B">
        <w:rPr>
          <w:lang w:val="en-US"/>
        </w:rPr>
        <w:t>a suspected or confirmed</w:t>
      </w:r>
      <w:r>
        <w:rPr>
          <w:lang w:val="en-US"/>
        </w:rPr>
        <w:t xml:space="preserve"> COVID </w:t>
      </w:r>
      <w:r w:rsidR="00B3171C">
        <w:rPr>
          <w:lang w:val="en-US"/>
        </w:rPr>
        <w:t xml:space="preserve">case, health </w:t>
      </w:r>
      <w:r w:rsidR="00D36C17">
        <w:rPr>
          <w:lang w:val="en-US"/>
        </w:rPr>
        <w:t>zone, and</w:t>
      </w:r>
      <w:r w:rsidR="00391DCA">
        <w:rPr>
          <w:lang w:val="en-US"/>
        </w:rPr>
        <w:t xml:space="preserve"> number of household members</w:t>
      </w:r>
      <w:r w:rsidR="00E803DA">
        <w:rPr>
          <w:lang w:val="en-US"/>
        </w:rPr>
        <w:t xml:space="preserve"> </w:t>
      </w:r>
      <w:r w:rsidR="00147B72">
        <w:rPr>
          <w:lang w:val="en-US"/>
        </w:rPr>
        <w:t>(</w:t>
      </w:r>
      <w:r w:rsidR="00E803DA">
        <w:rPr>
          <w:lang w:val="en-US"/>
        </w:rPr>
        <w:t>Table 5</w:t>
      </w:r>
      <w:r w:rsidR="007127BC">
        <w:rPr>
          <w:lang w:val="en-US"/>
        </w:rPr>
        <w:t xml:space="preserve">). </w:t>
      </w:r>
      <w:r w:rsidR="00C93510">
        <w:rPr>
          <w:lang w:val="en-US"/>
        </w:rPr>
        <w:t>Age, sex</w:t>
      </w:r>
      <w:r w:rsidR="00BD3CDC">
        <w:rPr>
          <w:lang w:val="en-US"/>
        </w:rPr>
        <w:t>,</w:t>
      </w:r>
      <w:r w:rsidR="00C93510">
        <w:rPr>
          <w:lang w:val="en-US"/>
        </w:rPr>
        <w:t xml:space="preserve"> and any variables </w:t>
      </w:r>
      <w:r w:rsidR="00112190">
        <w:rPr>
          <w:lang w:val="en-US"/>
        </w:rPr>
        <w:t xml:space="preserve">where a p-value </w:t>
      </w:r>
      <w:r w:rsidR="00947A2B">
        <w:rPr>
          <w:lang w:val="en-US"/>
        </w:rPr>
        <w:t>below 0.1 was observed, were carried over into the multivariate analysis</w:t>
      </w:r>
      <w:r w:rsidR="00BD3CDC">
        <w:rPr>
          <w:lang w:val="en-US"/>
        </w:rPr>
        <w:t xml:space="preserve">. The results are shown in the last two columns of Table 5. These are largely in line with the findings from the </w:t>
      </w:r>
      <w:r w:rsidR="003C7A37">
        <w:rPr>
          <w:lang w:val="en-US"/>
        </w:rPr>
        <w:t>univariate analysis</w:t>
      </w:r>
      <w:r w:rsidR="003B51AD">
        <w:rPr>
          <w:lang w:val="en-US"/>
        </w:rPr>
        <w:t>.</w:t>
      </w:r>
    </w:p>
    <w:p w14:paraId="4F5026CD" w14:textId="233D26B2" w:rsidR="00D463E1" w:rsidRDefault="00D463E1">
      <w:pPr>
        <w:rPr>
          <w:lang w:val="en-US"/>
        </w:rPr>
      </w:pPr>
      <w:bookmarkStart w:id="321" w:name="OLE_LINK51"/>
      <w:bookmarkStart w:id="322" w:name="OLE_LINK52"/>
    </w:p>
    <w:p w14:paraId="7AFE9C89" w14:textId="7094A970" w:rsidR="00932F55" w:rsidRDefault="000E6D8B" w:rsidP="00932F55">
      <w:pPr>
        <w:pStyle w:val="Caption"/>
        <w:rPr>
          <w:b w:val="0"/>
          <w:bCs w:val="0"/>
          <w:color w:val="000000" w:themeColor="text1"/>
        </w:rPr>
      </w:pPr>
      <w:r>
        <w:rPr>
          <w:noProof/>
        </w:rPr>
        <w:drawing>
          <wp:anchor distT="0" distB="0" distL="114300" distR="114300" simplePos="0" relativeHeight="251766784" behindDoc="0" locked="0" layoutInCell="1" allowOverlap="1" wp14:anchorId="047F998D" wp14:editId="3C05562A">
            <wp:simplePos x="0" y="0"/>
            <wp:positionH relativeFrom="column">
              <wp:posOffset>197854</wp:posOffset>
            </wp:positionH>
            <wp:positionV relativeFrom="paragraph">
              <wp:posOffset>194310</wp:posOffset>
            </wp:positionV>
            <wp:extent cx="5825490" cy="5603875"/>
            <wp:effectExtent l="0" t="0" r="3810" b="0"/>
            <wp:wrapSquare wrapText="bothSides"/>
            <wp:docPr id="34" name="Picture"/>
            <wp:cNvGraphicFramePr/>
            <a:graphic xmlns:a="http://schemas.openxmlformats.org/drawingml/2006/main">
              <a:graphicData uri="http://schemas.openxmlformats.org/drawingml/2006/picture">
                <pic:pic xmlns:pic="http://schemas.openxmlformats.org/drawingml/2006/picture">
                  <pic:nvPicPr>
                    <pic:cNvPr id="0" name="Picture" descr="pre_report_files/figure-docx/unnamed-chunk-7-1.pdf"/>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825490" cy="560387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C47470">
        <w:t xml:space="preserve">       </w:t>
      </w:r>
      <w:r w:rsidR="0044314B" w:rsidRPr="00B455AE">
        <w:t xml:space="preserve">Table </w:t>
      </w:r>
      <w:bookmarkStart w:id="323" w:name="OLE_LINK31"/>
      <w:bookmarkStart w:id="324" w:name="OLE_LINK32"/>
      <w:r w:rsidR="0044314B" w:rsidRPr="00B455AE">
        <w:fldChar w:fldCharType="begin"/>
      </w:r>
      <w:r w:rsidR="0044314B" w:rsidRPr="00B455AE">
        <w:instrText xml:space="preserve"> SEQ Table \* ARABIC </w:instrText>
      </w:r>
      <w:r w:rsidR="0044314B" w:rsidRPr="00B455AE">
        <w:fldChar w:fldCharType="separate"/>
      </w:r>
      <w:r w:rsidR="00064E85">
        <w:rPr>
          <w:noProof/>
        </w:rPr>
        <w:t>5</w:t>
      </w:r>
      <w:r w:rsidR="0044314B" w:rsidRPr="00B455AE">
        <w:fldChar w:fldCharType="end"/>
      </w:r>
      <w:bookmarkStart w:id="325" w:name="OLE_LINK33"/>
      <w:bookmarkStart w:id="326" w:name="OLE_LINK34"/>
      <w:r w:rsidR="0044314B" w:rsidRPr="00B455AE">
        <w:t>:</w:t>
      </w:r>
      <w:r w:rsidR="0044314B">
        <w:t xml:space="preserve"> </w:t>
      </w:r>
      <w:r w:rsidR="0044314B">
        <w:rPr>
          <w:b w:val="0"/>
          <w:bCs w:val="0"/>
          <w:color w:val="000000" w:themeColor="text1"/>
        </w:rPr>
        <w:t xml:space="preserve">Risk factor </w:t>
      </w:r>
      <w:bookmarkStart w:id="327" w:name="OLE_LINK29"/>
      <w:bookmarkStart w:id="328" w:name="OLE_LINK30"/>
      <w:r w:rsidR="0044314B">
        <w:rPr>
          <w:b w:val="0"/>
          <w:bCs w:val="0"/>
          <w:color w:val="000000" w:themeColor="text1"/>
        </w:rPr>
        <w:t xml:space="preserve">analysis </w:t>
      </w:r>
      <w:bookmarkEnd w:id="325"/>
      <w:bookmarkEnd w:id="326"/>
      <w:r w:rsidR="0044314B">
        <w:rPr>
          <w:b w:val="0"/>
          <w:bCs w:val="0"/>
          <w:color w:val="000000" w:themeColor="text1"/>
        </w:rPr>
        <w:t>for seropositivity</w:t>
      </w:r>
      <w:r w:rsidR="00680DD2">
        <w:rPr>
          <w:b w:val="0"/>
          <w:bCs w:val="0"/>
          <w:color w:val="000000" w:themeColor="text1"/>
        </w:rPr>
        <w:t xml:space="preserve"> </w:t>
      </w:r>
      <w:bookmarkEnd w:id="327"/>
      <w:bookmarkEnd w:id="328"/>
      <w:r w:rsidR="00680DD2">
        <w:rPr>
          <w:b w:val="0"/>
          <w:bCs w:val="0"/>
          <w:color w:val="000000" w:themeColor="text1"/>
        </w:rPr>
        <w:t>among all participants</w:t>
      </w:r>
      <w:r w:rsidR="0091616E">
        <w:rPr>
          <w:b w:val="0"/>
          <w:bCs w:val="0"/>
          <w:color w:val="000000" w:themeColor="text1"/>
        </w:rPr>
        <w:t xml:space="preserve"> </w:t>
      </w:r>
      <w:r w:rsidR="00B11213">
        <w:rPr>
          <w:b w:val="0"/>
          <w:bCs w:val="0"/>
          <w:color w:val="000000" w:themeColor="text1"/>
        </w:rPr>
        <w:t>tested for antibodies</w:t>
      </w:r>
      <w:bookmarkStart w:id="329" w:name="OLE_LINK84"/>
      <w:bookmarkStart w:id="330" w:name="OLE_LINK85"/>
      <w:bookmarkStart w:id="331" w:name="OLE_LINK20"/>
      <w:bookmarkEnd w:id="323"/>
      <w:bookmarkEnd w:id="324"/>
      <w:r w:rsidR="009477C7">
        <w:rPr>
          <w:b w:val="0"/>
          <w:bCs w:val="0"/>
          <w:color w:val="000000" w:themeColor="text1"/>
        </w:rPr>
        <w:t>. n = 965</w:t>
      </w:r>
    </w:p>
    <w:p w14:paraId="628A57D4" w14:textId="4CF53F86" w:rsidR="000E6D8B" w:rsidRPr="000E6D8B" w:rsidRDefault="000E6D8B" w:rsidP="000E6D8B"/>
    <w:p w14:paraId="42AE112E" w14:textId="2D9E96E1" w:rsidR="00932F55" w:rsidRPr="00172239" w:rsidRDefault="008E1131" w:rsidP="00C47470">
      <w:pPr>
        <w:pStyle w:val="Caption"/>
        <w:ind w:left="426" w:right="572"/>
        <w:rPr>
          <w:b w:val="0"/>
          <w:bCs w:val="0"/>
          <w:color w:val="000000" w:themeColor="text1"/>
          <w:sz w:val="15"/>
          <w:szCs w:val="15"/>
          <w:lang w:val="en-US"/>
        </w:rPr>
      </w:pPr>
      <w:bookmarkStart w:id="332" w:name="OLE_LINK88"/>
      <w:bookmarkStart w:id="333" w:name="OLE_LINK89"/>
      <w:r w:rsidRPr="00172239">
        <w:rPr>
          <w:b w:val="0"/>
          <w:bCs w:val="0"/>
          <w:color w:val="000000" w:themeColor="text1"/>
          <w:sz w:val="15"/>
          <w:szCs w:val="15"/>
        </w:rPr>
        <w:t>OR: Odds ratio. Asterisks indicate</w:t>
      </w:r>
      <w:r w:rsidR="000B2361" w:rsidRPr="00172239">
        <w:rPr>
          <w:b w:val="0"/>
          <w:bCs w:val="0"/>
          <w:color w:val="000000" w:themeColor="text1"/>
          <w:sz w:val="15"/>
          <w:szCs w:val="15"/>
        </w:rPr>
        <w:t xml:space="preserve"> significance at a 0.05 alpha level.</w:t>
      </w:r>
      <w:r w:rsidRPr="00172239">
        <w:rPr>
          <w:b w:val="0"/>
          <w:bCs w:val="0"/>
          <w:color w:val="000000" w:themeColor="text1"/>
          <w:sz w:val="15"/>
          <w:szCs w:val="15"/>
        </w:rPr>
        <w:t xml:space="preserve"> </w:t>
      </w:r>
      <w:r w:rsidR="00C60616" w:rsidRPr="00172239">
        <w:rPr>
          <w:b w:val="0"/>
          <w:bCs w:val="0"/>
          <w:color w:val="000000" w:themeColor="text1"/>
          <w:sz w:val="15"/>
          <w:szCs w:val="15"/>
        </w:rPr>
        <w:t>4</w:t>
      </w:r>
      <w:r w:rsidR="000E6D8B">
        <w:rPr>
          <w:b w:val="0"/>
          <w:bCs w:val="0"/>
          <w:color w:val="000000" w:themeColor="text1"/>
          <w:sz w:val="15"/>
          <w:szCs w:val="15"/>
        </w:rPr>
        <w:t>1</w:t>
      </w:r>
      <w:r w:rsidR="00C60616" w:rsidRPr="00172239">
        <w:rPr>
          <w:b w:val="0"/>
          <w:bCs w:val="0"/>
          <w:color w:val="000000" w:themeColor="text1"/>
          <w:sz w:val="15"/>
          <w:szCs w:val="15"/>
        </w:rPr>
        <w:t xml:space="preserve"> individuals </w:t>
      </w:r>
      <w:r w:rsidR="00462274" w:rsidRPr="00172239">
        <w:rPr>
          <w:b w:val="0"/>
          <w:bCs w:val="0"/>
          <w:color w:val="000000" w:themeColor="text1"/>
          <w:sz w:val="15"/>
          <w:szCs w:val="15"/>
        </w:rPr>
        <w:t xml:space="preserve">(4%) </w:t>
      </w:r>
      <w:r w:rsidR="00367018" w:rsidRPr="00172239">
        <w:rPr>
          <w:b w:val="0"/>
          <w:bCs w:val="0"/>
          <w:color w:val="000000" w:themeColor="text1"/>
          <w:sz w:val="15"/>
          <w:szCs w:val="15"/>
        </w:rPr>
        <w:t xml:space="preserve">were dropped </w:t>
      </w:r>
      <w:r w:rsidR="00B07A55" w:rsidRPr="00172239">
        <w:rPr>
          <w:b w:val="0"/>
          <w:bCs w:val="0"/>
          <w:color w:val="000000" w:themeColor="text1"/>
          <w:sz w:val="15"/>
          <w:szCs w:val="15"/>
        </w:rPr>
        <w:t>due to variable missingness</w:t>
      </w:r>
      <w:r w:rsidR="008E34EC" w:rsidRPr="00172239">
        <w:rPr>
          <w:b w:val="0"/>
          <w:bCs w:val="0"/>
          <w:color w:val="000000" w:themeColor="text1"/>
          <w:sz w:val="15"/>
          <w:szCs w:val="15"/>
        </w:rPr>
        <w:t xml:space="preserve">. </w:t>
      </w:r>
      <w:r w:rsidR="001A7892" w:rsidRPr="00172239">
        <w:rPr>
          <w:b w:val="0"/>
          <w:bCs w:val="0"/>
          <w:color w:val="000000" w:themeColor="text1"/>
          <w:sz w:val="15"/>
          <w:szCs w:val="15"/>
        </w:rPr>
        <w:t xml:space="preserve">Recent contact indicates contact </w:t>
      </w:r>
      <w:r w:rsidR="006521BD" w:rsidRPr="00172239">
        <w:rPr>
          <w:b w:val="0"/>
          <w:bCs w:val="0"/>
          <w:color w:val="000000" w:themeColor="text1"/>
          <w:sz w:val="15"/>
          <w:szCs w:val="15"/>
        </w:rPr>
        <w:t>since March 1st, 202</w:t>
      </w:r>
      <w:r w:rsidR="006175E7" w:rsidRPr="00172239">
        <w:rPr>
          <w:b w:val="0"/>
          <w:bCs w:val="0"/>
          <w:color w:val="000000" w:themeColor="text1"/>
          <w:sz w:val="15"/>
          <w:szCs w:val="15"/>
        </w:rPr>
        <w:t>0</w:t>
      </w:r>
      <w:r w:rsidR="006521BD" w:rsidRPr="00172239">
        <w:rPr>
          <w:b w:val="0"/>
          <w:bCs w:val="0"/>
          <w:color w:val="000000" w:themeColor="text1"/>
          <w:sz w:val="15"/>
          <w:szCs w:val="15"/>
        </w:rPr>
        <w:t xml:space="preserve">. </w:t>
      </w:r>
      <w:r w:rsidR="007A00C1" w:rsidRPr="00172239">
        <w:rPr>
          <w:b w:val="0"/>
          <w:bCs w:val="0"/>
          <w:color w:val="000000" w:themeColor="text1"/>
          <w:sz w:val="15"/>
          <w:szCs w:val="15"/>
        </w:rPr>
        <w:t xml:space="preserve">A </w:t>
      </w:r>
      <w:r w:rsidR="00C23BCB" w:rsidRPr="00172239">
        <w:rPr>
          <w:b w:val="0"/>
          <w:bCs w:val="0"/>
          <w:color w:val="000000" w:themeColor="text1"/>
          <w:sz w:val="15"/>
          <w:szCs w:val="15"/>
        </w:rPr>
        <w:t>“</w:t>
      </w:r>
      <w:r w:rsidR="007A00C1" w:rsidRPr="00172239">
        <w:rPr>
          <w:b w:val="0"/>
          <w:bCs w:val="0"/>
          <w:color w:val="000000" w:themeColor="text1"/>
          <w:sz w:val="15"/>
          <w:szCs w:val="15"/>
        </w:rPr>
        <w:t xml:space="preserve">COVID </w:t>
      </w:r>
      <w:proofErr w:type="gramStart"/>
      <w:r w:rsidR="007A00C1" w:rsidRPr="00172239">
        <w:rPr>
          <w:b w:val="0"/>
          <w:bCs w:val="0"/>
          <w:color w:val="000000" w:themeColor="text1"/>
          <w:sz w:val="15"/>
          <w:szCs w:val="15"/>
        </w:rPr>
        <w:t>case</w:t>
      </w:r>
      <w:r w:rsidR="00C23BCB" w:rsidRPr="00172239">
        <w:rPr>
          <w:b w:val="0"/>
          <w:bCs w:val="0"/>
          <w:color w:val="000000" w:themeColor="text1"/>
          <w:sz w:val="15"/>
          <w:szCs w:val="15"/>
        </w:rPr>
        <w:t xml:space="preserve">“ </w:t>
      </w:r>
      <w:r w:rsidR="007A00C1" w:rsidRPr="00172239">
        <w:rPr>
          <w:b w:val="0"/>
          <w:bCs w:val="0"/>
          <w:color w:val="000000" w:themeColor="text1"/>
          <w:sz w:val="15"/>
          <w:szCs w:val="15"/>
        </w:rPr>
        <w:t>is</w:t>
      </w:r>
      <w:proofErr w:type="gramEnd"/>
      <w:r w:rsidR="007A00C1" w:rsidRPr="00172239">
        <w:rPr>
          <w:b w:val="0"/>
          <w:bCs w:val="0"/>
          <w:color w:val="000000" w:themeColor="text1"/>
          <w:sz w:val="15"/>
          <w:szCs w:val="15"/>
        </w:rPr>
        <w:t xml:space="preserve"> a confirmed </w:t>
      </w:r>
      <w:r w:rsidR="007A00C1" w:rsidRPr="00172239">
        <w:rPr>
          <w:b w:val="0"/>
          <w:bCs w:val="0"/>
          <w:i/>
          <w:iCs/>
          <w:color w:val="000000" w:themeColor="text1"/>
          <w:sz w:val="15"/>
          <w:szCs w:val="15"/>
        </w:rPr>
        <w:t>or</w:t>
      </w:r>
      <w:r w:rsidR="007A00C1" w:rsidRPr="00172239">
        <w:rPr>
          <w:b w:val="0"/>
          <w:bCs w:val="0"/>
          <w:color w:val="000000" w:themeColor="text1"/>
          <w:sz w:val="15"/>
          <w:szCs w:val="15"/>
        </w:rPr>
        <w:t xml:space="preserve"> suspected case. </w:t>
      </w:r>
      <w:bookmarkStart w:id="334" w:name="OLE_LINK68"/>
      <w:bookmarkStart w:id="335" w:name="OLE_LINK73"/>
      <w:r w:rsidR="00C23BCB" w:rsidRPr="00172239">
        <w:rPr>
          <w:b w:val="0"/>
          <w:bCs w:val="0"/>
          <w:color w:val="000000" w:themeColor="text1"/>
          <w:sz w:val="15"/>
          <w:szCs w:val="15"/>
        </w:rPr>
        <w:t xml:space="preserve">Variables that were not significant at a 0.10 </w:t>
      </w:r>
      <w:r w:rsidR="00161B49" w:rsidRPr="00172239">
        <w:rPr>
          <w:b w:val="0"/>
          <w:bCs w:val="0"/>
          <w:color w:val="000000" w:themeColor="text1"/>
          <w:sz w:val="15"/>
          <w:szCs w:val="15"/>
        </w:rPr>
        <w:t xml:space="preserve">alpha </w:t>
      </w:r>
      <w:r w:rsidR="00C23BCB" w:rsidRPr="00172239">
        <w:rPr>
          <w:b w:val="0"/>
          <w:bCs w:val="0"/>
          <w:color w:val="000000" w:themeColor="text1"/>
          <w:sz w:val="15"/>
          <w:szCs w:val="15"/>
        </w:rPr>
        <w:t>level, and</w:t>
      </w:r>
      <w:r w:rsidR="00F85006" w:rsidRPr="00172239">
        <w:rPr>
          <w:b w:val="0"/>
          <w:bCs w:val="0"/>
          <w:color w:val="000000" w:themeColor="text1"/>
          <w:sz w:val="15"/>
          <w:szCs w:val="15"/>
        </w:rPr>
        <w:t xml:space="preserve"> </w:t>
      </w:r>
      <w:r w:rsidR="00AC79DC">
        <w:rPr>
          <w:b w:val="0"/>
          <w:bCs w:val="0"/>
          <w:color w:val="000000" w:themeColor="text1"/>
          <w:sz w:val="15"/>
          <w:szCs w:val="15"/>
        </w:rPr>
        <w:t>which</w:t>
      </w:r>
      <w:r w:rsidR="00C23BCB" w:rsidRPr="00172239">
        <w:rPr>
          <w:b w:val="0"/>
          <w:bCs w:val="0"/>
          <w:color w:val="000000" w:themeColor="text1"/>
          <w:sz w:val="15"/>
          <w:szCs w:val="15"/>
        </w:rPr>
        <w:t xml:space="preserve"> were not controlled for</w:t>
      </w:r>
      <w:r w:rsidR="00AB41DA" w:rsidRPr="00172239">
        <w:rPr>
          <w:b w:val="0"/>
          <w:bCs w:val="0"/>
          <w:color w:val="000000" w:themeColor="text1"/>
          <w:sz w:val="15"/>
          <w:szCs w:val="15"/>
        </w:rPr>
        <w:t xml:space="preserve"> in the multivariate regression</w:t>
      </w:r>
      <w:r w:rsidR="00C23BCB" w:rsidRPr="00172239">
        <w:rPr>
          <w:b w:val="0"/>
          <w:bCs w:val="0"/>
          <w:color w:val="000000" w:themeColor="text1"/>
          <w:sz w:val="15"/>
          <w:szCs w:val="15"/>
        </w:rPr>
        <w:t xml:space="preserve"> include occupation, presence of comorbidities, breadwinner status, adherence to social distancing rules and </w:t>
      </w:r>
      <w:r w:rsidR="009E631F" w:rsidRPr="00172239">
        <w:rPr>
          <w:b w:val="0"/>
          <w:bCs w:val="0"/>
          <w:color w:val="000000" w:themeColor="text1"/>
          <w:sz w:val="15"/>
          <w:szCs w:val="15"/>
        </w:rPr>
        <w:t>presence of children</w:t>
      </w:r>
      <w:r w:rsidR="00C23BCB" w:rsidRPr="00172239">
        <w:rPr>
          <w:b w:val="0"/>
          <w:bCs w:val="0"/>
          <w:color w:val="000000" w:themeColor="text1"/>
          <w:sz w:val="15"/>
          <w:szCs w:val="15"/>
        </w:rPr>
        <w:t xml:space="preserve"> in the household.</w:t>
      </w:r>
      <w:bookmarkEnd w:id="334"/>
      <w:bookmarkEnd w:id="335"/>
    </w:p>
    <w:bookmarkEnd w:id="332"/>
    <w:bookmarkEnd w:id="333"/>
    <w:p w14:paraId="64579D44" w14:textId="77777777" w:rsidR="00E715E2" w:rsidRPr="00E715E2" w:rsidRDefault="00E715E2" w:rsidP="00E715E2"/>
    <w:bookmarkEnd w:id="321"/>
    <w:bookmarkEnd w:id="322"/>
    <w:bookmarkEnd w:id="329"/>
    <w:bookmarkEnd w:id="330"/>
    <w:bookmarkEnd w:id="331"/>
    <w:p w14:paraId="78D2C983" w14:textId="716D3165" w:rsidR="00AB56DF" w:rsidRDefault="00BB7F4B" w:rsidP="00F20DE7">
      <w:pPr>
        <w:jc w:val="both"/>
        <w:rPr>
          <w:lang w:val="en-US"/>
        </w:rPr>
      </w:pPr>
      <w:r>
        <w:rPr>
          <w:sz w:val="24"/>
          <w:szCs w:val="23"/>
        </w:rPr>
        <w:br w:type="page"/>
      </w:r>
      <w:r w:rsidR="00AB56DF">
        <w:rPr>
          <w:lang w:val="en-US"/>
        </w:rPr>
        <w:lastRenderedPageBreak/>
        <w:t xml:space="preserve">The greatest odds ratio is seen for respondents who live in large households. Households with more than 5 residents had </w:t>
      </w:r>
      <w:proofErr w:type="gramStart"/>
      <w:r w:rsidR="00AB56DF">
        <w:rPr>
          <w:lang w:val="en-US"/>
        </w:rPr>
        <w:t>a five-fold greater odds</w:t>
      </w:r>
      <w:proofErr w:type="gramEnd"/>
      <w:r w:rsidR="00AB56DF">
        <w:rPr>
          <w:lang w:val="en-US"/>
        </w:rPr>
        <w:t xml:space="preserve"> of seropositivity than households with 1 or 2 residents. Figure 3 shows</w:t>
      </w:r>
      <w:ins w:id="336" w:author="hp" w:date="2021-01-12T16:30:00Z">
        <w:r w:rsidR="003A5513">
          <w:rPr>
            <w:lang w:val="en-US"/>
          </w:rPr>
          <w:t xml:space="preserve"> distribution </w:t>
        </w:r>
      </w:ins>
      <w:ins w:id="337" w:author="hp" w:date="2021-01-12T16:31:00Z">
        <w:r w:rsidR="003A5513">
          <w:rPr>
            <w:lang w:val="en-US"/>
          </w:rPr>
          <w:t xml:space="preserve">of positive serology in the different areas of </w:t>
        </w:r>
        <w:proofErr w:type="spellStart"/>
        <w:r w:rsidR="003A5513">
          <w:rPr>
            <w:lang w:val="en-US"/>
          </w:rPr>
          <w:t>Cité</w:t>
        </w:r>
        <w:proofErr w:type="spellEnd"/>
        <w:r w:rsidR="003A5513">
          <w:rPr>
            <w:lang w:val="en-US"/>
          </w:rPr>
          <w:t xml:space="preserve"> </w:t>
        </w:r>
        <w:proofErr w:type="spellStart"/>
        <w:r w:rsidR="003A5513">
          <w:rPr>
            <w:lang w:val="en-US"/>
          </w:rPr>
          <w:t>Verte</w:t>
        </w:r>
        <w:proofErr w:type="spellEnd"/>
        <w:r w:rsidR="003A5513">
          <w:rPr>
            <w:lang w:val="en-US"/>
          </w:rPr>
          <w:t xml:space="preserve"> </w:t>
        </w:r>
        <w:proofErr w:type="spellStart"/>
        <w:r w:rsidR="003A5513">
          <w:rPr>
            <w:lang w:val="en-US"/>
          </w:rPr>
          <w:t>district,</w:t>
        </w:r>
      </w:ins>
      <w:r w:rsidR="00F20DE7">
        <w:rPr>
          <w:lang w:val="en-US"/>
        </w:rPr>
        <w:t>.</w:t>
      </w:r>
      <w:del w:id="338" w:author="hp" w:date="2021-01-12T16:31:00Z">
        <w:r w:rsidR="00AB56DF" w:rsidDel="003A5513">
          <w:rPr>
            <w:lang w:val="en-US"/>
          </w:rPr>
          <w:delText xml:space="preserve"> that </w:delText>
        </w:r>
      </w:del>
      <w:r w:rsidR="00F20DE7">
        <w:rPr>
          <w:lang w:val="en-US"/>
        </w:rPr>
        <w:t>T</w:t>
      </w:r>
      <w:r w:rsidR="00AB56DF">
        <w:rPr>
          <w:lang w:val="en-US"/>
        </w:rPr>
        <w:t>his</w:t>
      </w:r>
      <w:proofErr w:type="spellEnd"/>
      <w:r w:rsidR="00AB56DF">
        <w:rPr>
          <w:lang w:val="en-US"/>
        </w:rPr>
        <w:t xml:space="preserve"> distribution may be partly explained by household size. The figure makes clear that the zone with the smallest households, Cité Verte (mean size 5.5 residents), is also the zone with the lowest prevalence.</w:t>
      </w:r>
    </w:p>
    <w:p w14:paraId="434A25C4" w14:textId="132DCDDF" w:rsidR="008E602F" w:rsidRDefault="008E602F" w:rsidP="006B62EB">
      <w:pPr>
        <w:pStyle w:val="Heading2"/>
        <w:jc w:val="left"/>
        <w:rPr>
          <w:sz w:val="24"/>
          <w:szCs w:val="23"/>
          <w:lang w:val="en-US"/>
        </w:rPr>
      </w:pPr>
      <w:bookmarkStart w:id="339" w:name="_Toc62137293"/>
      <w:r>
        <w:rPr>
          <w:noProof/>
        </w:rPr>
        <w:drawing>
          <wp:anchor distT="0" distB="0" distL="114300" distR="114300" simplePos="0" relativeHeight="251788288" behindDoc="0" locked="0" layoutInCell="1" allowOverlap="1" wp14:anchorId="6E10A8DD" wp14:editId="58CEE800">
            <wp:simplePos x="0" y="0"/>
            <wp:positionH relativeFrom="column">
              <wp:posOffset>579287</wp:posOffset>
            </wp:positionH>
            <wp:positionV relativeFrom="paragraph">
              <wp:posOffset>166370</wp:posOffset>
            </wp:positionV>
            <wp:extent cx="5402179" cy="5125453"/>
            <wp:effectExtent l="0" t="0" r="0" b="5715"/>
            <wp:wrapSquare wrapText="bothSides"/>
            <wp:docPr id="3" name="Picture"/>
            <wp:cNvGraphicFramePr/>
            <a:graphic xmlns:a="http://schemas.openxmlformats.org/drawingml/2006/main">
              <a:graphicData uri="http://schemas.openxmlformats.org/drawingml/2006/picture">
                <pic:pic xmlns:pic="http://schemas.openxmlformats.org/drawingml/2006/picture">
                  <pic:nvPicPr>
                    <pic:cNvPr id="0" name="Picture" descr="pre_report_files/figure-docx/unnamed-chunk-6-1.pdf"/>
                    <pic:cNvPicPr>
                      <a:picLocks noChangeAspect="1" noChangeArrowheads="1"/>
                    </pic:cNvPicPr>
                  </pic:nvPicPr>
                  <pic:blipFill rotWithShape="1">
                    <a:blip r:embed="rId20">
                      <a:extLst>
                        <a:ext uri="{28A0092B-C50C-407E-A947-70E740481C1C}">
                          <a14:useLocalDpi xmlns:a14="http://schemas.microsoft.com/office/drawing/2010/main" val="0"/>
                        </a:ext>
                      </a:extLst>
                    </a:blip>
                    <a:srcRect b="8534"/>
                    <a:stretch/>
                  </pic:blipFill>
                  <pic:spPr bwMode="auto">
                    <a:xfrm>
                      <a:off x="0" y="0"/>
                      <a:ext cx="5402179" cy="512545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339"/>
    </w:p>
    <w:p w14:paraId="6C464F73" w14:textId="77777777" w:rsidR="008E602F" w:rsidRDefault="008E602F" w:rsidP="006B62EB">
      <w:pPr>
        <w:pStyle w:val="Heading2"/>
        <w:jc w:val="left"/>
        <w:rPr>
          <w:sz w:val="24"/>
          <w:szCs w:val="23"/>
          <w:lang w:val="en-US"/>
        </w:rPr>
      </w:pPr>
    </w:p>
    <w:p w14:paraId="4B99E5D5" w14:textId="77777777" w:rsidR="008E602F" w:rsidRDefault="008E602F" w:rsidP="006B62EB">
      <w:pPr>
        <w:pStyle w:val="Heading2"/>
        <w:jc w:val="left"/>
        <w:rPr>
          <w:sz w:val="24"/>
          <w:szCs w:val="23"/>
          <w:lang w:val="en-US"/>
        </w:rPr>
      </w:pPr>
    </w:p>
    <w:p w14:paraId="76AD1ACB" w14:textId="4F078C01" w:rsidR="008E602F" w:rsidRDefault="008E602F" w:rsidP="006B62EB">
      <w:pPr>
        <w:pStyle w:val="Heading2"/>
        <w:jc w:val="left"/>
        <w:rPr>
          <w:sz w:val="24"/>
          <w:szCs w:val="23"/>
          <w:lang w:val="en-US"/>
        </w:rPr>
      </w:pPr>
    </w:p>
    <w:p w14:paraId="2E387888" w14:textId="5F3F8E6B" w:rsidR="006B62EB" w:rsidRDefault="006B62EB" w:rsidP="006B62EB">
      <w:pPr>
        <w:pStyle w:val="Heading2"/>
        <w:jc w:val="left"/>
        <w:rPr>
          <w:sz w:val="24"/>
          <w:szCs w:val="23"/>
          <w:lang w:val="en-US"/>
        </w:rPr>
      </w:pPr>
    </w:p>
    <w:p w14:paraId="244797BC" w14:textId="6994BA3F" w:rsidR="008E602F" w:rsidRDefault="008E602F" w:rsidP="008E602F">
      <w:pPr>
        <w:rPr>
          <w:lang w:val="en-US"/>
        </w:rPr>
      </w:pPr>
    </w:p>
    <w:p w14:paraId="09B9F083" w14:textId="4666E480" w:rsidR="008E602F" w:rsidRDefault="008E602F" w:rsidP="008E602F">
      <w:pPr>
        <w:rPr>
          <w:lang w:val="en-US"/>
        </w:rPr>
      </w:pPr>
    </w:p>
    <w:p w14:paraId="7458DF2F" w14:textId="37C72ABF" w:rsidR="008E602F" w:rsidRDefault="008E602F" w:rsidP="008E602F">
      <w:pPr>
        <w:rPr>
          <w:lang w:val="en-US"/>
        </w:rPr>
      </w:pPr>
    </w:p>
    <w:p w14:paraId="6EBFC3FD" w14:textId="1939571D" w:rsidR="008E602F" w:rsidRDefault="008E602F" w:rsidP="008E602F">
      <w:pPr>
        <w:rPr>
          <w:lang w:val="en-US"/>
        </w:rPr>
      </w:pPr>
    </w:p>
    <w:p w14:paraId="47CFC5F5" w14:textId="2869508B" w:rsidR="008E602F" w:rsidRDefault="008E602F" w:rsidP="008E602F">
      <w:pPr>
        <w:rPr>
          <w:lang w:val="en-US"/>
        </w:rPr>
      </w:pPr>
    </w:p>
    <w:p w14:paraId="6B43B724" w14:textId="5A335D44" w:rsidR="008E602F" w:rsidRDefault="008E602F" w:rsidP="008E602F">
      <w:pPr>
        <w:rPr>
          <w:lang w:val="en-US"/>
        </w:rPr>
      </w:pPr>
    </w:p>
    <w:p w14:paraId="7F8DDC01" w14:textId="6D607926" w:rsidR="008E602F" w:rsidRDefault="008E602F" w:rsidP="008E602F">
      <w:pPr>
        <w:rPr>
          <w:lang w:val="en-US"/>
        </w:rPr>
      </w:pPr>
    </w:p>
    <w:p w14:paraId="2914A091" w14:textId="53E66BE0" w:rsidR="008E602F" w:rsidRDefault="008E602F" w:rsidP="008E602F">
      <w:pPr>
        <w:rPr>
          <w:lang w:val="en-US"/>
        </w:rPr>
      </w:pPr>
    </w:p>
    <w:p w14:paraId="49C54724" w14:textId="35DF8879" w:rsidR="008E602F" w:rsidRDefault="008E602F" w:rsidP="008E602F">
      <w:pPr>
        <w:rPr>
          <w:lang w:val="en-US"/>
        </w:rPr>
      </w:pPr>
    </w:p>
    <w:p w14:paraId="5B8356C2" w14:textId="31ED7A0A" w:rsidR="008E602F" w:rsidRDefault="008E602F" w:rsidP="008E602F">
      <w:pPr>
        <w:rPr>
          <w:lang w:val="en-US"/>
        </w:rPr>
      </w:pPr>
    </w:p>
    <w:p w14:paraId="7E6FAF24" w14:textId="7E2C9E9A" w:rsidR="008E602F" w:rsidRDefault="008E602F" w:rsidP="008E602F">
      <w:pPr>
        <w:rPr>
          <w:lang w:val="en-US"/>
        </w:rPr>
      </w:pPr>
    </w:p>
    <w:p w14:paraId="10CD6E63" w14:textId="61EEDD45" w:rsidR="008E602F" w:rsidRDefault="008E602F" w:rsidP="008E602F">
      <w:pPr>
        <w:rPr>
          <w:lang w:val="en-US"/>
        </w:rPr>
      </w:pPr>
    </w:p>
    <w:p w14:paraId="23AB788F" w14:textId="37100877" w:rsidR="008E602F" w:rsidRDefault="008E602F" w:rsidP="008E602F">
      <w:pPr>
        <w:rPr>
          <w:lang w:val="en-US"/>
        </w:rPr>
      </w:pPr>
    </w:p>
    <w:p w14:paraId="7D217C77" w14:textId="2504A44B" w:rsidR="008E602F" w:rsidRDefault="008E602F" w:rsidP="008E602F">
      <w:pPr>
        <w:rPr>
          <w:lang w:val="en-US"/>
        </w:rPr>
      </w:pPr>
    </w:p>
    <w:p w14:paraId="3E1F9116" w14:textId="17C0E89F" w:rsidR="008E602F" w:rsidRDefault="008E602F" w:rsidP="008E602F">
      <w:pPr>
        <w:rPr>
          <w:lang w:val="en-US"/>
        </w:rPr>
      </w:pPr>
    </w:p>
    <w:p w14:paraId="5EA8CFD6" w14:textId="46ADC573" w:rsidR="008E602F" w:rsidRDefault="008E602F" w:rsidP="008E602F">
      <w:pPr>
        <w:rPr>
          <w:lang w:val="en-US"/>
        </w:rPr>
      </w:pPr>
    </w:p>
    <w:p w14:paraId="137CB3BB" w14:textId="2AD52157" w:rsidR="008E602F" w:rsidRDefault="008E602F" w:rsidP="008E602F">
      <w:pPr>
        <w:rPr>
          <w:lang w:val="en-US"/>
        </w:rPr>
      </w:pPr>
    </w:p>
    <w:p w14:paraId="4D6CD9C6" w14:textId="4DDA89ED" w:rsidR="008E602F" w:rsidRDefault="008E602F" w:rsidP="008E602F">
      <w:pPr>
        <w:rPr>
          <w:lang w:val="en-US"/>
        </w:rPr>
      </w:pPr>
    </w:p>
    <w:p w14:paraId="53EA33DF" w14:textId="06878608" w:rsidR="008E602F" w:rsidRDefault="008E602F" w:rsidP="008E602F">
      <w:pPr>
        <w:rPr>
          <w:lang w:val="en-US"/>
        </w:rPr>
      </w:pPr>
    </w:p>
    <w:p w14:paraId="182D9E0D" w14:textId="788A674E" w:rsidR="008E602F" w:rsidRDefault="008E602F" w:rsidP="008E602F">
      <w:pPr>
        <w:rPr>
          <w:lang w:val="en-US"/>
        </w:rPr>
      </w:pPr>
    </w:p>
    <w:p w14:paraId="70AA02A9" w14:textId="77777777" w:rsidR="008E602F" w:rsidRPr="008E602F" w:rsidRDefault="008E602F" w:rsidP="008E602F">
      <w:pPr>
        <w:rPr>
          <w:lang w:val="en-US"/>
        </w:rPr>
      </w:pPr>
    </w:p>
    <w:p w14:paraId="4774CD67" w14:textId="77777777" w:rsidR="006B62EB" w:rsidRPr="007A690D" w:rsidRDefault="006B62EB" w:rsidP="00F93D92">
      <w:pPr>
        <w:jc w:val="both"/>
        <w:rPr>
          <w:highlight w:val="none"/>
          <w:lang w:val="en-US"/>
        </w:rPr>
      </w:pPr>
      <w:r>
        <w:rPr>
          <w:noProof/>
        </w:rPr>
        <mc:AlternateContent>
          <mc:Choice Requires="wps">
            <w:drawing>
              <wp:anchor distT="0" distB="0" distL="114300" distR="114300" simplePos="0" relativeHeight="251773952" behindDoc="0" locked="0" layoutInCell="1" allowOverlap="1" wp14:anchorId="62117F7F" wp14:editId="5455275E">
                <wp:simplePos x="0" y="0"/>
                <wp:positionH relativeFrom="column">
                  <wp:posOffset>178955</wp:posOffset>
                </wp:positionH>
                <wp:positionV relativeFrom="paragraph">
                  <wp:posOffset>213129</wp:posOffset>
                </wp:positionV>
                <wp:extent cx="6480810" cy="635"/>
                <wp:effectExtent l="0" t="0" r="0" b="12065"/>
                <wp:wrapSquare wrapText="bothSides"/>
                <wp:docPr id="19" name="Text Box 19"/>
                <wp:cNvGraphicFramePr/>
                <a:graphic xmlns:a="http://schemas.openxmlformats.org/drawingml/2006/main">
                  <a:graphicData uri="http://schemas.microsoft.com/office/word/2010/wordprocessingShape">
                    <wps:wsp>
                      <wps:cNvSpPr txBox="1"/>
                      <wps:spPr>
                        <a:xfrm>
                          <a:off x="0" y="0"/>
                          <a:ext cx="6480810" cy="635"/>
                        </a:xfrm>
                        <a:prstGeom prst="rect">
                          <a:avLst/>
                        </a:prstGeom>
                        <a:solidFill>
                          <a:prstClr val="white"/>
                        </a:solidFill>
                        <a:ln>
                          <a:noFill/>
                        </a:ln>
                      </wps:spPr>
                      <wps:txbx>
                        <w:txbxContent>
                          <w:p w14:paraId="417ACEF8" w14:textId="746763F2" w:rsidR="00ED6AFF" w:rsidRPr="00685077" w:rsidRDefault="00ED6AFF" w:rsidP="006B62EB">
                            <w:pPr>
                              <w:pStyle w:val="Caption"/>
                              <w:rPr>
                                <w:b w:val="0"/>
                                <w:bCs w:val="0"/>
                                <w:color w:val="000000" w:themeColor="text1"/>
                                <w:lang w:val="en-US"/>
                              </w:rPr>
                            </w:pPr>
                            <w:r>
                              <w:t xml:space="preserve">Figure </w:t>
                            </w:r>
                            <w:r w:rsidR="001A3596">
                              <w:fldChar w:fldCharType="begin"/>
                            </w:r>
                            <w:r w:rsidR="001A3596">
                              <w:instrText xml:space="preserve"> SEQ Figure \* ARABIC </w:instrText>
                            </w:r>
                            <w:r w:rsidR="001A3596">
                              <w:fldChar w:fldCharType="separate"/>
                            </w:r>
                            <w:r w:rsidR="00064E85">
                              <w:rPr>
                                <w:noProof/>
                              </w:rPr>
                              <w:t>3</w:t>
                            </w:r>
                            <w:r w:rsidR="001A3596">
                              <w:rPr>
                                <w:noProof/>
                              </w:rPr>
                              <w:fldChar w:fldCharType="end"/>
                            </w:r>
                            <w:r>
                              <w:t>:</w:t>
                            </w:r>
                            <w:r w:rsidRPr="00827965">
                              <w:rPr>
                                <w:b w:val="0"/>
                                <w:bCs w:val="0"/>
                                <w:color w:val="000000" w:themeColor="text1"/>
                              </w:rPr>
                              <w:t xml:space="preserve"> Geographic variation in seroprevalence levels</w:t>
                            </w:r>
                            <w:r>
                              <w:rPr>
                                <w:b w:val="0"/>
                                <w:bCs w:val="0"/>
                                <w:color w:val="000000" w:themeColor="text1"/>
                              </w:rPr>
                              <w:t>. Map f</w:t>
                            </w:r>
                            <w:r w:rsidRPr="00827965">
                              <w:rPr>
                                <w:b w:val="0"/>
                                <w:bCs w:val="0"/>
                                <w:color w:val="000000" w:themeColor="text1"/>
                              </w:rPr>
                              <w:t>ill colo</w:t>
                            </w:r>
                            <w:r>
                              <w:rPr>
                                <w:b w:val="0"/>
                                <w:bCs w:val="0"/>
                                <w:color w:val="000000" w:themeColor="text1"/>
                              </w:rPr>
                              <w:t>u</w:t>
                            </w:r>
                            <w:r w:rsidRPr="00827965">
                              <w:rPr>
                                <w:b w:val="0"/>
                                <w:bCs w:val="0"/>
                                <w:color w:val="000000" w:themeColor="text1"/>
                              </w:rPr>
                              <w:t xml:space="preserve">r indicates overall </w:t>
                            </w:r>
                            <w:r>
                              <w:rPr>
                                <w:b w:val="0"/>
                                <w:bCs w:val="0"/>
                                <w:color w:val="000000" w:themeColor="text1"/>
                              </w:rPr>
                              <w:t>SARS-CoV-2 antibody sero</w:t>
                            </w:r>
                            <w:r w:rsidRPr="00827965">
                              <w:rPr>
                                <w:b w:val="0"/>
                                <w:bCs w:val="0"/>
                                <w:color w:val="000000" w:themeColor="text1"/>
                              </w:rPr>
                              <w:t>prevalence (IgG or IgM) in each region.</w:t>
                            </w:r>
                            <w:r>
                              <w:rPr>
                                <w:b w:val="0"/>
                                <w:bCs w:val="0"/>
                                <w:color w:val="000000" w:themeColor="text1"/>
                              </w:rPr>
                              <w:t xml:space="preserve"> Pie charts indicate household size, household location and the proportion of the household that is seropositive. </w:t>
                            </w:r>
                            <w:r w:rsidRPr="008A30D0">
                              <w:rPr>
                                <w:b w:val="0"/>
                                <w:bCs w:val="0"/>
                                <w:color w:val="000000" w:themeColor="text1"/>
                                <w:lang w:val="en-US"/>
                              </w:rPr>
                              <w:t>Pie charts in dense regions</w:t>
                            </w:r>
                            <w:r>
                              <w:rPr>
                                <w:b w:val="0"/>
                                <w:bCs w:val="0"/>
                                <w:color w:val="000000" w:themeColor="text1"/>
                                <w:lang w:val="en-US"/>
                              </w:rPr>
                              <w:t xml:space="preserve"> are dodged</w:t>
                            </w:r>
                            <w:r w:rsidRPr="008A30D0">
                              <w:rPr>
                                <w:b w:val="0"/>
                                <w:bCs w:val="0"/>
                                <w:color w:val="000000" w:themeColor="text1"/>
                                <w:lang w:val="en-US"/>
                              </w:rPr>
                              <w:t xml:space="preserve"> to avoid overlap</w:t>
                            </w:r>
                            <w:r>
                              <w:rPr>
                                <w:b w:val="0"/>
                                <w:bCs w:val="0"/>
                                <w:color w:val="000000" w:themeColor="text1"/>
                                <w:lang w:val="en-US"/>
                              </w:rPr>
                              <w:t>, so locations are not exact.</w:t>
                            </w:r>
                            <w:r w:rsidRPr="008A30D0">
                              <w:rPr>
                                <w:b w:val="0"/>
                                <w:bCs w:val="0"/>
                                <w:color w:val="000000" w:themeColor="text1"/>
                                <w:lang w:val="en-US"/>
                              </w:rPr>
                              <w:t xml:space="preserve"> </w:t>
                            </w:r>
                            <w:r>
                              <w:rPr>
                                <w:b w:val="0"/>
                                <w:bCs w:val="0"/>
                                <w:color w:val="000000" w:themeColor="text1"/>
                                <w:lang w:val="en-US"/>
                              </w:rPr>
                              <w:t>Five</w:t>
                            </w:r>
                            <w:r w:rsidRPr="008A30D0">
                              <w:rPr>
                                <w:b w:val="0"/>
                                <w:bCs w:val="0"/>
                                <w:color w:val="000000" w:themeColor="text1"/>
                                <w:lang w:val="en-US"/>
                              </w:rPr>
                              <w:t xml:space="preserve"> households </w:t>
                            </w:r>
                            <w:r>
                              <w:rPr>
                                <w:b w:val="0"/>
                                <w:bCs w:val="0"/>
                                <w:color w:val="000000" w:themeColor="text1"/>
                                <w:lang w:val="en-US"/>
                              </w:rPr>
                              <w:t>are not shown</w:t>
                            </w:r>
                            <w:r w:rsidRPr="008A30D0">
                              <w:rPr>
                                <w:b w:val="0"/>
                                <w:bCs w:val="0"/>
                                <w:color w:val="000000" w:themeColor="text1"/>
                                <w:lang w:val="en-US"/>
                              </w:rPr>
                              <w:t xml:space="preserve"> due to improperly-coded or missing coordinates</w:t>
                            </w:r>
                            <w:r w:rsidRPr="008A30D0">
                              <w:rPr>
                                <w:b w:val="0"/>
                                <w:bCs w:val="0"/>
                                <w:color w:val="000000" w:themeColor="text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17F7F" id="Text Box 19" o:spid="_x0000_s1034" type="#_x0000_t202" style="position:absolute;left:0;text-align:left;margin-left:14.1pt;margin-top:16.8pt;width:510.3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" stroked="f">
                <v:textbox style="mso-fit-shape-to-text:t" inset="0,0,0,0">
                  <w:txbxContent>
                    <w:p w14:paraId="417ACEF8" w14:textId="746763F2" w:rsidR="00ED6AFF" w:rsidRPr="00685077" w:rsidRDefault="00ED6AFF" w:rsidP="006B62EB">
                      <w:pPr>
                        <w:pStyle w:val="Caption"/>
                        <w:rPr>
                          <w:b w:val="0"/>
                          <w:bCs w:val="0"/>
                          <w:color w:val="000000" w:themeColor="text1"/>
                          <w:lang w:val="en-US"/>
                        </w:rPr>
                      </w:pPr>
                      <w:r>
                        <w:t xml:space="preserve">Figure </w:t>
                      </w:r>
                      <w:fldSimple w:instr=" SEQ Figure \* ARABIC ">
                        <w:r w:rsidR="00064E85">
                          <w:rPr>
                            <w:noProof/>
                          </w:rPr>
                          <w:t>3</w:t>
                        </w:r>
                      </w:fldSimple>
                      <w:r>
                        <w:t>:</w:t>
                      </w:r>
                      <w:r w:rsidRPr="00827965">
                        <w:rPr>
                          <w:b w:val="0"/>
                          <w:bCs w:val="0"/>
                          <w:color w:val="000000" w:themeColor="text1"/>
                        </w:rPr>
                        <w:t xml:space="preserve"> Geographic variation in seroprevalence levels</w:t>
                      </w:r>
                      <w:r>
                        <w:rPr>
                          <w:b w:val="0"/>
                          <w:bCs w:val="0"/>
                          <w:color w:val="000000" w:themeColor="text1"/>
                        </w:rPr>
                        <w:t>. Map f</w:t>
                      </w:r>
                      <w:r w:rsidRPr="00827965">
                        <w:rPr>
                          <w:b w:val="0"/>
                          <w:bCs w:val="0"/>
                          <w:color w:val="000000" w:themeColor="text1"/>
                        </w:rPr>
                        <w:t>ill colo</w:t>
                      </w:r>
                      <w:r>
                        <w:rPr>
                          <w:b w:val="0"/>
                          <w:bCs w:val="0"/>
                          <w:color w:val="000000" w:themeColor="text1"/>
                        </w:rPr>
                        <w:t>u</w:t>
                      </w:r>
                      <w:r w:rsidRPr="00827965">
                        <w:rPr>
                          <w:b w:val="0"/>
                          <w:bCs w:val="0"/>
                          <w:color w:val="000000" w:themeColor="text1"/>
                        </w:rPr>
                        <w:t xml:space="preserve">r indicates overall </w:t>
                      </w:r>
                      <w:r>
                        <w:rPr>
                          <w:b w:val="0"/>
                          <w:bCs w:val="0"/>
                          <w:color w:val="000000" w:themeColor="text1"/>
                        </w:rPr>
                        <w:t>SARS-CoV-2 antibody sero</w:t>
                      </w:r>
                      <w:r w:rsidRPr="00827965">
                        <w:rPr>
                          <w:b w:val="0"/>
                          <w:bCs w:val="0"/>
                          <w:color w:val="000000" w:themeColor="text1"/>
                        </w:rPr>
                        <w:t>prevalence (IgG or IgM) in each region.</w:t>
                      </w:r>
                      <w:r>
                        <w:rPr>
                          <w:b w:val="0"/>
                          <w:bCs w:val="0"/>
                          <w:color w:val="000000" w:themeColor="text1"/>
                        </w:rPr>
                        <w:t xml:space="preserve"> Pie charts indicate household size, household location and the proportion of the household that is seropositive. </w:t>
                      </w:r>
                      <w:r w:rsidRPr="008A30D0">
                        <w:rPr>
                          <w:b w:val="0"/>
                          <w:bCs w:val="0"/>
                          <w:color w:val="000000" w:themeColor="text1"/>
                          <w:lang w:val="en-US"/>
                        </w:rPr>
                        <w:t>Pie charts in dense regions</w:t>
                      </w:r>
                      <w:r>
                        <w:rPr>
                          <w:b w:val="0"/>
                          <w:bCs w:val="0"/>
                          <w:color w:val="000000" w:themeColor="text1"/>
                          <w:lang w:val="en-US"/>
                        </w:rPr>
                        <w:t xml:space="preserve"> are dodged</w:t>
                      </w:r>
                      <w:r w:rsidRPr="008A30D0">
                        <w:rPr>
                          <w:b w:val="0"/>
                          <w:bCs w:val="0"/>
                          <w:color w:val="000000" w:themeColor="text1"/>
                          <w:lang w:val="en-US"/>
                        </w:rPr>
                        <w:t xml:space="preserve"> to avoid overlap</w:t>
                      </w:r>
                      <w:r>
                        <w:rPr>
                          <w:b w:val="0"/>
                          <w:bCs w:val="0"/>
                          <w:color w:val="000000" w:themeColor="text1"/>
                          <w:lang w:val="en-US"/>
                        </w:rPr>
                        <w:t>, so locations are not exact.</w:t>
                      </w:r>
                      <w:r w:rsidRPr="008A30D0">
                        <w:rPr>
                          <w:b w:val="0"/>
                          <w:bCs w:val="0"/>
                          <w:color w:val="000000" w:themeColor="text1"/>
                          <w:lang w:val="en-US"/>
                        </w:rPr>
                        <w:t xml:space="preserve"> </w:t>
                      </w:r>
                      <w:r>
                        <w:rPr>
                          <w:b w:val="0"/>
                          <w:bCs w:val="0"/>
                          <w:color w:val="000000" w:themeColor="text1"/>
                          <w:lang w:val="en-US"/>
                        </w:rPr>
                        <w:t>Five</w:t>
                      </w:r>
                      <w:r w:rsidRPr="008A30D0">
                        <w:rPr>
                          <w:b w:val="0"/>
                          <w:bCs w:val="0"/>
                          <w:color w:val="000000" w:themeColor="text1"/>
                          <w:lang w:val="en-US"/>
                        </w:rPr>
                        <w:t xml:space="preserve"> households </w:t>
                      </w:r>
                      <w:r>
                        <w:rPr>
                          <w:b w:val="0"/>
                          <w:bCs w:val="0"/>
                          <w:color w:val="000000" w:themeColor="text1"/>
                          <w:lang w:val="en-US"/>
                        </w:rPr>
                        <w:t>are not shown</w:t>
                      </w:r>
                      <w:r w:rsidRPr="008A30D0">
                        <w:rPr>
                          <w:b w:val="0"/>
                          <w:bCs w:val="0"/>
                          <w:color w:val="000000" w:themeColor="text1"/>
                          <w:lang w:val="en-US"/>
                        </w:rPr>
                        <w:t xml:space="preserve"> due to improperly-coded or missing coordinates</w:t>
                      </w:r>
                      <w:r w:rsidRPr="008A30D0">
                        <w:rPr>
                          <w:b w:val="0"/>
                          <w:bCs w:val="0"/>
                          <w:color w:val="000000" w:themeColor="text1"/>
                        </w:rPr>
                        <w:t xml:space="preserve">. </w:t>
                      </w:r>
                    </w:p>
                  </w:txbxContent>
                </v:textbox>
                <w10:wrap type="square"/>
              </v:shape>
            </w:pict>
          </mc:Fallback>
        </mc:AlternateContent>
      </w:r>
    </w:p>
    <w:p w14:paraId="66F8B3A5" w14:textId="77777777" w:rsidR="006B62EB" w:rsidRDefault="006B62EB" w:rsidP="00F93D92">
      <w:pPr>
        <w:jc w:val="both"/>
        <w:rPr>
          <w:b/>
          <w:color w:val="2C969C"/>
          <w:sz w:val="24"/>
          <w:szCs w:val="23"/>
          <w:highlight w:val="none"/>
        </w:rPr>
      </w:pPr>
      <w:r>
        <w:rPr>
          <w:sz w:val="24"/>
          <w:szCs w:val="23"/>
        </w:rPr>
        <w:br w:type="page"/>
      </w:r>
    </w:p>
    <w:p w14:paraId="3B22E877" w14:textId="3B5CD221" w:rsidR="001C2E5F" w:rsidRPr="00885B6F" w:rsidRDefault="00E1309F" w:rsidP="00885B6F">
      <w:pPr>
        <w:pStyle w:val="Heading2"/>
        <w:rPr>
          <w:color w:val="auto"/>
          <w:sz w:val="19"/>
          <w:szCs w:val="18"/>
          <w:highlight w:val="white"/>
        </w:rPr>
      </w:pPr>
      <w:bookmarkStart w:id="340" w:name="_Toc62137294"/>
      <w:r>
        <w:lastRenderedPageBreak/>
        <w:t>COVID-19 related symptoms</w:t>
      </w:r>
      <w:bookmarkEnd w:id="340"/>
    </w:p>
    <w:p w14:paraId="60280372" w14:textId="77777777" w:rsidR="00EE533F" w:rsidRDefault="00EE533F" w:rsidP="00585C8D">
      <w:pPr>
        <w:tabs>
          <w:tab w:val="left" w:pos="43"/>
          <w:tab w:val="left" w:pos="284"/>
        </w:tabs>
        <w:ind w:hanging="2"/>
        <w:rPr>
          <w:rFonts w:eastAsia="Arial" w:cs="Arial"/>
          <w:sz w:val="18"/>
          <w:szCs w:val="21"/>
        </w:rPr>
      </w:pPr>
    </w:p>
    <w:p w14:paraId="01718E30" w14:textId="188E1275" w:rsidR="00D97293" w:rsidRPr="00EB7509" w:rsidRDefault="00A6341E" w:rsidP="00F20DE7">
      <w:pPr>
        <w:tabs>
          <w:tab w:val="left" w:pos="43"/>
          <w:tab w:val="left" w:pos="284"/>
        </w:tabs>
        <w:ind w:hanging="2"/>
        <w:jc w:val="both"/>
        <w:rPr>
          <w:rFonts w:eastAsia="Arial" w:cs="Arial"/>
          <w:sz w:val="18"/>
        </w:rPr>
      </w:pPr>
      <w:r>
        <w:rPr>
          <w:noProof/>
        </w:rPr>
        <mc:AlternateContent>
          <mc:Choice Requires="wps">
            <w:drawing>
              <wp:anchor distT="0" distB="0" distL="114300" distR="114300" simplePos="0" relativeHeight="251726848" behindDoc="0" locked="0" layoutInCell="1" allowOverlap="1" wp14:anchorId="51464462" wp14:editId="0BF66F33">
                <wp:simplePos x="0" y="0"/>
                <wp:positionH relativeFrom="column">
                  <wp:posOffset>417756</wp:posOffset>
                </wp:positionH>
                <wp:positionV relativeFrom="paragraph">
                  <wp:posOffset>3319817</wp:posOffset>
                </wp:positionV>
                <wp:extent cx="5856605" cy="635"/>
                <wp:effectExtent l="0" t="0" r="0" b="3810"/>
                <wp:wrapTopAndBottom/>
                <wp:docPr id="172" name="Text Box 172"/>
                <wp:cNvGraphicFramePr/>
                <a:graphic xmlns:a="http://schemas.openxmlformats.org/drawingml/2006/main">
                  <a:graphicData uri="http://schemas.microsoft.com/office/word/2010/wordprocessingShape">
                    <wps:wsp>
                      <wps:cNvSpPr txBox="1"/>
                      <wps:spPr>
                        <a:xfrm>
                          <a:off x="0" y="0"/>
                          <a:ext cx="5856605" cy="635"/>
                        </a:xfrm>
                        <a:prstGeom prst="rect">
                          <a:avLst/>
                        </a:prstGeom>
                        <a:solidFill>
                          <a:prstClr val="white"/>
                        </a:solidFill>
                        <a:ln>
                          <a:noFill/>
                        </a:ln>
                      </wps:spPr>
                      <wps:txbx>
                        <w:txbxContent>
                          <w:p w14:paraId="54AD260E" w14:textId="0DCD5386" w:rsidR="00ED6AFF" w:rsidRPr="00FB00FF" w:rsidRDefault="00ED6AFF" w:rsidP="008213DB">
                            <w:pPr>
                              <w:pStyle w:val="Caption"/>
                              <w:rPr>
                                <w:b w:val="0"/>
                                <w:bCs w:val="0"/>
                                <w:color w:val="000000" w:themeColor="text1"/>
                              </w:rPr>
                            </w:pPr>
                            <w:r w:rsidRPr="008213DB">
                              <w:t xml:space="preserve">Figure </w:t>
                            </w:r>
                            <w:r w:rsidR="001A3596">
                              <w:fldChar w:fldCharType="begin"/>
                            </w:r>
                            <w:r w:rsidR="001A3596">
                              <w:instrText xml:space="preserve"> SEQ Figure \* ARABIC </w:instrText>
                            </w:r>
                            <w:r w:rsidR="001A3596">
                              <w:fldChar w:fldCharType="separate"/>
                            </w:r>
                            <w:r w:rsidR="00064E85">
                              <w:rPr>
                                <w:noProof/>
                              </w:rPr>
                              <w:t>4</w:t>
                            </w:r>
                            <w:r w:rsidR="001A3596">
                              <w:rPr>
                                <w:noProof/>
                              </w:rPr>
                              <w:fldChar w:fldCharType="end"/>
                            </w:r>
                            <w:r w:rsidRPr="008213DB">
                              <w:t xml:space="preserve">: </w:t>
                            </w:r>
                            <w:r w:rsidRPr="00FB00FF">
                              <w:rPr>
                                <w:b w:val="0"/>
                                <w:bCs w:val="0"/>
                                <w:color w:val="000000" w:themeColor="text1"/>
                              </w:rPr>
                              <w:t xml:space="preserve">Common </w:t>
                            </w:r>
                            <w:ins w:id="341" w:author="hp" w:date="2021-01-12T16:33:00Z">
                              <w:r>
                                <w:rPr>
                                  <w:b w:val="0"/>
                                  <w:bCs w:val="0"/>
                                  <w:color w:val="000000" w:themeColor="text1"/>
                                </w:rPr>
                                <w:t>reported</w:t>
                              </w:r>
                            </w:ins>
                            <w:r w:rsidR="00476CFD">
                              <w:rPr>
                                <w:b w:val="0"/>
                                <w:bCs w:val="0"/>
                                <w:color w:val="000000" w:themeColor="text1"/>
                              </w:rPr>
                              <w:t xml:space="preserve"> </w:t>
                            </w:r>
                            <w:r w:rsidRPr="00FB00FF">
                              <w:rPr>
                                <w:b w:val="0"/>
                                <w:bCs w:val="0"/>
                                <w:color w:val="000000" w:themeColor="text1"/>
                              </w:rPr>
                              <w:t>symptom</w:t>
                            </w:r>
                            <w:ins w:id="342" w:author="hp" w:date="2021-01-12T16:33:00Z">
                              <w:r>
                                <w:rPr>
                                  <w:b w:val="0"/>
                                  <w:bCs w:val="0"/>
                                  <w:color w:val="000000" w:themeColor="text1"/>
                                </w:rPr>
                                <w:t>s</w:t>
                              </w:r>
                            </w:ins>
                            <w:del w:id="343" w:author="hp" w:date="2021-01-12T16:33:00Z">
                              <w:r w:rsidRPr="00FB00FF" w:rsidDel="003A5513">
                                <w:rPr>
                                  <w:b w:val="0"/>
                                  <w:bCs w:val="0"/>
                                  <w:color w:val="000000" w:themeColor="text1"/>
                                </w:rPr>
                                <w:delText>atologies</w:delText>
                              </w:r>
                            </w:del>
                            <w:r w:rsidRPr="00FB00FF">
                              <w:rPr>
                                <w:b w:val="0"/>
                                <w:bCs w:val="0"/>
                                <w:color w:val="000000" w:themeColor="text1"/>
                              </w:rPr>
                              <w:t xml:space="preserve"> reported</w:t>
                            </w:r>
                            <w:r>
                              <w:rPr>
                                <w:b w:val="0"/>
                                <w:bCs w:val="0"/>
                                <w:color w:val="000000" w:themeColor="text1"/>
                              </w:rPr>
                              <w:t>. Denominator of percentages is all 1007 respondents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1464462" id="Text Box 172" o:spid="_x0000_s1035" type="#_x0000_t202" style="position:absolute;left:0;text-align:left;margin-left:32.9pt;margin-top:261.4pt;width:461.15pt;height:.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qlLwIAAGgEAAAOAAAAZHJzL2Uyb0RvYy54bWysVMGO2jAQvVfqP1i+lwAVd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" stroked="f">
                <v:textbox style="mso-fit-shape-to-text:t" inset="0,0,0,0">
                  <w:txbxContent>
                    <w:p w14:paraId="54AD260E" w14:textId="0DCD5386" w:rsidR="00ED6AFF" w:rsidRPr="00FB00FF" w:rsidRDefault="00ED6AFF" w:rsidP="008213DB">
                      <w:pPr>
                        <w:pStyle w:val="Caption"/>
                        <w:rPr>
                          <w:b w:val="0"/>
                          <w:bCs w:val="0"/>
                          <w:color w:val="000000" w:themeColor="text1"/>
                        </w:rPr>
                      </w:pPr>
                      <w:r w:rsidRPr="008213DB">
                        <w:t xml:space="preserve">Figure </w:t>
                      </w:r>
                      <w:fldSimple w:instr=" SEQ Figure \* ARABIC ">
                        <w:r w:rsidR="00064E85">
                          <w:rPr>
                            <w:noProof/>
                          </w:rPr>
                          <w:t>4</w:t>
                        </w:r>
                      </w:fldSimple>
                      <w:r w:rsidRPr="008213DB">
                        <w:t xml:space="preserve">: </w:t>
                      </w:r>
                      <w:r w:rsidRPr="00FB00FF">
                        <w:rPr>
                          <w:b w:val="0"/>
                          <w:bCs w:val="0"/>
                          <w:color w:val="000000" w:themeColor="text1"/>
                        </w:rPr>
                        <w:t xml:space="preserve">Common </w:t>
                      </w:r>
                      <w:ins w:id="196" w:author="hp" w:date="2021-01-12T16:33:00Z">
                        <w:r>
                          <w:rPr>
                            <w:b w:val="0"/>
                            <w:bCs w:val="0"/>
                            <w:color w:val="000000" w:themeColor="text1"/>
                          </w:rPr>
                          <w:t>reported</w:t>
                        </w:r>
                      </w:ins>
                      <w:r w:rsidR="00476CFD">
                        <w:rPr>
                          <w:b w:val="0"/>
                          <w:bCs w:val="0"/>
                          <w:color w:val="000000" w:themeColor="text1"/>
                        </w:rPr>
                        <w:t xml:space="preserve"> </w:t>
                      </w:r>
                      <w:r w:rsidRPr="00FB00FF">
                        <w:rPr>
                          <w:b w:val="0"/>
                          <w:bCs w:val="0"/>
                          <w:color w:val="000000" w:themeColor="text1"/>
                        </w:rPr>
                        <w:t>symptom</w:t>
                      </w:r>
                      <w:ins w:id="197" w:author="hp" w:date="2021-01-12T16:33:00Z">
                        <w:r>
                          <w:rPr>
                            <w:b w:val="0"/>
                            <w:bCs w:val="0"/>
                            <w:color w:val="000000" w:themeColor="text1"/>
                          </w:rPr>
                          <w:t>s</w:t>
                        </w:r>
                      </w:ins>
                      <w:del w:id="198" w:author="hp" w:date="2021-01-12T16:33:00Z">
                        <w:r w:rsidRPr="00FB00FF" w:rsidDel="003A5513">
                          <w:rPr>
                            <w:b w:val="0"/>
                            <w:bCs w:val="0"/>
                            <w:color w:val="000000" w:themeColor="text1"/>
                          </w:rPr>
                          <w:delText>atologies</w:delText>
                        </w:r>
                      </w:del>
                      <w:r w:rsidRPr="00FB00FF">
                        <w:rPr>
                          <w:b w:val="0"/>
                          <w:bCs w:val="0"/>
                          <w:color w:val="000000" w:themeColor="text1"/>
                        </w:rPr>
                        <w:t xml:space="preserve"> reported</w:t>
                      </w:r>
                      <w:r>
                        <w:rPr>
                          <w:b w:val="0"/>
                          <w:bCs w:val="0"/>
                          <w:color w:val="000000" w:themeColor="text1"/>
                        </w:rPr>
                        <w:t>. Denominator of percentages is all 1007 respondents</w:t>
                      </w:r>
                    </w:p>
                  </w:txbxContent>
                </v:textbox>
                <w10:wrap type="topAndBottom"/>
              </v:shape>
            </w:pict>
          </mc:Fallback>
        </mc:AlternateContent>
      </w:r>
      <w:r w:rsidR="00994873" w:rsidRPr="001E7519">
        <w:rPr>
          <w:noProof/>
          <w:sz w:val="18"/>
          <w:szCs w:val="16"/>
        </w:rPr>
        <w:drawing>
          <wp:anchor distT="0" distB="0" distL="114300" distR="114300" simplePos="0" relativeHeight="251724800" behindDoc="0" locked="0" layoutInCell="1" allowOverlap="1" wp14:anchorId="62B87279" wp14:editId="5C0EE722">
            <wp:simplePos x="0" y="0"/>
            <wp:positionH relativeFrom="column">
              <wp:posOffset>237148</wp:posOffset>
            </wp:positionH>
            <wp:positionV relativeFrom="paragraph">
              <wp:posOffset>407670</wp:posOffset>
            </wp:positionV>
            <wp:extent cx="5554980" cy="2846705"/>
            <wp:effectExtent l="0" t="0" r="0" b="0"/>
            <wp:wrapTopAndBottom/>
            <wp:docPr id="23" name="Picture"/>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554980" cy="28467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D97293" w:rsidRPr="001E7519">
        <w:rPr>
          <w:rFonts w:eastAsia="Arial" w:cs="Arial"/>
          <w:sz w:val="18"/>
          <w:szCs w:val="21"/>
        </w:rPr>
        <w:t>Th</w:t>
      </w:r>
      <w:r w:rsidR="00D97293" w:rsidRPr="00EB7509">
        <w:rPr>
          <w:rFonts w:eastAsia="Arial" w:cs="Arial"/>
          <w:sz w:val="18"/>
        </w:rPr>
        <w:t xml:space="preserve">ree hundred and two (30%) respondents reported having at least one symptom compatible with SARS-CoV-2 infection (frequency of symptoms is reported in Figure </w:t>
      </w:r>
      <w:ins w:id="344" w:author="hp" w:date="2021-01-12T16:34:00Z">
        <w:r w:rsidR="003A5513">
          <w:rPr>
            <w:rFonts w:eastAsia="Arial" w:cs="Arial"/>
            <w:sz w:val="18"/>
          </w:rPr>
          <w:t>4</w:t>
        </w:r>
      </w:ins>
      <w:del w:id="345" w:author="hp" w:date="2021-01-12T16:33:00Z">
        <w:r w:rsidR="00D97293" w:rsidRPr="00EB7509" w:rsidDel="003A5513">
          <w:rPr>
            <w:rFonts w:eastAsia="Arial" w:cs="Arial"/>
            <w:sz w:val="18"/>
          </w:rPr>
          <w:delText>1</w:delText>
        </w:r>
      </w:del>
      <w:r w:rsidR="00D97293" w:rsidRPr="00EB7509">
        <w:rPr>
          <w:rFonts w:eastAsia="Arial" w:cs="Arial"/>
          <w:sz w:val="18"/>
        </w:rPr>
        <w:t>).</w:t>
      </w:r>
      <w:r w:rsidR="00590A47">
        <w:rPr>
          <w:rFonts w:eastAsia="Arial" w:cs="Arial"/>
          <w:sz w:val="18"/>
        </w:rPr>
        <w:t xml:space="preserve"> </w:t>
      </w:r>
    </w:p>
    <w:p w14:paraId="2F34397F" w14:textId="65EA975E" w:rsidR="005402AD" w:rsidRPr="00EB7509" w:rsidRDefault="009140E7" w:rsidP="00585C8D">
      <w:pPr>
        <w:rPr>
          <w:sz w:val="18"/>
        </w:rPr>
      </w:pPr>
      <w:r>
        <w:rPr>
          <w:noProof/>
        </w:rPr>
        <w:drawing>
          <wp:anchor distT="0" distB="0" distL="114300" distR="114300" simplePos="0" relativeHeight="251767808" behindDoc="0" locked="0" layoutInCell="1" allowOverlap="1" wp14:anchorId="56D978AC" wp14:editId="18C2F8A0">
            <wp:simplePos x="0" y="0"/>
            <wp:positionH relativeFrom="column">
              <wp:posOffset>4111584</wp:posOffset>
            </wp:positionH>
            <wp:positionV relativeFrom="paragraph">
              <wp:posOffset>3247308</wp:posOffset>
            </wp:positionV>
            <wp:extent cx="2552700" cy="3878580"/>
            <wp:effectExtent l="0" t="0" r="0" b="0"/>
            <wp:wrapSquare wrapText="bothSides"/>
            <wp:docPr id="6" name="Picture"/>
            <wp:cNvGraphicFramePr/>
            <a:graphic xmlns:a="http://schemas.openxmlformats.org/drawingml/2006/main">
              <a:graphicData uri="http://schemas.openxmlformats.org/drawingml/2006/picture">
                <pic:pic xmlns:pic="http://schemas.openxmlformats.org/drawingml/2006/picture">
                  <pic:nvPicPr>
                    <pic:cNvPr id="0" name="Picture" descr="pre_report_files/figure-docx/unnamed-chunk-9-1.pdf"/>
                    <pic:cNvPicPr>
                      <a:picLocks noChangeAspect="1" noChangeArrowheads="1"/>
                    </pic:cNvPicPr>
                  </pic:nvPicPr>
                  <pic:blipFill rotWithShape="1">
                    <a:blip r:embed="rId22">
                      <a:extLst>
                        <a:ext uri="{28A0092B-C50C-407E-A947-70E740481C1C}">
                          <a14:useLocalDpi xmlns:a14="http://schemas.microsoft.com/office/drawing/2010/main" val="0"/>
                        </a:ext>
                      </a:extLst>
                    </a:blip>
                    <a:srcRect l="6075"/>
                    <a:stretch/>
                  </pic:blipFill>
                  <pic:spPr bwMode="auto">
                    <a:xfrm>
                      <a:off x="0" y="0"/>
                      <a:ext cx="2552700" cy="3878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424CEC" w14:textId="79E02FC1" w:rsidR="00512EC5" w:rsidRPr="00EB7509" w:rsidRDefault="00776DA5" w:rsidP="00F93D92">
      <w:pPr>
        <w:jc w:val="both"/>
      </w:pPr>
      <w:r w:rsidRPr="00EB7509">
        <w:t xml:space="preserve">Among those who were </w:t>
      </w:r>
      <w:r w:rsidR="00E76E6D">
        <w:t xml:space="preserve">IgG </w:t>
      </w:r>
      <w:del w:id="346" w:author="hp" w:date="2021-01-12T16:34:00Z">
        <w:r w:rsidRPr="00EB7509" w:rsidDel="003A5513">
          <w:delText>sero</w:delText>
        </w:r>
      </w:del>
      <w:r w:rsidRPr="00EB7509">
        <w:t>positive, the most common</w:t>
      </w:r>
      <w:r w:rsidR="0022461B" w:rsidRPr="00EB7509">
        <w:t xml:space="preserve"> symptom</w:t>
      </w:r>
      <w:r w:rsidR="004954D4" w:rsidRPr="00EB7509">
        <w:t>s</w:t>
      </w:r>
      <w:r w:rsidR="0022461B" w:rsidRPr="00EB7509">
        <w:t xml:space="preserve"> reported </w:t>
      </w:r>
      <w:r w:rsidR="000C0A46" w:rsidRPr="00EB7509">
        <w:t>were fever</w:t>
      </w:r>
      <w:r w:rsidR="00512EC5" w:rsidRPr="00EB7509">
        <w:t xml:space="preserve"> (18.</w:t>
      </w:r>
      <w:r w:rsidR="005778F4">
        <w:t>5</w:t>
      </w:r>
      <w:r w:rsidR="00512EC5" w:rsidRPr="00EB7509">
        <w:t>%)</w:t>
      </w:r>
      <w:r w:rsidR="000C0A46" w:rsidRPr="00EB7509">
        <w:t>, headache</w:t>
      </w:r>
      <w:r w:rsidR="00512EC5" w:rsidRPr="00EB7509">
        <w:t xml:space="preserve"> (1</w:t>
      </w:r>
      <w:r w:rsidR="008B3F1D">
        <w:t>7.5</w:t>
      </w:r>
      <w:r w:rsidR="00512EC5" w:rsidRPr="00EB7509">
        <w:t>%)</w:t>
      </w:r>
      <w:r w:rsidR="00383A39">
        <w:t xml:space="preserve">, </w:t>
      </w:r>
      <w:r w:rsidR="000C0A46" w:rsidRPr="00EB7509">
        <w:t>cough</w:t>
      </w:r>
      <w:r w:rsidR="00B6107B" w:rsidRPr="00EB7509">
        <w:t xml:space="preserve"> (</w:t>
      </w:r>
      <w:r w:rsidR="00512EC5" w:rsidRPr="00EB7509">
        <w:t>1</w:t>
      </w:r>
      <w:r w:rsidR="00D005B8">
        <w:t>7.9</w:t>
      </w:r>
      <w:r w:rsidR="00512EC5" w:rsidRPr="00EB7509">
        <w:t>%)</w:t>
      </w:r>
      <w:r w:rsidR="006E0E6F">
        <w:t xml:space="preserve"> and runny/stuffy nose (1</w:t>
      </w:r>
      <w:r w:rsidR="00DC3D1A">
        <w:t>2</w:t>
      </w:r>
      <w:r w:rsidR="006E0E6F">
        <w:t>.</w:t>
      </w:r>
      <w:r w:rsidR="00DC3D1A">
        <w:t>3</w:t>
      </w:r>
      <w:r w:rsidR="006E0E6F">
        <w:t>%)</w:t>
      </w:r>
      <w:r w:rsidR="00501FFE" w:rsidRPr="00EB7509">
        <w:t xml:space="preserve">, and </w:t>
      </w:r>
      <w:r w:rsidR="00FA3D5A" w:rsidRPr="00EB7509">
        <w:t xml:space="preserve">all </w:t>
      </w:r>
      <w:r w:rsidR="006E0E6F">
        <w:t xml:space="preserve">four </w:t>
      </w:r>
      <w:r w:rsidR="001C41D8" w:rsidRPr="00EB7509">
        <w:t xml:space="preserve">were significantly more common </w:t>
      </w:r>
      <w:r w:rsidR="00F674DB" w:rsidRPr="00EB7509">
        <w:t xml:space="preserve">in seropositive </w:t>
      </w:r>
      <w:r w:rsidR="009D3572" w:rsidRPr="00EB7509">
        <w:t>than in</w:t>
      </w:r>
      <w:r w:rsidR="00F674DB" w:rsidRPr="00EB7509">
        <w:t xml:space="preserve"> seronegative individuals</w:t>
      </w:r>
      <w:r w:rsidR="000A7E69" w:rsidRPr="00EB7509">
        <w:t xml:space="preserve"> (Figure </w:t>
      </w:r>
      <w:del w:id="347" w:author="hp" w:date="2021-01-12T16:34:00Z">
        <w:r w:rsidR="001B34A6" w:rsidRPr="00EB7509" w:rsidDel="003A5513">
          <w:delText>4</w:delText>
        </w:r>
      </w:del>
      <w:ins w:id="348" w:author="hp" w:date="2021-01-12T16:34:00Z">
        <w:r w:rsidR="003A5513">
          <w:t>5</w:t>
        </w:r>
      </w:ins>
      <w:r w:rsidR="001B34A6" w:rsidRPr="00EB7509">
        <w:t>)</w:t>
      </w:r>
      <w:r w:rsidR="00F674DB" w:rsidRPr="00EB7509">
        <w:t xml:space="preserve">. </w:t>
      </w:r>
      <w:r w:rsidR="00F71493" w:rsidRPr="00EB7509">
        <w:t xml:space="preserve">Surprisingly, </w:t>
      </w:r>
      <w:r w:rsidR="004954D4" w:rsidRPr="00EB7509">
        <w:t>a</w:t>
      </w:r>
      <w:del w:id="349" w:author="hp" w:date="2021-01-14T11:18:00Z">
        <w:r w:rsidR="004954D4" w:rsidRPr="00EB7509" w:rsidDel="00A70DE0">
          <w:delText>g</w:delText>
        </w:r>
      </w:del>
      <w:r w:rsidR="004954D4" w:rsidRPr="00EB7509">
        <w:t>nos</w:t>
      </w:r>
      <w:ins w:id="350" w:author="hp" w:date="2021-01-14T11:18:00Z">
        <w:r w:rsidR="00A70DE0">
          <w:t>m</w:t>
        </w:r>
      </w:ins>
      <w:r w:rsidR="004954D4" w:rsidRPr="00EB7509">
        <w:t>ia or ageusia was only</w:t>
      </w:r>
      <w:r w:rsidR="0017303E" w:rsidRPr="00EB7509">
        <w:t xml:space="preserve"> experience</w:t>
      </w:r>
      <w:r w:rsidR="00EE7C08" w:rsidRPr="00EB7509">
        <w:t xml:space="preserve">d by </w:t>
      </w:r>
      <w:r w:rsidR="00CE7895" w:rsidRPr="00EB7509">
        <w:t>4</w:t>
      </w:r>
      <w:r w:rsidR="00A73CCE">
        <w:t>.3</w:t>
      </w:r>
      <w:r w:rsidR="00CE7895" w:rsidRPr="00EB7509">
        <w:t>%</w:t>
      </w:r>
      <w:r w:rsidR="00CC3C0A" w:rsidRPr="00EB7509">
        <w:t xml:space="preserve"> of the seropositive</w:t>
      </w:r>
      <w:r w:rsidR="00293059" w:rsidRPr="00EB7509">
        <w:t xml:space="preserve"> </w:t>
      </w:r>
      <w:bookmarkStart w:id="351" w:name="OLE_LINK82"/>
      <w:bookmarkStart w:id="352" w:name="OLE_LINK83"/>
      <w:r w:rsidR="003D0F3E" w:rsidRPr="00EB7509">
        <w:t>respondents</w:t>
      </w:r>
      <w:r w:rsidR="00BB1ACF" w:rsidRPr="00EB7509">
        <w:t xml:space="preserve"> </w:t>
      </w:r>
      <w:bookmarkEnd w:id="351"/>
      <w:bookmarkEnd w:id="352"/>
      <w:r w:rsidR="00BB1ACF" w:rsidRPr="00EB7509">
        <w:t xml:space="preserve">(and </w:t>
      </w:r>
      <w:r w:rsidR="00F42073">
        <w:t>1.9</w:t>
      </w:r>
      <w:r w:rsidR="00BB1ACF" w:rsidRPr="00EB7509">
        <w:t>% of seronegative</w:t>
      </w:r>
      <w:r w:rsidR="00352332" w:rsidRPr="00EB7509">
        <w:t xml:space="preserve"> </w:t>
      </w:r>
      <w:r w:rsidR="003D0F3E" w:rsidRPr="00EB7509">
        <w:t>respondents</w:t>
      </w:r>
      <w:r w:rsidR="00BB1ACF" w:rsidRPr="00EB7509">
        <w:t>)</w:t>
      </w:r>
      <w:r w:rsidR="003D0F3E" w:rsidRPr="00EB7509">
        <w:t>.</w:t>
      </w:r>
      <w:r w:rsidR="00BB1ACF" w:rsidRPr="00EB7509">
        <w:t xml:space="preserve"> </w:t>
      </w:r>
    </w:p>
    <w:p w14:paraId="17430AE2" w14:textId="782213C7" w:rsidR="00512EC5" w:rsidRPr="00EB7509" w:rsidRDefault="00512EC5" w:rsidP="00F93D92">
      <w:pPr>
        <w:jc w:val="both"/>
        <w:rPr>
          <w:sz w:val="18"/>
        </w:rPr>
      </w:pPr>
    </w:p>
    <w:p w14:paraId="4AB25C89" w14:textId="758BEB8F" w:rsidR="002E43FD" w:rsidRPr="00606A20" w:rsidRDefault="00001E42" w:rsidP="00F93D92">
      <w:pPr>
        <w:jc w:val="both"/>
        <w:rPr>
          <w:szCs w:val="19"/>
        </w:rPr>
      </w:pPr>
      <w:r>
        <w:t xml:space="preserve">About 83% of respondents with symptoms reported that those symptoms were of moderate severity. </w:t>
      </w:r>
      <w:r w:rsidR="008121C5">
        <w:t xml:space="preserve">But for </w:t>
      </w:r>
      <w:r w:rsidR="002E43FD" w:rsidRPr="00EB7509">
        <w:t>44</w:t>
      </w:r>
      <w:r w:rsidR="009C4DB3">
        <w:t xml:space="preserve"> individuals</w:t>
      </w:r>
      <w:r w:rsidR="002E43FD" w:rsidRPr="00EB7509">
        <w:t xml:space="preserve"> (15%</w:t>
      </w:r>
      <w:r w:rsidR="006D3356">
        <w:t xml:space="preserve"> of those with symptoms</w:t>
      </w:r>
      <w:r w:rsidR="002E43FD" w:rsidRPr="00EB7509">
        <w:t xml:space="preserve">) </w:t>
      </w:r>
      <w:r w:rsidR="00A43A74">
        <w:t xml:space="preserve">the symptoms </w:t>
      </w:r>
      <w:r w:rsidR="002E43FD" w:rsidRPr="00EB7509">
        <w:t>were</w:t>
      </w:r>
      <w:r w:rsidR="00BE6198">
        <w:t xml:space="preserve"> considered</w:t>
      </w:r>
      <w:r w:rsidR="002E43FD" w:rsidRPr="00EB7509">
        <w:t xml:space="preserve"> severe</w:t>
      </w:r>
      <w:r w:rsidR="008121C5">
        <w:t xml:space="preserve">. </w:t>
      </w:r>
    </w:p>
    <w:p w14:paraId="3794D939" w14:textId="38937303" w:rsidR="002E43FD" w:rsidRPr="00606A20" w:rsidRDefault="002E43FD" w:rsidP="00F93D92">
      <w:pPr>
        <w:tabs>
          <w:tab w:val="left" w:pos="43"/>
          <w:tab w:val="left" w:pos="284"/>
        </w:tabs>
        <w:ind w:hanging="2"/>
        <w:jc w:val="both"/>
        <w:rPr>
          <w:rFonts w:eastAsia="Arial" w:cs="Arial"/>
          <w:i/>
          <w:iCs/>
          <w:szCs w:val="19"/>
        </w:rPr>
      </w:pPr>
    </w:p>
    <w:p w14:paraId="04C5F8DB" w14:textId="17B54CB7" w:rsidR="00E91290" w:rsidRPr="00606A20" w:rsidRDefault="00E91290" w:rsidP="000F1911">
      <w:pPr>
        <w:tabs>
          <w:tab w:val="left" w:pos="43"/>
          <w:tab w:val="left" w:pos="284"/>
        </w:tabs>
        <w:ind w:hanging="2"/>
        <w:rPr>
          <w:rFonts w:eastAsia="Arial" w:cs="Arial"/>
          <w:szCs w:val="19"/>
        </w:rPr>
      </w:pPr>
    </w:p>
    <w:p w14:paraId="3FE8F9DC" w14:textId="580F5E11" w:rsidR="00E91290" w:rsidRPr="00606A20" w:rsidRDefault="00E91290" w:rsidP="005713C8">
      <w:pPr>
        <w:tabs>
          <w:tab w:val="left" w:pos="43"/>
          <w:tab w:val="left" w:pos="284"/>
        </w:tabs>
        <w:ind w:hanging="2"/>
        <w:rPr>
          <w:rFonts w:eastAsia="Arial" w:cs="Arial"/>
          <w:szCs w:val="19"/>
        </w:rPr>
      </w:pPr>
      <w:bookmarkStart w:id="353" w:name="OLE_LINK10"/>
      <w:bookmarkStart w:id="354" w:name="OLE_LINK11"/>
    </w:p>
    <w:p w14:paraId="609892FB" w14:textId="584B9B19" w:rsidR="00FC0871" w:rsidRPr="00606A20" w:rsidRDefault="00FC0871" w:rsidP="005713C8">
      <w:pPr>
        <w:tabs>
          <w:tab w:val="left" w:pos="43"/>
          <w:tab w:val="left" w:pos="284"/>
        </w:tabs>
        <w:ind w:hanging="2"/>
        <w:rPr>
          <w:rFonts w:eastAsia="Arial" w:cs="Arial"/>
          <w:szCs w:val="19"/>
        </w:rPr>
      </w:pPr>
    </w:p>
    <w:p w14:paraId="6789E7D8" w14:textId="4D46D302" w:rsidR="00FC0871" w:rsidRPr="00606A20" w:rsidRDefault="00FC0871" w:rsidP="005713C8">
      <w:pPr>
        <w:tabs>
          <w:tab w:val="left" w:pos="43"/>
          <w:tab w:val="left" w:pos="284"/>
        </w:tabs>
        <w:ind w:hanging="2"/>
        <w:rPr>
          <w:rFonts w:eastAsia="Arial" w:cs="Arial"/>
          <w:szCs w:val="19"/>
        </w:rPr>
      </w:pPr>
    </w:p>
    <w:p w14:paraId="3119C300" w14:textId="623F4DCB" w:rsidR="00FC0871" w:rsidRPr="00606A20" w:rsidRDefault="00FC0871" w:rsidP="005713C8">
      <w:pPr>
        <w:tabs>
          <w:tab w:val="left" w:pos="43"/>
          <w:tab w:val="left" w:pos="284"/>
        </w:tabs>
        <w:ind w:hanging="2"/>
        <w:rPr>
          <w:rFonts w:eastAsia="Arial" w:cs="Arial"/>
          <w:szCs w:val="19"/>
        </w:rPr>
      </w:pPr>
    </w:p>
    <w:p w14:paraId="0423DA0D" w14:textId="015B8B26" w:rsidR="00FC0871" w:rsidRPr="00606A20" w:rsidRDefault="00FC0871" w:rsidP="005713C8">
      <w:pPr>
        <w:tabs>
          <w:tab w:val="left" w:pos="43"/>
          <w:tab w:val="left" w:pos="284"/>
        </w:tabs>
        <w:ind w:hanging="2"/>
        <w:rPr>
          <w:rFonts w:eastAsia="Arial" w:cs="Arial"/>
          <w:szCs w:val="19"/>
        </w:rPr>
      </w:pPr>
    </w:p>
    <w:p w14:paraId="71CA16CC" w14:textId="77777777" w:rsidR="00050746" w:rsidRDefault="00050746" w:rsidP="005713C8">
      <w:pPr>
        <w:tabs>
          <w:tab w:val="left" w:pos="43"/>
          <w:tab w:val="left" w:pos="284"/>
        </w:tabs>
        <w:ind w:hanging="2"/>
        <w:rPr>
          <w:rFonts w:eastAsia="Arial" w:cs="Arial"/>
          <w:szCs w:val="19"/>
        </w:rPr>
      </w:pPr>
    </w:p>
    <w:p w14:paraId="65628028" w14:textId="77777777" w:rsidR="00050746" w:rsidRDefault="00050746" w:rsidP="005713C8">
      <w:pPr>
        <w:tabs>
          <w:tab w:val="left" w:pos="43"/>
          <w:tab w:val="left" w:pos="284"/>
        </w:tabs>
        <w:ind w:hanging="2"/>
        <w:rPr>
          <w:rFonts w:eastAsia="Arial" w:cs="Arial"/>
          <w:szCs w:val="19"/>
        </w:rPr>
      </w:pPr>
    </w:p>
    <w:p w14:paraId="10D6FACE" w14:textId="77777777" w:rsidR="00050746" w:rsidRDefault="00050746" w:rsidP="005713C8">
      <w:pPr>
        <w:tabs>
          <w:tab w:val="left" w:pos="43"/>
          <w:tab w:val="left" w:pos="284"/>
        </w:tabs>
        <w:ind w:hanging="2"/>
        <w:rPr>
          <w:rFonts w:eastAsia="Arial" w:cs="Arial"/>
          <w:szCs w:val="19"/>
        </w:rPr>
      </w:pPr>
    </w:p>
    <w:p w14:paraId="1467E9F3" w14:textId="49E5937F" w:rsidR="00B81437" w:rsidRDefault="00606A20" w:rsidP="008E602F">
      <w:pPr>
        <w:tabs>
          <w:tab w:val="left" w:pos="43"/>
          <w:tab w:val="left" w:pos="284"/>
        </w:tabs>
        <w:ind w:hanging="2"/>
        <w:rPr>
          <w:rFonts w:eastAsia="Arial" w:cs="Arial"/>
          <w:szCs w:val="19"/>
        </w:rPr>
      </w:pPr>
      <w:r w:rsidRPr="00606A20">
        <w:rPr>
          <w:noProof/>
          <w:szCs w:val="19"/>
        </w:rPr>
        <mc:AlternateContent>
          <mc:Choice Requires="wps">
            <w:drawing>
              <wp:anchor distT="0" distB="0" distL="114300" distR="114300" simplePos="0" relativeHeight="251729920" behindDoc="0" locked="0" layoutInCell="1" allowOverlap="1" wp14:anchorId="5AAA47CC" wp14:editId="5E54F08A">
                <wp:simplePos x="0" y="0"/>
                <wp:positionH relativeFrom="column">
                  <wp:posOffset>4322445</wp:posOffset>
                </wp:positionH>
                <wp:positionV relativeFrom="paragraph">
                  <wp:posOffset>94615</wp:posOffset>
                </wp:positionV>
                <wp:extent cx="2484120" cy="559435"/>
                <wp:effectExtent l="0" t="0" r="5080" b="0"/>
                <wp:wrapSquare wrapText="bothSides"/>
                <wp:docPr id="174" name="Text Box 174"/>
                <wp:cNvGraphicFramePr/>
                <a:graphic xmlns:a="http://schemas.openxmlformats.org/drawingml/2006/main">
                  <a:graphicData uri="http://schemas.microsoft.com/office/word/2010/wordprocessingShape">
                    <wps:wsp>
                      <wps:cNvSpPr txBox="1"/>
                      <wps:spPr>
                        <a:xfrm>
                          <a:off x="0" y="0"/>
                          <a:ext cx="2484120" cy="559435"/>
                        </a:xfrm>
                        <a:prstGeom prst="rect">
                          <a:avLst/>
                        </a:prstGeom>
                        <a:solidFill>
                          <a:prstClr val="white"/>
                        </a:solidFill>
                        <a:ln>
                          <a:noFill/>
                        </a:ln>
                      </wps:spPr>
                      <wps:txbx>
                        <w:txbxContent>
                          <w:p w14:paraId="23B224E4" w14:textId="7BAC4D7B" w:rsidR="00ED6AFF" w:rsidRPr="00FB00FF" w:rsidRDefault="00ED6AFF" w:rsidP="008213DB">
                            <w:pPr>
                              <w:pStyle w:val="Caption"/>
                              <w:rPr>
                                <w:rFonts w:ascii="Open Sans" w:eastAsia="Arial" w:hAnsi="Open Sans" w:cs="Arial"/>
                                <w:b w:val="0"/>
                                <w:bCs w:val="0"/>
                                <w:noProof/>
                                <w:color w:val="000000" w:themeColor="text1"/>
                                <w:sz w:val="18"/>
                              </w:rPr>
                            </w:pPr>
                            <w:r>
                              <w:t xml:space="preserve">Figure </w:t>
                            </w:r>
                            <w:r w:rsidR="001A3596">
                              <w:fldChar w:fldCharType="begin"/>
                            </w:r>
                            <w:r w:rsidR="001A3596">
                              <w:instrText xml:space="preserve"> SEQ Figure \* ARABIC </w:instrText>
                            </w:r>
                            <w:r w:rsidR="001A3596">
                              <w:fldChar w:fldCharType="separate"/>
                            </w:r>
                            <w:r w:rsidR="00064E85">
                              <w:rPr>
                                <w:noProof/>
                              </w:rPr>
                              <w:t>5</w:t>
                            </w:r>
                            <w:r w:rsidR="001A3596">
                              <w:rPr>
                                <w:noProof/>
                              </w:rPr>
                              <w:fldChar w:fldCharType="end"/>
                            </w:r>
                            <w:r>
                              <w:t xml:space="preserve">: </w:t>
                            </w:r>
                            <w:r w:rsidRPr="00FB00FF">
                              <w:rPr>
                                <w:b w:val="0"/>
                                <w:bCs w:val="0"/>
                                <w:color w:val="000000" w:themeColor="text1"/>
                              </w:rPr>
                              <w:t xml:space="preserve">Frequency of symptoms </w:t>
                            </w:r>
                            <w:proofErr w:type="gramStart"/>
                            <w:r w:rsidRPr="00FB00FF">
                              <w:rPr>
                                <w:b w:val="0"/>
                                <w:bCs w:val="0"/>
                                <w:color w:val="000000" w:themeColor="text1"/>
                              </w:rPr>
                              <w:t xml:space="preserve">among </w:t>
                            </w:r>
                            <w:r>
                              <w:rPr>
                                <w:b w:val="0"/>
                                <w:bCs w:val="0"/>
                                <w:color w:val="000000" w:themeColor="text1"/>
                              </w:rPr>
                              <w:t xml:space="preserve"> IgG</w:t>
                            </w:r>
                            <w:proofErr w:type="gramEnd"/>
                            <w:r>
                              <w:rPr>
                                <w:b w:val="0"/>
                                <w:bCs w:val="0"/>
                                <w:color w:val="000000" w:themeColor="text1"/>
                              </w:rPr>
                              <w:t xml:space="preserve"> </w:t>
                            </w:r>
                            <w:r w:rsidRPr="00FB00FF">
                              <w:rPr>
                                <w:b w:val="0"/>
                                <w:bCs w:val="0"/>
                                <w:color w:val="000000" w:themeColor="text1"/>
                              </w:rPr>
                              <w:t>seropositive and seronegative individuals.</w:t>
                            </w:r>
                            <w:r>
                              <w:rPr>
                                <w:b w:val="0"/>
                                <w:bCs w:val="0"/>
                                <w:color w:val="000000" w:themeColor="text1"/>
                              </w:rPr>
                              <w:t xml:space="preserve"> </w:t>
                            </w:r>
                            <w:r>
                              <w:rPr>
                                <w:rFonts w:ascii="Cambria Math" w:hAnsi="Cambria Math"/>
                                <w:b w:val="0"/>
                                <w:bCs w:val="0"/>
                                <w:color w:val="000000" w:themeColor="text1"/>
                              </w:rPr>
                              <w:t>𝝌</w:t>
                            </w:r>
                            <w:r>
                              <w:rPr>
                                <w:b w:val="0"/>
                                <w:bCs w:val="0"/>
                                <w:color w:val="000000" w:themeColor="text1"/>
                              </w:rPr>
                              <w:t>-square:</w:t>
                            </w:r>
                            <w:r w:rsidRPr="00FB00FF">
                              <w:rPr>
                                <w:b w:val="0"/>
                                <w:bCs w:val="0"/>
                                <w:color w:val="000000" w:themeColor="text1"/>
                              </w:rPr>
                              <w:t xml:space="preserve"> * p</w:t>
                            </w:r>
                            <w:r>
                              <w:rPr>
                                <w:b w:val="0"/>
                                <w:bCs w:val="0"/>
                                <w:color w:val="000000" w:themeColor="text1"/>
                              </w:rPr>
                              <w:t xml:space="preserve"> &lt; 0.05</w:t>
                            </w:r>
                            <w:r w:rsidRPr="00FB00FF">
                              <w:rPr>
                                <w:b w:val="0"/>
                                <w:bCs w:val="0"/>
                                <w:color w:val="000000" w:themeColor="text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AA47CC" id="Text Box 174" o:spid="_x0000_s1036" type="#_x0000_t202" style="position:absolute;margin-left:340.35pt;margin-top:7.45pt;width:195.6pt;height:44.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" stroked="f">
                <v:textbox style="mso-fit-shape-to-text:t" inset="0,0,0,0">
                  <w:txbxContent>
                    <w:p w14:paraId="23B224E4" w14:textId="7BAC4D7B" w:rsidR="00ED6AFF" w:rsidRPr="00FB00FF" w:rsidRDefault="00ED6AFF" w:rsidP="008213DB">
                      <w:pPr>
                        <w:pStyle w:val="Caption"/>
                        <w:rPr>
                          <w:rFonts w:ascii="Open Sans" w:eastAsia="Arial" w:hAnsi="Open Sans" w:cs="Arial"/>
                          <w:b w:val="0"/>
                          <w:bCs w:val="0"/>
                          <w:noProof/>
                          <w:color w:val="000000" w:themeColor="text1"/>
                          <w:sz w:val="18"/>
                        </w:rPr>
                      </w:pPr>
                      <w:r>
                        <w:t xml:space="preserve">Figure </w:t>
                      </w:r>
                      <w:fldSimple w:instr=" SEQ Figure \* ARABIC ">
                        <w:r w:rsidR="00064E85">
                          <w:rPr>
                            <w:noProof/>
                          </w:rPr>
                          <w:t>5</w:t>
                        </w:r>
                      </w:fldSimple>
                      <w:r>
                        <w:t xml:space="preserve">: </w:t>
                      </w:r>
                      <w:r w:rsidRPr="00FB00FF">
                        <w:rPr>
                          <w:b w:val="0"/>
                          <w:bCs w:val="0"/>
                          <w:color w:val="000000" w:themeColor="text1"/>
                        </w:rPr>
                        <w:t xml:space="preserve">Frequency of symptoms </w:t>
                      </w:r>
                      <w:proofErr w:type="gramStart"/>
                      <w:r w:rsidRPr="00FB00FF">
                        <w:rPr>
                          <w:b w:val="0"/>
                          <w:bCs w:val="0"/>
                          <w:color w:val="000000" w:themeColor="text1"/>
                        </w:rPr>
                        <w:t xml:space="preserve">among </w:t>
                      </w:r>
                      <w:r>
                        <w:rPr>
                          <w:b w:val="0"/>
                          <w:bCs w:val="0"/>
                          <w:color w:val="000000" w:themeColor="text1"/>
                        </w:rPr>
                        <w:t xml:space="preserve"> IgG</w:t>
                      </w:r>
                      <w:proofErr w:type="gramEnd"/>
                      <w:r>
                        <w:rPr>
                          <w:b w:val="0"/>
                          <w:bCs w:val="0"/>
                          <w:color w:val="000000" w:themeColor="text1"/>
                        </w:rPr>
                        <w:t xml:space="preserve"> </w:t>
                      </w:r>
                      <w:r w:rsidRPr="00FB00FF">
                        <w:rPr>
                          <w:b w:val="0"/>
                          <w:bCs w:val="0"/>
                          <w:color w:val="000000" w:themeColor="text1"/>
                        </w:rPr>
                        <w:t>seropositive and seronegative individuals.</w:t>
                      </w:r>
                      <w:r>
                        <w:rPr>
                          <w:b w:val="0"/>
                          <w:bCs w:val="0"/>
                          <w:color w:val="000000" w:themeColor="text1"/>
                        </w:rPr>
                        <w:t xml:space="preserve"> </w:t>
                      </w:r>
                      <w:r>
                        <w:rPr>
                          <w:rFonts w:ascii="Cambria Math" w:hAnsi="Cambria Math"/>
                          <w:b w:val="0"/>
                          <w:bCs w:val="0"/>
                          <w:color w:val="000000" w:themeColor="text1"/>
                        </w:rPr>
                        <w:t>𝝌</w:t>
                      </w:r>
                      <w:r>
                        <w:rPr>
                          <w:b w:val="0"/>
                          <w:bCs w:val="0"/>
                          <w:color w:val="000000" w:themeColor="text1"/>
                        </w:rPr>
                        <w:t>-square:</w:t>
                      </w:r>
                      <w:r w:rsidRPr="00FB00FF">
                        <w:rPr>
                          <w:b w:val="0"/>
                          <w:bCs w:val="0"/>
                          <w:color w:val="000000" w:themeColor="text1"/>
                        </w:rPr>
                        <w:t xml:space="preserve"> * p</w:t>
                      </w:r>
                      <w:r>
                        <w:rPr>
                          <w:b w:val="0"/>
                          <w:bCs w:val="0"/>
                          <w:color w:val="000000" w:themeColor="text1"/>
                        </w:rPr>
                        <w:t xml:space="preserve"> &lt; 0.05</w:t>
                      </w:r>
                      <w:r w:rsidRPr="00FB00FF">
                        <w:rPr>
                          <w:b w:val="0"/>
                          <w:bCs w:val="0"/>
                          <w:color w:val="000000" w:themeColor="text1"/>
                        </w:rPr>
                        <w:t xml:space="preserve"> </w:t>
                      </w:r>
                    </w:p>
                  </w:txbxContent>
                </v:textbox>
                <w10:wrap type="square"/>
              </v:shape>
            </w:pict>
          </mc:Fallback>
        </mc:AlternateContent>
      </w:r>
    </w:p>
    <w:p w14:paraId="07583E6A" w14:textId="77777777" w:rsidR="008E602F" w:rsidRPr="008E602F" w:rsidRDefault="008E602F" w:rsidP="008E602F">
      <w:pPr>
        <w:tabs>
          <w:tab w:val="left" w:pos="43"/>
          <w:tab w:val="left" w:pos="284"/>
        </w:tabs>
        <w:ind w:hanging="2"/>
        <w:rPr>
          <w:rFonts w:eastAsia="Arial" w:cs="Arial"/>
          <w:szCs w:val="19"/>
        </w:rPr>
      </w:pPr>
    </w:p>
    <w:p w14:paraId="699B32FA" w14:textId="77777777" w:rsidR="00476CFD" w:rsidRDefault="00476CFD" w:rsidP="001B5588">
      <w:pPr>
        <w:pStyle w:val="Heading2"/>
        <w:jc w:val="left"/>
        <w:rPr>
          <w:sz w:val="24"/>
          <w:szCs w:val="23"/>
        </w:rPr>
      </w:pPr>
    </w:p>
    <w:p w14:paraId="3E7E2287" w14:textId="63D7D1DF" w:rsidR="00E91290" w:rsidRDefault="00E91290" w:rsidP="001B5588">
      <w:pPr>
        <w:pStyle w:val="Heading2"/>
        <w:jc w:val="left"/>
        <w:rPr>
          <w:sz w:val="24"/>
          <w:szCs w:val="23"/>
        </w:rPr>
      </w:pPr>
      <w:bookmarkStart w:id="355" w:name="_Toc62137295"/>
      <w:r>
        <w:rPr>
          <w:sz w:val="24"/>
          <w:szCs w:val="23"/>
        </w:rPr>
        <w:t xml:space="preserve">Risk factors for </w:t>
      </w:r>
      <w:r w:rsidR="007E1CB6">
        <w:rPr>
          <w:sz w:val="24"/>
          <w:szCs w:val="23"/>
        </w:rPr>
        <w:t>symptomatic COVID-19</w:t>
      </w:r>
      <w:bookmarkEnd w:id="355"/>
    </w:p>
    <w:p w14:paraId="63788563" w14:textId="77777777" w:rsidR="00EE533F" w:rsidRDefault="00EE533F" w:rsidP="0062668E"/>
    <w:p w14:paraId="4472B736" w14:textId="4FB64C8C" w:rsidR="0062668E" w:rsidRPr="0062668E" w:rsidRDefault="00777538" w:rsidP="00F93D92">
      <w:pPr>
        <w:jc w:val="both"/>
      </w:pPr>
      <w:bookmarkStart w:id="356" w:name="OLE_LINK90"/>
      <w:bookmarkStart w:id="357" w:name="OLE_LINK94"/>
      <w:r>
        <w:t xml:space="preserve">Based on the </w:t>
      </w:r>
      <w:r w:rsidR="00FF02AA">
        <w:t>WHO criteria for COVID-suspect symptoms</w:t>
      </w:r>
      <w:r w:rsidR="00CE1C8C">
        <w:fldChar w:fldCharType="begin"/>
      </w:r>
      <w:r w:rsidR="00CE1C8C">
        <w:instrText xml:space="preserve"> ADDIN ZOTERO_ITEM CSL_CITATION {"citationID":"UPCsVuoI","properties":{"formattedCitation":"\\super 13\\nosupersub{}","plainCitation":"13","noteIndex":0},"citationItems":[{"id":60,"uris":["http://zotero.org/users/6990598/items/QTH8Q7KA"],"uri":["http://zotero.org/users/6990598/items/QTH8Q7KA"],"itemData":{"id":60,"type":"article-journal","abstract":"11 p.","language":"fr","note":"Accepted: 2020-08-20T05:33:46Z\nnumber: WHO/2019-nCoV/SurveillanceGuidance/2020.7\npublisher: Organisation mondiale de la Santé","source":"apps.who.int","title":"Surveillance de la santé publique dans le contexte de la COVID-19 : orientations provisoires, 7 août 2020","title-short":"Surveillance de la santé publique dans le contexte de la COVID-19","URL":"https://apps.who.int/iris/handle/10665/333903","author":[{"family":"Santé","given":"Organisation","dropping-particle":"mondiale de la"}],"accessed":{"date-parts":[["2020",12,29]]},"issued":{"date-parts":[["2020"]]}}}],"schema":"https://github.com/citation-style-language/schema/raw/master/csl-citation.json"} </w:instrText>
      </w:r>
      <w:r w:rsidR="00CE1C8C">
        <w:fldChar w:fldCharType="separate"/>
      </w:r>
      <w:r w:rsidR="00CE1C8C" w:rsidRPr="00CE1C8C">
        <w:rPr>
          <w:rFonts w:cs="Open Sans"/>
          <w:vertAlign w:val="superscript"/>
        </w:rPr>
        <w:t>13</w:t>
      </w:r>
      <w:r w:rsidR="00CE1C8C">
        <w:fldChar w:fldCharType="end"/>
      </w:r>
      <w:r w:rsidR="00CE1C8C">
        <w:t xml:space="preserve">, </w:t>
      </w:r>
      <w:r w:rsidR="00CC1DA6">
        <w:t>51 of</w:t>
      </w:r>
      <w:r w:rsidR="00AA1C25">
        <w:t xml:space="preserve"> </w:t>
      </w:r>
      <w:r w:rsidR="009D077C">
        <w:t>328</w:t>
      </w:r>
      <w:r w:rsidR="00CC1DA6">
        <w:t xml:space="preserve"> </w:t>
      </w:r>
      <w:r w:rsidR="00A73D4E">
        <w:t xml:space="preserve">IgG/IgM </w:t>
      </w:r>
      <w:r w:rsidR="0028114D">
        <w:t>seropositive individuals</w:t>
      </w:r>
      <w:r w:rsidR="004D65D8">
        <w:t xml:space="preserve"> (</w:t>
      </w:r>
      <w:r w:rsidR="00B13CD0">
        <w:t>1</w:t>
      </w:r>
      <w:r w:rsidR="00DF5265">
        <w:t>5</w:t>
      </w:r>
      <w:r w:rsidR="00B13CD0">
        <w:t>.</w:t>
      </w:r>
      <w:r w:rsidR="00DF5265">
        <w:t>6</w:t>
      </w:r>
      <w:r w:rsidR="00B13CD0">
        <w:t>%</w:t>
      </w:r>
      <w:r w:rsidR="004D65D8">
        <w:t>)</w:t>
      </w:r>
      <w:r w:rsidR="00F752F9">
        <w:t xml:space="preserve"> </w:t>
      </w:r>
      <w:r w:rsidR="009D077C">
        <w:t xml:space="preserve">and 64 of </w:t>
      </w:r>
      <w:r w:rsidR="000834DD">
        <w:t>642</w:t>
      </w:r>
      <w:r w:rsidR="006B53B9">
        <w:t xml:space="preserve"> </w:t>
      </w:r>
      <w:r w:rsidR="0091692C">
        <w:t xml:space="preserve">seronegative individuals </w:t>
      </w:r>
      <w:r w:rsidR="006B53B9">
        <w:t>(10%</w:t>
      </w:r>
      <w:r w:rsidR="00B019C6">
        <w:t>) reported</w:t>
      </w:r>
      <w:r w:rsidR="006B53B9">
        <w:t xml:space="preserve"> </w:t>
      </w:r>
      <w:r w:rsidR="008C29B3">
        <w:t>COVID-suspect symptoms</w:t>
      </w:r>
      <w:r w:rsidR="00580632">
        <w:t xml:space="preserve">, suggesting that the WHO criteria may </w:t>
      </w:r>
      <w:r w:rsidR="002024AC">
        <w:t>lack specificity for identifying true COVID symptoms.</w:t>
      </w:r>
      <w:r w:rsidR="00F0347C">
        <w:t xml:space="preserve"> We</w:t>
      </w:r>
      <w:r w:rsidR="00A10A8D">
        <w:t xml:space="preserve"> analysed a range of </w:t>
      </w:r>
      <w:r w:rsidR="006F0E9E">
        <w:t xml:space="preserve">variables </w:t>
      </w:r>
      <w:r w:rsidR="000A73EE">
        <w:t xml:space="preserve">for association with </w:t>
      </w:r>
      <w:del w:id="358" w:author="hp" w:date="2021-01-12T16:35:00Z">
        <w:r w:rsidR="000A73EE" w:rsidDel="003A5513">
          <w:delText xml:space="preserve">symptomaticity </w:delText>
        </w:r>
      </w:del>
      <w:ins w:id="359" w:author="hp" w:date="2021-01-12T16:35:00Z">
        <w:r w:rsidR="003A5513">
          <w:t xml:space="preserve">presence of symptoms </w:t>
        </w:r>
      </w:ins>
      <w:r w:rsidR="000A73EE">
        <w:t>given</w:t>
      </w:r>
      <w:r w:rsidR="009A7ACF">
        <w:t xml:space="preserve"> antibody seropositivity, but o</w:t>
      </w:r>
      <w:r w:rsidR="001A0306">
        <w:t xml:space="preserve">nly smoking </w:t>
      </w:r>
      <w:r w:rsidR="004D58EF">
        <w:t>status was a significant predictor</w:t>
      </w:r>
      <w:r w:rsidR="0055245C">
        <w:t xml:space="preserve"> </w:t>
      </w:r>
      <w:r w:rsidR="002745D2">
        <w:t>(Table 6)</w:t>
      </w:r>
      <w:r w:rsidR="00B2358E">
        <w:t>.</w:t>
      </w:r>
    </w:p>
    <w:bookmarkEnd w:id="356"/>
    <w:bookmarkEnd w:id="357"/>
    <w:p w14:paraId="2ABFDE9D" w14:textId="1ED08CB3" w:rsidR="000379F4" w:rsidRDefault="000379F4" w:rsidP="000379F4">
      <w:pPr>
        <w:rPr>
          <w:lang w:val="en-US"/>
        </w:rPr>
      </w:pPr>
    </w:p>
    <w:p w14:paraId="75E0E4DB" w14:textId="4CE4BB48" w:rsidR="00AA1C25" w:rsidRPr="00606A20" w:rsidRDefault="00AA1C25" w:rsidP="00606A20">
      <w:pPr>
        <w:pStyle w:val="Caption"/>
        <w:rPr>
          <w:b w:val="0"/>
          <w:bCs w:val="0"/>
          <w:color w:val="000000" w:themeColor="text1"/>
        </w:rPr>
      </w:pPr>
      <w:bookmarkStart w:id="360" w:name="OLE_LINK148"/>
      <w:bookmarkStart w:id="361" w:name="OLE_LINK149"/>
      <w:r>
        <w:rPr>
          <w:noProof/>
        </w:rPr>
        <w:drawing>
          <wp:anchor distT="0" distB="0" distL="114300" distR="114300" simplePos="0" relativeHeight="251768832" behindDoc="0" locked="0" layoutInCell="1" allowOverlap="1" wp14:anchorId="79BBFB95" wp14:editId="2F470936">
            <wp:simplePos x="0" y="0"/>
            <wp:positionH relativeFrom="column">
              <wp:posOffset>168275</wp:posOffset>
            </wp:positionH>
            <wp:positionV relativeFrom="paragraph">
              <wp:posOffset>220324</wp:posOffset>
            </wp:positionV>
            <wp:extent cx="6163310" cy="2631266"/>
            <wp:effectExtent l="0" t="0" r="0" b="0"/>
            <wp:wrapSquare wrapText="bothSides"/>
            <wp:docPr id="8" name="Picture"/>
            <wp:cNvGraphicFramePr/>
            <a:graphic xmlns:a="http://schemas.openxmlformats.org/drawingml/2006/main">
              <a:graphicData uri="http://schemas.openxmlformats.org/drawingml/2006/picture">
                <pic:pic xmlns:pic="http://schemas.openxmlformats.org/drawingml/2006/picture">
                  <pic:nvPicPr>
                    <pic:cNvPr id="0" name="Picture" descr="pre_report_files/figure-docx/unnamed-chunk-12-1.pdf"/>
                    <pic:cNvPicPr>
                      <a:picLocks noChangeAspect="1" noChangeArrowheads="1"/>
                    </pic:cNvPicPr>
                  </pic:nvPicPr>
                  <pic:blipFill rotWithShape="1">
                    <a:blip r:embed="rId23">
                      <a:extLst>
                        <a:ext uri="{28A0092B-C50C-407E-A947-70E740481C1C}">
                          <a14:useLocalDpi xmlns:a14="http://schemas.microsoft.com/office/drawing/2010/main" val="0"/>
                        </a:ext>
                      </a:extLst>
                    </a:blip>
                    <a:srcRect t="2726"/>
                    <a:stretch/>
                  </pic:blipFill>
                  <pic:spPr bwMode="auto">
                    <a:xfrm>
                      <a:off x="0" y="0"/>
                      <a:ext cx="6163310" cy="263126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79F4">
        <w:t xml:space="preserve">     </w:t>
      </w:r>
      <w:bookmarkStart w:id="362" w:name="OLE_LINK150"/>
      <w:bookmarkStart w:id="363" w:name="OLE_LINK153"/>
      <w:r w:rsidR="000379F4" w:rsidRPr="00B455AE">
        <w:t xml:space="preserve">Table </w:t>
      </w:r>
      <w:r w:rsidR="001A3596">
        <w:fldChar w:fldCharType="begin"/>
      </w:r>
      <w:r w:rsidR="001A3596">
        <w:instrText xml:space="preserve"> SEQ Table \* ARABIC </w:instrText>
      </w:r>
      <w:r w:rsidR="001A3596">
        <w:fldChar w:fldCharType="separate"/>
      </w:r>
      <w:r w:rsidR="00064E85">
        <w:rPr>
          <w:noProof/>
        </w:rPr>
        <w:t>6</w:t>
      </w:r>
      <w:r w:rsidR="001A3596">
        <w:rPr>
          <w:noProof/>
        </w:rPr>
        <w:fldChar w:fldCharType="end"/>
      </w:r>
      <w:r w:rsidR="000379F4" w:rsidRPr="00B455AE">
        <w:t>:</w:t>
      </w:r>
      <w:r w:rsidR="000379F4">
        <w:t xml:space="preserve"> </w:t>
      </w:r>
      <w:bookmarkStart w:id="364" w:name="OLE_LINK154"/>
      <w:bookmarkStart w:id="365" w:name="OLE_LINK155"/>
      <w:r w:rsidR="000379F4">
        <w:rPr>
          <w:b w:val="0"/>
          <w:bCs w:val="0"/>
          <w:color w:val="000000" w:themeColor="text1"/>
        </w:rPr>
        <w:t>Risk factor analysis for</w:t>
      </w:r>
      <w:r w:rsidR="002328B7">
        <w:rPr>
          <w:b w:val="0"/>
          <w:bCs w:val="0"/>
          <w:color w:val="000000" w:themeColor="text1"/>
        </w:rPr>
        <w:t xml:space="preserve"> symptomatic </w:t>
      </w:r>
      <w:r w:rsidR="00E36551">
        <w:rPr>
          <w:b w:val="0"/>
          <w:bCs w:val="0"/>
          <w:color w:val="000000" w:themeColor="text1"/>
        </w:rPr>
        <w:t>COVI</w:t>
      </w:r>
      <w:r w:rsidR="002F534D">
        <w:rPr>
          <w:b w:val="0"/>
          <w:bCs w:val="0"/>
          <w:color w:val="000000" w:themeColor="text1"/>
        </w:rPr>
        <w:t>D</w:t>
      </w:r>
      <w:r w:rsidR="00E36551">
        <w:rPr>
          <w:b w:val="0"/>
          <w:bCs w:val="0"/>
          <w:color w:val="000000" w:themeColor="text1"/>
        </w:rPr>
        <w:t>-19 among antibody seropositive respondents</w:t>
      </w:r>
      <w:r w:rsidR="006C2478">
        <w:rPr>
          <w:b w:val="0"/>
          <w:bCs w:val="0"/>
          <w:color w:val="000000" w:themeColor="text1"/>
        </w:rPr>
        <w:t xml:space="preserve"> (n = 324)</w:t>
      </w:r>
      <w:bookmarkEnd w:id="362"/>
      <w:bookmarkEnd w:id="363"/>
    </w:p>
    <w:p w14:paraId="29F3747D" w14:textId="79BC4824" w:rsidR="000379F4" w:rsidRPr="00606A20" w:rsidRDefault="00DE3013" w:rsidP="00BC4FA9">
      <w:pPr>
        <w:pStyle w:val="Caption"/>
        <w:ind w:left="426" w:right="572"/>
        <w:rPr>
          <w:b w:val="0"/>
          <w:bCs w:val="0"/>
          <w:color w:val="000000" w:themeColor="text1"/>
          <w:sz w:val="16"/>
          <w:szCs w:val="17"/>
          <w:lang w:val="en-US"/>
        </w:rPr>
      </w:pPr>
      <w:bookmarkStart w:id="366" w:name="OLE_LINK156"/>
      <w:bookmarkStart w:id="367" w:name="OLE_LINK157"/>
      <w:bookmarkEnd w:id="360"/>
      <w:bookmarkEnd w:id="361"/>
      <w:bookmarkEnd w:id="364"/>
      <w:bookmarkEnd w:id="365"/>
      <w:r w:rsidRPr="00606A20">
        <w:rPr>
          <w:b w:val="0"/>
          <w:bCs w:val="0"/>
          <w:color w:val="000000" w:themeColor="text1"/>
          <w:sz w:val="16"/>
          <w:szCs w:val="17"/>
        </w:rPr>
        <w:t>OR: Odds ratio. Asterisks indicate significance at a 0.05 alpha level. 4 individuals (</w:t>
      </w:r>
      <w:r w:rsidR="00B56006" w:rsidRPr="00606A20">
        <w:rPr>
          <w:b w:val="0"/>
          <w:bCs w:val="0"/>
          <w:color w:val="000000" w:themeColor="text1"/>
          <w:sz w:val="16"/>
          <w:szCs w:val="17"/>
        </w:rPr>
        <w:t>1</w:t>
      </w:r>
      <w:r w:rsidRPr="00606A20">
        <w:rPr>
          <w:b w:val="0"/>
          <w:bCs w:val="0"/>
          <w:color w:val="000000" w:themeColor="text1"/>
          <w:sz w:val="16"/>
          <w:szCs w:val="17"/>
        </w:rPr>
        <w:t>%) were dropped due to variable missingness.</w:t>
      </w:r>
      <w:r w:rsidR="00AC79DC" w:rsidRPr="00606A20">
        <w:rPr>
          <w:b w:val="0"/>
          <w:bCs w:val="0"/>
          <w:color w:val="000000" w:themeColor="text1"/>
          <w:sz w:val="16"/>
          <w:szCs w:val="17"/>
        </w:rPr>
        <w:t xml:space="preserve"> </w:t>
      </w:r>
      <w:r w:rsidRPr="00606A20">
        <w:rPr>
          <w:b w:val="0"/>
          <w:bCs w:val="0"/>
          <w:color w:val="000000" w:themeColor="text1"/>
          <w:sz w:val="16"/>
          <w:szCs w:val="17"/>
        </w:rPr>
        <w:t>Variables that were not significant at a 0.10 alpha level and were not controlled for in the multivariate regression include</w:t>
      </w:r>
      <w:r w:rsidR="009D7826" w:rsidRPr="00606A20">
        <w:rPr>
          <w:b w:val="0"/>
          <w:bCs w:val="0"/>
          <w:color w:val="000000" w:themeColor="text1"/>
          <w:sz w:val="16"/>
          <w:szCs w:val="17"/>
        </w:rPr>
        <w:t xml:space="preserve"> </w:t>
      </w:r>
      <w:r w:rsidR="000A6F7C" w:rsidRPr="00606A20">
        <w:rPr>
          <w:b w:val="0"/>
          <w:bCs w:val="0"/>
          <w:color w:val="000000" w:themeColor="text1"/>
          <w:sz w:val="16"/>
          <w:szCs w:val="17"/>
        </w:rPr>
        <w:t>BMI group, pregnancy</w:t>
      </w:r>
      <w:r w:rsidR="000C4D39" w:rsidRPr="00606A20">
        <w:rPr>
          <w:b w:val="0"/>
          <w:bCs w:val="0"/>
          <w:color w:val="000000" w:themeColor="text1"/>
          <w:sz w:val="16"/>
          <w:szCs w:val="17"/>
        </w:rPr>
        <w:t xml:space="preserve"> status</w:t>
      </w:r>
      <w:r w:rsidR="000A6F7C" w:rsidRPr="00606A20">
        <w:rPr>
          <w:b w:val="0"/>
          <w:bCs w:val="0"/>
          <w:color w:val="000000" w:themeColor="text1"/>
          <w:sz w:val="16"/>
          <w:szCs w:val="17"/>
        </w:rPr>
        <w:t xml:space="preserve">, </w:t>
      </w:r>
      <w:r w:rsidR="000E3E32" w:rsidRPr="00606A20">
        <w:rPr>
          <w:b w:val="0"/>
          <w:bCs w:val="0"/>
          <w:color w:val="000000" w:themeColor="text1"/>
          <w:sz w:val="16"/>
          <w:szCs w:val="17"/>
        </w:rPr>
        <w:t>the presence of hypertension, of respiratory illness</w:t>
      </w:r>
      <w:r w:rsidR="00F9431F" w:rsidRPr="00606A20">
        <w:rPr>
          <w:b w:val="0"/>
          <w:bCs w:val="0"/>
          <w:color w:val="000000" w:themeColor="text1"/>
          <w:sz w:val="16"/>
          <w:szCs w:val="17"/>
        </w:rPr>
        <w:t>,</w:t>
      </w:r>
      <w:r w:rsidR="000E3E32" w:rsidRPr="00606A20">
        <w:rPr>
          <w:b w:val="0"/>
          <w:bCs w:val="0"/>
          <w:color w:val="000000" w:themeColor="text1"/>
          <w:sz w:val="16"/>
          <w:szCs w:val="17"/>
        </w:rPr>
        <w:t xml:space="preserve"> or of diabetes in the respondent, and the respondent’s </w:t>
      </w:r>
      <w:r w:rsidR="000A6F7C" w:rsidRPr="00606A20">
        <w:rPr>
          <w:b w:val="0"/>
          <w:bCs w:val="0"/>
          <w:color w:val="000000" w:themeColor="text1"/>
          <w:sz w:val="16"/>
          <w:szCs w:val="17"/>
        </w:rPr>
        <w:t xml:space="preserve">smoking </w:t>
      </w:r>
      <w:r w:rsidR="006D4201" w:rsidRPr="00606A20">
        <w:rPr>
          <w:b w:val="0"/>
          <w:bCs w:val="0"/>
          <w:color w:val="000000" w:themeColor="text1"/>
          <w:sz w:val="16"/>
          <w:szCs w:val="17"/>
        </w:rPr>
        <w:t>status</w:t>
      </w:r>
      <w:r w:rsidR="000E3E32" w:rsidRPr="00606A20">
        <w:rPr>
          <w:b w:val="0"/>
          <w:bCs w:val="0"/>
          <w:color w:val="000000" w:themeColor="text1"/>
          <w:sz w:val="16"/>
          <w:szCs w:val="17"/>
        </w:rPr>
        <w:t>.</w:t>
      </w:r>
    </w:p>
    <w:bookmarkEnd w:id="366"/>
    <w:bookmarkEnd w:id="367"/>
    <w:p w14:paraId="022ADE52" w14:textId="77777777" w:rsidR="00606A20" w:rsidRDefault="00606A20">
      <w:pPr>
        <w:rPr>
          <w:b/>
          <w:color w:val="2C969C"/>
          <w:sz w:val="24"/>
          <w:szCs w:val="23"/>
          <w:highlight w:val="none"/>
        </w:rPr>
      </w:pPr>
      <w:r>
        <w:rPr>
          <w:sz w:val="24"/>
          <w:szCs w:val="23"/>
        </w:rPr>
        <w:br w:type="page"/>
      </w:r>
    </w:p>
    <w:p w14:paraId="237E24C5" w14:textId="1F224E84" w:rsidR="007B7407" w:rsidRPr="001B5588" w:rsidRDefault="007B7407" w:rsidP="007B7407">
      <w:pPr>
        <w:pStyle w:val="Heading2"/>
        <w:jc w:val="left"/>
        <w:rPr>
          <w:sz w:val="24"/>
          <w:szCs w:val="23"/>
        </w:rPr>
      </w:pPr>
      <w:bookmarkStart w:id="368" w:name="_Toc62137296"/>
      <w:r>
        <w:rPr>
          <w:sz w:val="24"/>
          <w:szCs w:val="23"/>
        </w:rPr>
        <w:lastRenderedPageBreak/>
        <w:t>Health-seeking behaviour during the pandemic</w:t>
      </w:r>
      <w:bookmarkEnd w:id="368"/>
    </w:p>
    <w:p w14:paraId="39555E80" w14:textId="125E1504" w:rsidR="007B7407" w:rsidRDefault="007B7407" w:rsidP="007B7407">
      <w:pPr>
        <w:tabs>
          <w:tab w:val="left" w:pos="43"/>
          <w:tab w:val="left" w:pos="284"/>
        </w:tabs>
        <w:rPr>
          <w:rFonts w:eastAsia="Arial" w:cs="Arial"/>
          <w:sz w:val="18"/>
          <w:szCs w:val="21"/>
        </w:rPr>
      </w:pPr>
      <w:r>
        <w:rPr>
          <w:rFonts w:eastAsia="Arial" w:cs="Arial"/>
          <w:noProof/>
          <w:sz w:val="18"/>
          <w:szCs w:val="21"/>
        </w:rPr>
        <w:drawing>
          <wp:anchor distT="0" distB="0" distL="114300" distR="114300" simplePos="0" relativeHeight="251778048" behindDoc="0" locked="0" layoutInCell="1" allowOverlap="1" wp14:anchorId="192F4428" wp14:editId="56769AED">
            <wp:simplePos x="0" y="0"/>
            <wp:positionH relativeFrom="column">
              <wp:posOffset>2778760</wp:posOffset>
            </wp:positionH>
            <wp:positionV relativeFrom="paragraph">
              <wp:posOffset>66675</wp:posOffset>
            </wp:positionV>
            <wp:extent cx="3541395" cy="2120900"/>
            <wp:effectExtent l="0" t="0" r="1905" b="0"/>
            <wp:wrapSquare wrapText="bothSides"/>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541395" cy="212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17328A" w14:textId="193F3C22" w:rsidR="007B7407" w:rsidRDefault="007B7407" w:rsidP="00DF4D43">
      <w:pPr>
        <w:jc w:val="both"/>
      </w:pPr>
      <w:r>
        <w:t xml:space="preserve">We defined healthcare-needing respondents as those who reported any existing chronic condition or any acute symptom since March 1st, 2020. Based on these criteria, 368 individuals were prospectively </w:t>
      </w:r>
      <w:del w:id="369" w:author="hp" w:date="2021-01-12T16:36:00Z">
        <w:r w:rsidDel="003A5513">
          <w:delText>healthcare-</w:delText>
        </w:r>
      </w:del>
      <w:r>
        <w:t xml:space="preserve">needing </w:t>
      </w:r>
      <w:ins w:id="370" w:author="hp" w:date="2021-01-12T16:36:00Z">
        <w:r w:rsidR="003A5513">
          <w:t xml:space="preserve">health care </w:t>
        </w:r>
      </w:ins>
      <w:r>
        <w:t xml:space="preserve">during the pandemic (Figure </w:t>
      </w:r>
      <w:r w:rsidR="001B5DA8">
        <w:t>6</w:t>
      </w:r>
      <w:r>
        <w:t>)</w:t>
      </w:r>
    </w:p>
    <w:p w14:paraId="63FA8A08" w14:textId="551DBAC1" w:rsidR="007B7407" w:rsidRDefault="007B7407" w:rsidP="00DF4D43">
      <w:pPr>
        <w:tabs>
          <w:tab w:val="left" w:pos="43"/>
          <w:tab w:val="left" w:pos="284"/>
        </w:tabs>
        <w:jc w:val="both"/>
        <w:rPr>
          <w:rFonts w:eastAsia="Arial" w:cs="Arial"/>
          <w:sz w:val="18"/>
          <w:szCs w:val="21"/>
        </w:rPr>
      </w:pPr>
    </w:p>
    <w:p w14:paraId="1D8E5410" w14:textId="787526B3" w:rsidR="007B7407" w:rsidRDefault="007B7407" w:rsidP="00DF4D43">
      <w:pPr>
        <w:jc w:val="both"/>
      </w:pPr>
      <w:r w:rsidRPr="001E7519">
        <w:t xml:space="preserve">Among </w:t>
      </w:r>
      <w:r>
        <w:t>this population of healthcare-needing respondents, 13</w:t>
      </w:r>
      <w:r w:rsidRPr="001E7519">
        <w:t xml:space="preserve">% visited private clinics and </w:t>
      </w:r>
      <w:r>
        <w:t>8</w:t>
      </w:r>
      <w:r w:rsidRPr="001E7519">
        <w:t>% visited general public hospitals</w:t>
      </w:r>
      <w:r>
        <w:t xml:space="preserve"> and none </w:t>
      </w:r>
      <w:r w:rsidRPr="001E7519">
        <w:t>went to a specialized COVID-19 care centre</w:t>
      </w:r>
      <w:r>
        <w:t xml:space="preserve"> (Figure </w:t>
      </w:r>
      <w:r w:rsidR="00CC7FEA">
        <w:t>7</w:t>
      </w:r>
      <w:r>
        <w:t>).</w:t>
      </w:r>
    </w:p>
    <w:p w14:paraId="28E49E52" w14:textId="77777777" w:rsidR="00422B6C" w:rsidRDefault="00422B6C" w:rsidP="00DF4D43">
      <w:pPr>
        <w:tabs>
          <w:tab w:val="left" w:pos="43"/>
          <w:tab w:val="left" w:pos="284"/>
        </w:tabs>
        <w:jc w:val="both"/>
        <w:rPr>
          <w:rFonts w:eastAsia="Arial" w:cs="Arial"/>
          <w:sz w:val="18"/>
          <w:szCs w:val="21"/>
        </w:rPr>
      </w:pPr>
    </w:p>
    <w:p w14:paraId="783BA6A7" w14:textId="01C976F1" w:rsidR="007B7407" w:rsidRDefault="00606A20" w:rsidP="00DF4D43">
      <w:pPr>
        <w:tabs>
          <w:tab w:val="left" w:pos="43"/>
          <w:tab w:val="left" w:pos="284"/>
        </w:tabs>
        <w:jc w:val="both"/>
        <w:rPr>
          <w:rFonts w:eastAsia="Arial" w:cs="Arial"/>
          <w:sz w:val="18"/>
          <w:szCs w:val="21"/>
        </w:rPr>
      </w:pPr>
      <w:r>
        <w:rPr>
          <w:noProof/>
        </w:rPr>
        <mc:AlternateContent>
          <mc:Choice Requires="wps">
            <w:drawing>
              <wp:anchor distT="0" distB="0" distL="114300" distR="114300" simplePos="0" relativeHeight="251779072" behindDoc="0" locked="0" layoutInCell="1" allowOverlap="1" wp14:anchorId="1FBF1EF3" wp14:editId="7105D519">
                <wp:simplePos x="0" y="0"/>
                <wp:positionH relativeFrom="column">
                  <wp:posOffset>2593668</wp:posOffset>
                </wp:positionH>
                <wp:positionV relativeFrom="page">
                  <wp:posOffset>3570892</wp:posOffset>
                </wp:positionV>
                <wp:extent cx="3942715" cy="412750"/>
                <wp:effectExtent l="0" t="0" r="0" b="6350"/>
                <wp:wrapSquare wrapText="bothSides"/>
                <wp:docPr id="29" name="Text Box 29"/>
                <wp:cNvGraphicFramePr/>
                <a:graphic xmlns:a="http://schemas.openxmlformats.org/drawingml/2006/main">
                  <a:graphicData uri="http://schemas.microsoft.com/office/word/2010/wordprocessingShape">
                    <wps:wsp>
                      <wps:cNvSpPr txBox="1"/>
                      <wps:spPr>
                        <a:xfrm>
                          <a:off x="0" y="0"/>
                          <a:ext cx="3942715" cy="412750"/>
                        </a:xfrm>
                        <a:prstGeom prst="rect">
                          <a:avLst/>
                        </a:prstGeom>
                        <a:solidFill>
                          <a:prstClr val="white"/>
                        </a:solidFill>
                        <a:ln>
                          <a:noFill/>
                        </a:ln>
                      </wps:spPr>
                      <wps:txbx>
                        <w:txbxContent>
                          <w:p w14:paraId="4094F2F4" w14:textId="5BCD7E66" w:rsidR="00ED6AFF" w:rsidRPr="005779FD" w:rsidRDefault="00ED6AFF" w:rsidP="007B7407">
                            <w:pPr>
                              <w:pStyle w:val="Caption"/>
                              <w:rPr>
                                <w:rFonts w:ascii="Open Sans" w:hAnsi="Open Sans"/>
                                <w:b w:val="0"/>
                                <w:bCs w:val="0"/>
                                <w:noProof/>
                                <w:color w:val="000000" w:themeColor="text1"/>
                                <w:sz w:val="18"/>
                                <w:szCs w:val="16"/>
                              </w:rPr>
                            </w:pPr>
                            <w:r>
                              <w:t xml:space="preserve">Figure </w:t>
                            </w:r>
                            <w:r w:rsidR="001A3596">
                              <w:fldChar w:fldCharType="begin"/>
                            </w:r>
                            <w:r w:rsidR="001A3596">
                              <w:instrText xml:space="preserve"> SEQ Figure \* ARABIC </w:instrText>
                            </w:r>
                            <w:r w:rsidR="001A3596">
                              <w:fldChar w:fldCharType="separate"/>
                            </w:r>
                            <w:r w:rsidR="00064E85">
                              <w:rPr>
                                <w:noProof/>
                              </w:rPr>
                              <w:t>6</w:t>
                            </w:r>
                            <w:r w:rsidR="001A3596">
                              <w:rPr>
                                <w:noProof/>
                              </w:rPr>
                              <w:fldChar w:fldCharType="end"/>
                            </w:r>
                            <w:r>
                              <w:t>:</w:t>
                            </w:r>
                            <w:r>
                              <w:rPr>
                                <w:b w:val="0"/>
                                <w:bCs w:val="0"/>
                              </w:rPr>
                              <w:t xml:space="preserve"> </w:t>
                            </w:r>
                            <w:r>
                              <w:rPr>
                                <w:b w:val="0"/>
                                <w:bCs w:val="0"/>
                                <w:color w:val="000000" w:themeColor="text1"/>
                              </w:rPr>
                              <w:t>Euler diagram showing the sets of individuals with chronic conditions, acute symptoms and COVID-like symptoms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F1EF3" id="Text Box 29" o:spid="_x0000_s1037" type="#_x0000_t202" style="position:absolute;left:0;text-align:left;margin-left:204.25pt;margin-top:281.15pt;width:310.45pt;height:3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" stroked="f">
                <v:textbox inset="0,0,0,0">
                  <w:txbxContent>
                    <w:p w14:paraId="4094F2F4" w14:textId="5BCD7E66" w:rsidR="00ED6AFF" w:rsidRPr="005779FD" w:rsidRDefault="00ED6AFF" w:rsidP="007B7407">
                      <w:pPr>
                        <w:pStyle w:val="Caption"/>
                        <w:rPr>
                          <w:rFonts w:ascii="Open Sans" w:hAnsi="Open Sans"/>
                          <w:b w:val="0"/>
                          <w:bCs w:val="0"/>
                          <w:noProof/>
                          <w:color w:val="000000" w:themeColor="text1"/>
                          <w:sz w:val="18"/>
                          <w:szCs w:val="16"/>
                        </w:rPr>
                      </w:pPr>
                      <w:r>
                        <w:t xml:space="preserve">Figure </w:t>
                      </w:r>
                      <w:fldSimple w:instr=" SEQ Figure \* ARABIC ">
                        <w:r w:rsidR="00064E85">
                          <w:rPr>
                            <w:noProof/>
                          </w:rPr>
                          <w:t>6</w:t>
                        </w:r>
                      </w:fldSimple>
                      <w:r>
                        <w:t>:</w:t>
                      </w:r>
                      <w:r>
                        <w:rPr>
                          <w:b w:val="0"/>
                          <w:bCs w:val="0"/>
                        </w:rPr>
                        <w:t xml:space="preserve"> </w:t>
                      </w:r>
                      <w:r>
                        <w:rPr>
                          <w:b w:val="0"/>
                          <w:bCs w:val="0"/>
                          <w:color w:val="000000" w:themeColor="text1"/>
                        </w:rPr>
                        <w:t>Euler diagram showing the sets of individuals with chronic conditions, acute symptoms and COVID-like symptoms</w:t>
                      </w:r>
                    </w:p>
                  </w:txbxContent>
                </v:textbox>
                <w10:wrap type="square" anchory="page"/>
              </v:shape>
            </w:pict>
          </mc:Fallback>
        </mc:AlternateContent>
      </w:r>
    </w:p>
    <w:p w14:paraId="23754164" w14:textId="0EED23F4" w:rsidR="007B7407" w:rsidRPr="001E7519" w:rsidRDefault="007B7407" w:rsidP="00DF4D43">
      <w:pPr>
        <w:jc w:val="both"/>
      </w:pPr>
      <w:r w:rsidRPr="001E7519">
        <w:t>Forty-seven participants reported hospitalization, but only one hospitalization was in relation to COVID-19. Very few individuals reported additional health expenditure due to COVID-19; in cases when this was reported, the additional expenses were mainly for the purchase of personal protective equipment (7 participants paid for transport, 2 for the test and 2 for consultation).</w:t>
      </w:r>
    </w:p>
    <w:p w14:paraId="645A6262" w14:textId="77777777" w:rsidR="007B7407" w:rsidRPr="001E7519" w:rsidRDefault="007B7407" w:rsidP="00DF4D43">
      <w:pPr>
        <w:tabs>
          <w:tab w:val="left" w:pos="43"/>
          <w:tab w:val="left" w:pos="284"/>
        </w:tabs>
        <w:jc w:val="both"/>
        <w:rPr>
          <w:rFonts w:eastAsia="Arial" w:cs="Arial"/>
          <w:sz w:val="18"/>
          <w:szCs w:val="21"/>
        </w:rPr>
      </w:pPr>
    </w:p>
    <w:p w14:paraId="7A7D2742" w14:textId="2F07D490" w:rsidR="007B7407" w:rsidRPr="001E7519" w:rsidRDefault="007B7407" w:rsidP="00DF4D43">
      <w:pPr>
        <w:jc w:val="both"/>
      </w:pPr>
      <w:r w:rsidRPr="001E7519">
        <w:t>In the group of people with chronic conditions, 14.8% experienced disruption in the continuity of care and 11% had difficulties in access</w:t>
      </w:r>
      <w:r w:rsidR="00422B6C">
        <w:t xml:space="preserve">ing </w:t>
      </w:r>
      <w:r w:rsidRPr="001E7519">
        <w:t>their regular treatment.</w:t>
      </w:r>
    </w:p>
    <w:p w14:paraId="2E581121" w14:textId="77777777" w:rsidR="007B7407" w:rsidRPr="001E7519" w:rsidRDefault="007B7407" w:rsidP="007B7407">
      <w:pPr>
        <w:tabs>
          <w:tab w:val="left" w:pos="43"/>
          <w:tab w:val="left" w:pos="284"/>
        </w:tabs>
        <w:ind w:hanging="2"/>
        <w:rPr>
          <w:rFonts w:eastAsia="Arial" w:cs="Arial"/>
          <w:sz w:val="18"/>
          <w:szCs w:val="21"/>
        </w:rPr>
      </w:pPr>
    </w:p>
    <w:p w14:paraId="0395E619" w14:textId="63956AAC" w:rsidR="007B7407" w:rsidRDefault="007B7407" w:rsidP="007B7407">
      <w:pPr>
        <w:tabs>
          <w:tab w:val="left" w:pos="43"/>
          <w:tab w:val="left" w:pos="284"/>
        </w:tabs>
        <w:ind w:hanging="2"/>
        <w:rPr>
          <w:rFonts w:eastAsia="Arial" w:cs="Arial"/>
          <w:sz w:val="18"/>
          <w:szCs w:val="21"/>
        </w:rPr>
      </w:pPr>
      <w:r>
        <w:rPr>
          <w:rFonts w:eastAsia="Arial" w:cs="Arial"/>
          <w:noProof/>
          <w:sz w:val="18"/>
          <w:szCs w:val="21"/>
        </w:rPr>
        <w:drawing>
          <wp:anchor distT="0" distB="0" distL="114300" distR="114300" simplePos="0" relativeHeight="251776000" behindDoc="0" locked="0" layoutInCell="1" allowOverlap="1" wp14:anchorId="33355EBA" wp14:editId="488A52C3">
            <wp:simplePos x="0" y="0"/>
            <wp:positionH relativeFrom="column">
              <wp:posOffset>396875</wp:posOffset>
            </wp:positionH>
            <wp:positionV relativeFrom="paragraph">
              <wp:posOffset>17145</wp:posOffset>
            </wp:positionV>
            <wp:extent cx="5668010" cy="3239135"/>
            <wp:effectExtent l="0" t="0" r="0" b="0"/>
            <wp:wrapSquare wrapText="bothSides"/>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68010" cy="3239135"/>
                    </a:xfrm>
                    <a:prstGeom prst="rect">
                      <a:avLst/>
                    </a:prstGeom>
                  </pic:spPr>
                </pic:pic>
              </a:graphicData>
            </a:graphic>
            <wp14:sizeRelH relativeFrom="margin">
              <wp14:pctWidth>0</wp14:pctWidth>
            </wp14:sizeRelH>
            <wp14:sizeRelV relativeFrom="margin">
              <wp14:pctHeight>0</wp14:pctHeight>
            </wp14:sizeRelV>
          </wp:anchor>
        </w:drawing>
      </w:r>
    </w:p>
    <w:p w14:paraId="28A90F05" w14:textId="2F72D656" w:rsidR="007B7407" w:rsidRDefault="007B7407" w:rsidP="007B7407">
      <w:pPr>
        <w:tabs>
          <w:tab w:val="left" w:pos="43"/>
          <w:tab w:val="left" w:pos="284"/>
        </w:tabs>
        <w:ind w:hanging="2"/>
        <w:rPr>
          <w:rFonts w:eastAsia="Arial" w:cs="Arial"/>
          <w:sz w:val="18"/>
          <w:szCs w:val="21"/>
        </w:rPr>
      </w:pPr>
    </w:p>
    <w:p w14:paraId="78B206A8" w14:textId="77777777" w:rsidR="007B7407" w:rsidRDefault="007B7407" w:rsidP="007B7407">
      <w:pPr>
        <w:tabs>
          <w:tab w:val="left" w:pos="43"/>
          <w:tab w:val="left" w:pos="284"/>
        </w:tabs>
        <w:ind w:hanging="2"/>
        <w:rPr>
          <w:rFonts w:eastAsia="Arial" w:cs="Arial"/>
          <w:sz w:val="18"/>
          <w:szCs w:val="21"/>
        </w:rPr>
      </w:pPr>
    </w:p>
    <w:p w14:paraId="60B6650C" w14:textId="77777777" w:rsidR="007B7407" w:rsidRDefault="007B7407" w:rsidP="007B7407">
      <w:pPr>
        <w:tabs>
          <w:tab w:val="left" w:pos="43"/>
          <w:tab w:val="left" w:pos="284"/>
        </w:tabs>
        <w:ind w:hanging="2"/>
        <w:rPr>
          <w:rFonts w:eastAsia="Arial" w:cs="Arial"/>
          <w:sz w:val="18"/>
          <w:szCs w:val="21"/>
        </w:rPr>
      </w:pPr>
    </w:p>
    <w:p w14:paraId="504F6DAD" w14:textId="77777777" w:rsidR="007B7407" w:rsidRDefault="007B7407" w:rsidP="007B7407">
      <w:pPr>
        <w:tabs>
          <w:tab w:val="left" w:pos="43"/>
          <w:tab w:val="left" w:pos="284"/>
        </w:tabs>
        <w:ind w:hanging="2"/>
        <w:rPr>
          <w:rFonts w:eastAsia="Arial" w:cs="Arial"/>
          <w:sz w:val="18"/>
          <w:szCs w:val="21"/>
        </w:rPr>
      </w:pPr>
    </w:p>
    <w:p w14:paraId="122F6A68" w14:textId="77777777" w:rsidR="007B7407" w:rsidRDefault="007B7407" w:rsidP="007B7407">
      <w:pPr>
        <w:tabs>
          <w:tab w:val="left" w:pos="43"/>
          <w:tab w:val="left" w:pos="284"/>
        </w:tabs>
        <w:ind w:hanging="2"/>
        <w:rPr>
          <w:rFonts w:eastAsia="Arial" w:cs="Arial"/>
          <w:sz w:val="18"/>
          <w:szCs w:val="21"/>
        </w:rPr>
      </w:pPr>
    </w:p>
    <w:p w14:paraId="4011C21E" w14:textId="77777777" w:rsidR="007B7407" w:rsidRDefault="007B7407" w:rsidP="007B7407">
      <w:pPr>
        <w:tabs>
          <w:tab w:val="left" w:pos="43"/>
          <w:tab w:val="left" w:pos="284"/>
        </w:tabs>
        <w:ind w:hanging="2"/>
        <w:rPr>
          <w:rFonts w:eastAsia="Arial" w:cs="Arial"/>
          <w:sz w:val="18"/>
          <w:szCs w:val="21"/>
        </w:rPr>
      </w:pPr>
    </w:p>
    <w:p w14:paraId="0450C46E" w14:textId="77777777" w:rsidR="007B7407" w:rsidRDefault="007B7407" w:rsidP="007B7407">
      <w:pPr>
        <w:tabs>
          <w:tab w:val="left" w:pos="43"/>
          <w:tab w:val="left" w:pos="284"/>
        </w:tabs>
        <w:ind w:hanging="2"/>
        <w:rPr>
          <w:rFonts w:eastAsia="Arial" w:cs="Arial"/>
          <w:sz w:val="18"/>
          <w:szCs w:val="21"/>
        </w:rPr>
      </w:pPr>
    </w:p>
    <w:p w14:paraId="298C6709" w14:textId="77777777" w:rsidR="007B7407" w:rsidRDefault="007B7407" w:rsidP="007B7407">
      <w:pPr>
        <w:tabs>
          <w:tab w:val="left" w:pos="43"/>
          <w:tab w:val="left" w:pos="284"/>
        </w:tabs>
        <w:ind w:hanging="2"/>
        <w:rPr>
          <w:rFonts w:eastAsia="Arial" w:cs="Arial"/>
          <w:sz w:val="18"/>
          <w:szCs w:val="21"/>
        </w:rPr>
      </w:pPr>
    </w:p>
    <w:p w14:paraId="0A598B28" w14:textId="77777777" w:rsidR="007B7407" w:rsidRDefault="007B7407" w:rsidP="007B7407">
      <w:pPr>
        <w:tabs>
          <w:tab w:val="left" w:pos="43"/>
          <w:tab w:val="left" w:pos="284"/>
        </w:tabs>
        <w:ind w:hanging="2"/>
        <w:rPr>
          <w:rFonts w:eastAsia="Arial" w:cs="Arial"/>
          <w:sz w:val="18"/>
          <w:szCs w:val="21"/>
        </w:rPr>
      </w:pPr>
    </w:p>
    <w:p w14:paraId="283C2A91" w14:textId="77777777" w:rsidR="007B7407" w:rsidRDefault="007B7407" w:rsidP="007B7407">
      <w:pPr>
        <w:tabs>
          <w:tab w:val="left" w:pos="43"/>
          <w:tab w:val="left" w:pos="284"/>
        </w:tabs>
        <w:ind w:hanging="2"/>
        <w:rPr>
          <w:rFonts w:eastAsia="Arial" w:cs="Arial"/>
          <w:sz w:val="18"/>
          <w:szCs w:val="21"/>
        </w:rPr>
      </w:pPr>
    </w:p>
    <w:p w14:paraId="2739B686" w14:textId="77777777" w:rsidR="007B7407" w:rsidRDefault="007B7407" w:rsidP="007B7407">
      <w:pPr>
        <w:tabs>
          <w:tab w:val="left" w:pos="43"/>
          <w:tab w:val="left" w:pos="284"/>
        </w:tabs>
        <w:ind w:hanging="2"/>
        <w:rPr>
          <w:rFonts w:eastAsia="Arial" w:cs="Arial"/>
          <w:sz w:val="18"/>
          <w:szCs w:val="21"/>
        </w:rPr>
      </w:pPr>
    </w:p>
    <w:p w14:paraId="6C1BEED8" w14:textId="77777777" w:rsidR="007B7407" w:rsidRDefault="007B7407" w:rsidP="007B7407">
      <w:pPr>
        <w:tabs>
          <w:tab w:val="left" w:pos="43"/>
          <w:tab w:val="left" w:pos="284"/>
        </w:tabs>
        <w:ind w:hanging="2"/>
        <w:rPr>
          <w:rFonts w:eastAsia="Arial" w:cs="Arial"/>
          <w:sz w:val="18"/>
          <w:szCs w:val="21"/>
        </w:rPr>
      </w:pPr>
    </w:p>
    <w:p w14:paraId="06A6CF35" w14:textId="77777777" w:rsidR="007B7407" w:rsidRDefault="007B7407" w:rsidP="007B7407">
      <w:pPr>
        <w:tabs>
          <w:tab w:val="left" w:pos="43"/>
          <w:tab w:val="left" w:pos="284"/>
        </w:tabs>
        <w:ind w:hanging="2"/>
        <w:rPr>
          <w:rFonts w:eastAsia="Arial" w:cs="Arial"/>
          <w:sz w:val="18"/>
          <w:szCs w:val="21"/>
        </w:rPr>
      </w:pPr>
    </w:p>
    <w:p w14:paraId="4867C5BF" w14:textId="77777777" w:rsidR="007B7407" w:rsidRDefault="007B7407" w:rsidP="007B7407">
      <w:pPr>
        <w:tabs>
          <w:tab w:val="left" w:pos="43"/>
          <w:tab w:val="left" w:pos="284"/>
        </w:tabs>
        <w:ind w:hanging="2"/>
        <w:rPr>
          <w:rFonts w:eastAsia="Arial" w:cs="Arial"/>
          <w:sz w:val="18"/>
          <w:szCs w:val="21"/>
        </w:rPr>
      </w:pPr>
    </w:p>
    <w:p w14:paraId="501A11A5" w14:textId="77777777" w:rsidR="007B7407" w:rsidRDefault="007B7407" w:rsidP="007B7407">
      <w:pPr>
        <w:tabs>
          <w:tab w:val="left" w:pos="43"/>
          <w:tab w:val="left" w:pos="284"/>
        </w:tabs>
        <w:ind w:hanging="2"/>
        <w:rPr>
          <w:rFonts w:eastAsia="Arial" w:cs="Arial"/>
          <w:sz w:val="18"/>
          <w:szCs w:val="21"/>
        </w:rPr>
      </w:pPr>
    </w:p>
    <w:p w14:paraId="1323B7F1" w14:textId="7F6FB3D0" w:rsidR="007B7407" w:rsidRDefault="007B7407" w:rsidP="007B7407">
      <w:pPr>
        <w:tabs>
          <w:tab w:val="left" w:pos="43"/>
          <w:tab w:val="left" w:pos="284"/>
        </w:tabs>
        <w:ind w:hanging="2"/>
        <w:rPr>
          <w:rFonts w:eastAsia="Arial" w:cs="Arial"/>
          <w:sz w:val="18"/>
          <w:szCs w:val="21"/>
        </w:rPr>
      </w:pPr>
    </w:p>
    <w:p w14:paraId="5C545996" w14:textId="77777777" w:rsidR="007B7407" w:rsidRDefault="007B7407" w:rsidP="007B7407">
      <w:pPr>
        <w:tabs>
          <w:tab w:val="left" w:pos="43"/>
          <w:tab w:val="left" w:pos="284"/>
        </w:tabs>
        <w:ind w:hanging="2"/>
        <w:rPr>
          <w:rFonts w:eastAsia="Arial" w:cs="Arial"/>
          <w:sz w:val="18"/>
          <w:szCs w:val="21"/>
        </w:rPr>
      </w:pPr>
    </w:p>
    <w:p w14:paraId="2AFDC2CF" w14:textId="4CFE88B6" w:rsidR="007B7407" w:rsidRDefault="007B7407" w:rsidP="007B7407">
      <w:pPr>
        <w:tabs>
          <w:tab w:val="left" w:pos="43"/>
          <w:tab w:val="left" w:pos="284"/>
        </w:tabs>
        <w:ind w:hanging="2"/>
        <w:rPr>
          <w:rFonts w:eastAsia="Arial" w:cs="Arial"/>
          <w:sz w:val="18"/>
          <w:szCs w:val="21"/>
        </w:rPr>
      </w:pPr>
      <w:r>
        <w:rPr>
          <w:noProof/>
        </w:rPr>
        <mc:AlternateContent>
          <mc:Choice Requires="wps">
            <w:drawing>
              <wp:anchor distT="0" distB="0" distL="114300" distR="114300" simplePos="0" relativeHeight="251777024" behindDoc="0" locked="0" layoutInCell="1" allowOverlap="1" wp14:anchorId="42292221" wp14:editId="74A330A1">
                <wp:simplePos x="0" y="0"/>
                <wp:positionH relativeFrom="column">
                  <wp:posOffset>518160</wp:posOffset>
                </wp:positionH>
                <wp:positionV relativeFrom="paragraph">
                  <wp:posOffset>192405</wp:posOffset>
                </wp:positionV>
                <wp:extent cx="5798185" cy="342900"/>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98185" cy="342900"/>
                        </a:xfrm>
                        <a:prstGeom prst="rect">
                          <a:avLst/>
                        </a:prstGeom>
                        <a:solidFill>
                          <a:prstClr val="white"/>
                        </a:solidFill>
                        <a:ln>
                          <a:noFill/>
                        </a:ln>
                      </wps:spPr>
                      <wps:txbx>
                        <w:txbxContent>
                          <w:p w14:paraId="2D3961F8" w14:textId="460608BD" w:rsidR="00ED6AFF" w:rsidRPr="005779FD" w:rsidRDefault="00ED6AFF" w:rsidP="007B7407">
                            <w:pPr>
                              <w:pStyle w:val="Caption"/>
                              <w:rPr>
                                <w:rFonts w:ascii="Open Sans" w:hAnsi="Open Sans"/>
                                <w:b w:val="0"/>
                                <w:bCs w:val="0"/>
                                <w:noProof/>
                                <w:color w:val="000000" w:themeColor="text1"/>
                                <w:sz w:val="18"/>
                                <w:szCs w:val="16"/>
                              </w:rPr>
                            </w:pPr>
                            <w:r>
                              <w:t xml:space="preserve">Figure </w:t>
                            </w:r>
                            <w:r w:rsidR="001A3596">
                              <w:fldChar w:fldCharType="begin"/>
                            </w:r>
                            <w:r w:rsidR="001A3596">
                              <w:instrText xml:space="preserve"> SEQ Figure \* ARABIC </w:instrText>
                            </w:r>
                            <w:r w:rsidR="001A3596">
                              <w:fldChar w:fldCharType="separate"/>
                            </w:r>
                            <w:r w:rsidR="00064E85">
                              <w:rPr>
                                <w:noProof/>
                              </w:rPr>
                              <w:t>7</w:t>
                            </w:r>
                            <w:r w:rsidR="001A3596">
                              <w:rPr>
                                <w:noProof/>
                              </w:rPr>
                              <w:fldChar w:fldCharType="end"/>
                            </w:r>
                            <w:r>
                              <w:t>:</w:t>
                            </w:r>
                            <w:r>
                              <w:rPr>
                                <w:b w:val="0"/>
                                <w:bCs w:val="0"/>
                              </w:rPr>
                              <w:t xml:space="preserve"> </w:t>
                            </w:r>
                            <w:r>
                              <w:rPr>
                                <w:b w:val="0"/>
                                <w:bCs w:val="0"/>
                                <w:color w:val="000000" w:themeColor="text1"/>
                              </w:rPr>
                              <w:t>Health services used by those who reported any acute symptom or chronic condition</w:t>
                            </w:r>
                            <w:r w:rsidR="00B0030B">
                              <w:rPr>
                                <w:b w:val="0"/>
                                <w:bCs w:val="0"/>
                                <w:color w:val="000000" w:themeColor="text1"/>
                              </w:rPr>
                              <w:t xml:space="preserve"> (</w:t>
                            </w:r>
                            <w:ins w:id="371" w:author="hp" w:date="2021-01-21T11:00:00Z">
                              <w:r w:rsidR="00B0030B">
                                <w:rPr>
                                  <w:b w:val="0"/>
                                  <w:bCs w:val="0"/>
                                  <w:color w:val="000000" w:themeColor="text1"/>
                                </w:rPr>
                                <w:t>denominator 368?)</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92221" id="Text Box 27" o:spid="_x0000_s1038" type="#_x0000_t202" style="position:absolute;margin-left:40.8pt;margin-top:15.15pt;width:456.55pt;height:2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" stroked="f">
                <v:textbox inset="0,0,0,0">
                  <w:txbxContent>
                    <w:p w14:paraId="2D3961F8" w14:textId="460608BD" w:rsidR="00ED6AFF" w:rsidRPr="005779FD" w:rsidRDefault="00ED6AFF" w:rsidP="007B7407">
                      <w:pPr>
                        <w:pStyle w:val="Caption"/>
                        <w:rPr>
                          <w:rFonts w:ascii="Open Sans" w:hAnsi="Open Sans"/>
                          <w:b w:val="0"/>
                          <w:bCs w:val="0"/>
                          <w:noProof/>
                          <w:color w:val="000000" w:themeColor="text1"/>
                          <w:sz w:val="18"/>
                          <w:szCs w:val="16"/>
                        </w:rPr>
                      </w:pPr>
                      <w:r>
                        <w:t xml:space="preserve">Figure </w:t>
                      </w:r>
                      <w:fldSimple w:instr=" SEQ Figure \* ARABIC ">
                        <w:r w:rsidR="00064E85">
                          <w:rPr>
                            <w:noProof/>
                          </w:rPr>
                          <w:t>7</w:t>
                        </w:r>
                      </w:fldSimple>
                      <w:r>
                        <w:t>:</w:t>
                      </w:r>
                      <w:r>
                        <w:rPr>
                          <w:b w:val="0"/>
                          <w:bCs w:val="0"/>
                        </w:rPr>
                        <w:t xml:space="preserve"> </w:t>
                      </w:r>
                      <w:r>
                        <w:rPr>
                          <w:b w:val="0"/>
                          <w:bCs w:val="0"/>
                          <w:color w:val="000000" w:themeColor="text1"/>
                        </w:rPr>
                        <w:t>Health services used by those who reported any acute symptom or chronic condition</w:t>
                      </w:r>
                      <w:r w:rsidR="00B0030B">
                        <w:rPr>
                          <w:b w:val="0"/>
                          <w:bCs w:val="0"/>
                          <w:color w:val="000000" w:themeColor="text1"/>
                        </w:rPr>
                        <w:t xml:space="preserve"> (</w:t>
                      </w:r>
                      <w:ins w:id="226" w:author="hp" w:date="2021-01-21T11:00:00Z">
                        <w:r w:rsidR="00B0030B">
                          <w:rPr>
                            <w:b w:val="0"/>
                            <w:bCs w:val="0"/>
                            <w:color w:val="000000" w:themeColor="text1"/>
                          </w:rPr>
                          <w:t>denominator 368?)</w:t>
                        </w:r>
                      </w:ins>
                    </w:p>
                  </w:txbxContent>
                </v:textbox>
                <w10:wrap type="topAndBottom"/>
              </v:shape>
            </w:pict>
          </mc:Fallback>
        </mc:AlternateContent>
      </w:r>
    </w:p>
    <w:p w14:paraId="64274794" w14:textId="403EFF3B" w:rsidR="007B7407" w:rsidRDefault="007B7407" w:rsidP="00AB56DF"/>
    <w:p w14:paraId="762A62A7" w14:textId="77777777" w:rsidR="00AB56DF" w:rsidRDefault="00AB56DF" w:rsidP="00AB56DF">
      <w:pPr>
        <w:rPr>
          <w:rFonts w:ascii="OpenSans" w:hAnsi="OpenSans" w:cs="OpenSans"/>
          <w:sz w:val="18"/>
        </w:rPr>
      </w:pPr>
    </w:p>
    <w:p w14:paraId="763C95EB" w14:textId="309C6BEA" w:rsidR="00AB56DF" w:rsidRDefault="00A718D3" w:rsidP="00B0030B">
      <w:pPr>
        <w:jc w:val="both"/>
      </w:pPr>
      <w:r>
        <w:lastRenderedPageBreak/>
        <w:t>Among those who reported acute symptoms, o</w:t>
      </w:r>
      <w:r w:rsidR="00AB56DF">
        <w:t xml:space="preserve">nly 75 individuals (7%) sought medical attention; the majority (62%) used self-medication on the advice of a member of the family or a significant other. Paracetamol, traditional medicines and antibiotics were the most commonly used remedies for those who had symptoms (Figure </w:t>
      </w:r>
      <w:r w:rsidR="003C498A">
        <w:t>8</w:t>
      </w:r>
      <w:r w:rsidR="00AB56DF">
        <w:t xml:space="preserve">). </w:t>
      </w:r>
    </w:p>
    <w:p w14:paraId="4BD25672" w14:textId="5F4B2F59" w:rsidR="00AB56DF" w:rsidRDefault="00AB56DF" w:rsidP="00AB56DF"/>
    <w:p w14:paraId="626464AA" w14:textId="77777777" w:rsidR="00AB56DF" w:rsidRDefault="00AB56DF" w:rsidP="007B7407">
      <w:pPr>
        <w:rPr>
          <w:sz w:val="24"/>
          <w:szCs w:val="23"/>
        </w:rPr>
      </w:pPr>
    </w:p>
    <w:p w14:paraId="20627195" w14:textId="6F734192" w:rsidR="0028280C" w:rsidRDefault="00193B7D" w:rsidP="00606A20">
      <w:r>
        <w:rPr>
          <w:noProof/>
        </w:rPr>
        <mc:AlternateContent>
          <mc:Choice Requires="wps">
            <w:drawing>
              <wp:anchor distT="0" distB="0" distL="114300" distR="114300" simplePos="0" relativeHeight="251784192" behindDoc="0" locked="0" layoutInCell="1" allowOverlap="1" wp14:anchorId="69B33FC8" wp14:editId="40115D0C">
                <wp:simplePos x="0" y="0"/>
                <wp:positionH relativeFrom="column">
                  <wp:posOffset>262890</wp:posOffset>
                </wp:positionH>
                <wp:positionV relativeFrom="paragraph">
                  <wp:posOffset>2960780</wp:posOffset>
                </wp:positionV>
                <wp:extent cx="5978525" cy="635"/>
                <wp:effectExtent l="0" t="0" r="3175" b="0"/>
                <wp:wrapTopAndBottom/>
                <wp:docPr id="14" name="Text Box 14"/>
                <wp:cNvGraphicFramePr/>
                <a:graphic xmlns:a="http://schemas.openxmlformats.org/drawingml/2006/main">
                  <a:graphicData uri="http://schemas.microsoft.com/office/word/2010/wordprocessingShape">
                    <wps:wsp>
                      <wps:cNvSpPr txBox="1"/>
                      <wps:spPr>
                        <a:xfrm>
                          <a:off x="0" y="0"/>
                          <a:ext cx="5978525" cy="635"/>
                        </a:xfrm>
                        <a:prstGeom prst="rect">
                          <a:avLst/>
                        </a:prstGeom>
                        <a:solidFill>
                          <a:prstClr val="white"/>
                        </a:solidFill>
                        <a:ln>
                          <a:noFill/>
                        </a:ln>
                      </wps:spPr>
                      <wps:txbx>
                        <w:txbxContent>
                          <w:p w14:paraId="44A133E5" w14:textId="38BBF91B" w:rsidR="00ED6AFF" w:rsidRPr="005779FD" w:rsidRDefault="00ED6AFF" w:rsidP="00606A20">
                            <w:pPr>
                              <w:pStyle w:val="Caption"/>
                              <w:rPr>
                                <w:rFonts w:ascii="Open Sans" w:hAnsi="Open Sans"/>
                                <w:b w:val="0"/>
                                <w:bCs w:val="0"/>
                                <w:noProof/>
                                <w:color w:val="000000" w:themeColor="text1"/>
                                <w:sz w:val="18"/>
                                <w:szCs w:val="16"/>
                              </w:rPr>
                            </w:pPr>
                            <w:r>
                              <w:t xml:space="preserve">Figure </w:t>
                            </w:r>
                            <w:r w:rsidR="001A3596">
                              <w:fldChar w:fldCharType="begin"/>
                            </w:r>
                            <w:r w:rsidR="001A3596">
                              <w:instrText xml:space="preserve"> SEQ Figure \* ARABIC </w:instrText>
                            </w:r>
                            <w:r w:rsidR="001A3596">
                              <w:fldChar w:fldCharType="separate"/>
                            </w:r>
                            <w:r w:rsidR="00064E85">
                              <w:rPr>
                                <w:noProof/>
                              </w:rPr>
                              <w:t>8</w:t>
                            </w:r>
                            <w:r w:rsidR="001A3596">
                              <w:rPr>
                                <w:noProof/>
                              </w:rPr>
                              <w:fldChar w:fldCharType="end"/>
                            </w:r>
                            <w:r>
                              <w:t>:</w:t>
                            </w:r>
                            <w:r>
                              <w:rPr>
                                <w:b w:val="0"/>
                                <w:bCs w:val="0"/>
                              </w:rPr>
                              <w:t xml:space="preserve"> </w:t>
                            </w:r>
                            <w:r w:rsidRPr="00111D17">
                              <w:rPr>
                                <w:b w:val="0"/>
                                <w:bCs w:val="0"/>
                                <w:color w:val="000000" w:themeColor="text1"/>
                              </w:rPr>
                              <w:t xml:space="preserve">Most </w:t>
                            </w:r>
                            <w:r>
                              <w:rPr>
                                <w:b w:val="0"/>
                                <w:bCs w:val="0"/>
                                <w:color w:val="000000" w:themeColor="text1"/>
                              </w:rPr>
                              <w:t>common treatment combinations used by those who reported acute symptoms. (Denominator of percentages is the 302 respondents who reported any acute symptoms.)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B33FC8" id="Text Box 14" o:spid="_x0000_s1039" type="#_x0000_t202" style="position:absolute;margin-left:20.7pt;margin-top:233.15pt;width:470.75pt;height:.05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" stroked="f">
                <v:textbox style="mso-fit-shape-to-text:t" inset="0,0,0,0">
                  <w:txbxContent>
                    <w:p w14:paraId="44A133E5" w14:textId="38BBF91B" w:rsidR="00ED6AFF" w:rsidRPr="005779FD" w:rsidRDefault="00ED6AFF" w:rsidP="00606A20">
                      <w:pPr>
                        <w:pStyle w:val="Caption"/>
                        <w:rPr>
                          <w:rFonts w:ascii="Open Sans" w:hAnsi="Open Sans"/>
                          <w:b w:val="0"/>
                          <w:bCs w:val="0"/>
                          <w:noProof/>
                          <w:color w:val="000000" w:themeColor="text1"/>
                          <w:sz w:val="18"/>
                          <w:szCs w:val="16"/>
                        </w:rPr>
                      </w:pPr>
                      <w:r>
                        <w:t xml:space="preserve">Figure </w:t>
                      </w:r>
                      <w:fldSimple w:instr=" SEQ Figure \* ARABIC ">
                        <w:r w:rsidR="00064E85">
                          <w:rPr>
                            <w:noProof/>
                          </w:rPr>
                          <w:t>8</w:t>
                        </w:r>
                      </w:fldSimple>
                      <w:r>
                        <w:t>:</w:t>
                      </w:r>
                      <w:r>
                        <w:rPr>
                          <w:b w:val="0"/>
                          <w:bCs w:val="0"/>
                        </w:rPr>
                        <w:t xml:space="preserve"> </w:t>
                      </w:r>
                      <w:r w:rsidRPr="00111D17">
                        <w:rPr>
                          <w:b w:val="0"/>
                          <w:bCs w:val="0"/>
                          <w:color w:val="000000" w:themeColor="text1"/>
                        </w:rPr>
                        <w:t xml:space="preserve">Most </w:t>
                      </w:r>
                      <w:r>
                        <w:rPr>
                          <w:b w:val="0"/>
                          <w:bCs w:val="0"/>
                          <w:color w:val="000000" w:themeColor="text1"/>
                        </w:rPr>
                        <w:t>common treatment combinations used by those who reported acute symptoms. (Denominator of percentages is the 302 respondents who reported any acute symptoms.)</w:t>
                      </w:r>
                    </w:p>
                  </w:txbxContent>
                </v:textbox>
                <w10:wrap type="topAndBottom"/>
              </v:shape>
            </w:pict>
          </mc:Fallback>
        </mc:AlternateContent>
      </w:r>
      <w:r w:rsidRPr="001E7519">
        <w:rPr>
          <w:noProof/>
          <w:sz w:val="18"/>
          <w:szCs w:val="16"/>
        </w:rPr>
        <w:drawing>
          <wp:anchor distT="0" distB="0" distL="114300" distR="114300" simplePos="0" relativeHeight="251783168" behindDoc="0" locked="0" layoutInCell="1" allowOverlap="1" wp14:anchorId="6BB126C2" wp14:editId="209FB6A0">
            <wp:simplePos x="0" y="0"/>
            <wp:positionH relativeFrom="column">
              <wp:posOffset>510090</wp:posOffset>
            </wp:positionH>
            <wp:positionV relativeFrom="paragraph">
              <wp:posOffset>619</wp:posOffset>
            </wp:positionV>
            <wp:extent cx="5334000" cy="2730500"/>
            <wp:effectExtent l="0" t="0" r="0" b="0"/>
            <wp:wrapTopAndBottom/>
            <wp:docPr id="31"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31" name="Picture" descr="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334000" cy="27305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46C6F7AE" w14:textId="33A75F13" w:rsidR="0028280C" w:rsidRDefault="0028280C" w:rsidP="00606A20"/>
    <w:p w14:paraId="1CB97AB2" w14:textId="2BFC9C7D" w:rsidR="00193B7D" w:rsidRDefault="00193B7D" w:rsidP="00D94174">
      <w:pPr>
        <w:jc w:val="both"/>
      </w:pPr>
      <w:r>
        <w:t>I</w:t>
      </w:r>
      <w:r w:rsidRPr="001E7519">
        <w:t>n seeking care either for an acute event or for a chronic condition, a number of obstacles were reported. Fifty-four individuals (15%) answered that they had encountered financial difficulty in paying for care since Ma</w:t>
      </w:r>
      <w:r>
        <w:t>r</w:t>
      </w:r>
      <w:r w:rsidRPr="001E7519">
        <w:t xml:space="preserve">ch 1st, and 45 (12%) individuals said financial difficulty caused them to delay care. Notably, only </w:t>
      </w:r>
      <w:r>
        <w:t>25 of these</w:t>
      </w:r>
      <w:r w:rsidRPr="001E7519">
        <w:t xml:space="preserve"> respondents (</w:t>
      </w:r>
      <w:r>
        <w:t>7</w:t>
      </w:r>
      <w:r w:rsidRPr="001E7519">
        <w:t>%) have medical insurance</w:t>
      </w:r>
      <w:r>
        <w:t xml:space="preserve"> (Figure 9).</w:t>
      </w:r>
    </w:p>
    <w:p w14:paraId="150C2F45" w14:textId="3500B324" w:rsidR="00AB56DF" w:rsidRPr="00AB56DF" w:rsidRDefault="00A6480A" w:rsidP="00193B7D">
      <w:pPr>
        <w:rPr>
          <w:lang w:val="en-US"/>
        </w:rPr>
      </w:pPr>
      <w:r>
        <w:rPr>
          <w:noProof/>
        </w:rPr>
        <w:drawing>
          <wp:anchor distT="0" distB="0" distL="114300" distR="114300" simplePos="0" relativeHeight="251785216" behindDoc="0" locked="0" layoutInCell="1" allowOverlap="1" wp14:anchorId="4B2065AC" wp14:editId="2B9214E7">
            <wp:simplePos x="0" y="0"/>
            <wp:positionH relativeFrom="column">
              <wp:posOffset>820420</wp:posOffset>
            </wp:positionH>
            <wp:positionV relativeFrom="paragraph">
              <wp:posOffset>72457</wp:posOffset>
            </wp:positionV>
            <wp:extent cx="4467225" cy="2432685"/>
            <wp:effectExtent l="0" t="0" r="3175" b="5715"/>
            <wp:wrapSquare wrapText="bothSides"/>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27" cstate="print">
                      <a:extLst>
                        <a:ext uri="{28A0092B-C50C-407E-A947-70E740481C1C}">
                          <a14:useLocalDpi xmlns:a14="http://schemas.microsoft.com/office/drawing/2010/main" val="0"/>
                        </a:ext>
                      </a:extLst>
                    </a:blip>
                    <a:srcRect t="5602"/>
                    <a:stretch/>
                  </pic:blipFill>
                  <pic:spPr bwMode="auto">
                    <a:xfrm>
                      <a:off x="0" y="0"/>
                      <a:ext cx="4467225" cy="2432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F71812" w14:textId="15DC06E1" w:rsidR="00193B7D" w:rsidRDefault="00193B7D" w:rsidP="00606A20"/>
    <w:p w14:paraId="7C6A299E" w14:textId="2C667298" w:rsidR="0028280C" w:rsidRDefault="0028280C" w:rsidP="00606A20"/>
    <w:p w14:paraId="114ADE1B" w14:textId="56D36C68" w:rsidR="0028280C" w:rsidRDefault="0028280C" w:rsidP="00606A20"/>
    <w:p w14:paraId="6B6E6E13" w14:textId="65813140" w:rsidR="0028280C" w:rsidRDefault="0028280C" w:rsidP="00606A20"/>
    <w:p w14:paraId="381C369B" w14:textId="0CB372DA" w:rsidR="0028280C" w:rsidRDefault="0028280C" w:rsidP="00606A20"/>
    <w:p w14:paraId="7F18C2BD" w14:textId="73F3CFA2" w:rsidR="0028280C" w:rsidRDefault="0028280C" w:rsidP="00606A20"/>
    <w:p w14:paraId="6B71672B" w14:textId="6B09AB2D" w:rsidR="0028280C" w:rsidRDefault="0028280C" w:rsidP="00606A20"/>
    <w:p w14:paraId="422E5B5D" w14:textId="7A41E175" w:rsidR="0028280C" w:rsidRDefault="0028280C" w:rsidP="00606A20"/>
    <w:p w14:paraId="04162F1C" w14:textId="0B6B6A92" w:rsidR="0028280C" w:rsidRDefault="0028280C" w:rsidP="00606A20"/>
    <w:p w14:paraId="2051F63C" w14:textId="0D72468E" w:rsidR="007B7407" w:rsidRDefault="007B7407" w:rsidP="007B7407">
      <w:pPr>
        <w:pStyle w:val="Heading2"/>
        <w:jc w:val="left"/>
        <w:rPr>
          <w:sz w:val="24"/>
          <w:szCs w:val="23"/>
        </w:rPr>
      </w:pPr>
    </w:p>
    <w:p w14:paraId="207F4B82" w14:textId="65001D8B" w:rsidR="007B7407" w:rsidRDefault="007B7407" w:rsidP="007B7407"/>
    <w:p w14:paraId="22FC9AF7" w14:textId="7E9B2A4C" w:rsidR="00606A20" w:rsidRDefault="00A6480A" w:rsidP="007B7407">
      <w:r>
        <w:rPr>
          <w:noProof/>
        </w:rPr>
        <mc:AlternateContent>
          <mc:Choice Requires="wps">
            <w:drawing>
              <wp:anchor distT="0" distB="0" distL="114300" distR="114300" simplePos="0" relativeHeight="251781120" behindDoc="0" locked="0" layoutInCell="1" allowOverlap="1" wp14:anchorId="2FA2AB61" wp14:editId="349AC31C">
                <wp:simplePos x="0" y="0"/>
                <wp:positionH relativeFrom="column">
                  <wp:posOffset>661135</wp:posOffset>
                </wp:positionH>
                <wp:positionV relativeFrom="paragraph">
                  <wp:posOffset>244442</wp:posOffset>
                </wp:positionV>
                <wp:extent cx="4836160" cy="509905"/>
                <wp:effectExtent l="0" t="0" r="2540" b="0"/>
                <wp:wrapTopAndBottom/>
                <wp:docPr id="39" name="Text Box 39"/>
                <wp:cNvGraphicFramePr/>
                <a:graphic xmlns:a="http://schemas.openxmlformats.org/drawingml/2006/main">
                  <a:graphicData uri="http://schemas.microsoft.com/office/word/2010/wordprocessingShape">
                    <wps:wsp>
                      <wps:cNvSpPr txBox="1"/>
                      <wps:spPr>
                        <a:xfrm>
                          <a:off x="0" y="0"/>
                          <a:ext cx="4836160" cy="509905"/>
                        </a:xfrm>
                        <a:prstGeom prst="rect">
                          <a:avLst/>
                        </a:prstGeom>
                        <a:solidFill>
                          <a:prstClr val="white"/>
                        </a:solidFill>
                        <a:ln>
                          <a:noFill/>
                        </a:ln>
                      </wps:spPr>
                      <wps:txbx>
                        <w:txbxContent>
                          <w:p w14:paraId="0D702D15" w14:textId="3362B0D8" w:rsidR="00ED6AFF" w:rsidRPr="005779FD" w:rsidRDefault="00ED6AFF" w:rsidP="007B7407">
                            <w:pPr>
                              <w:pStyle w:val="Caption"/>
                              <w:rPr>
                                <w:rFonts w:ascii="Open Sans" w:hAnsi="Open Sans"/>
                                <w:b w:val="0"/>
                                <w:bCs w:val="0"/>
                                <w:noProof/>
                                <w:color w:val="000000" w:themeColor="text1"/>
                                <w:sz w:val="18"/>
                                <w:szCs w:val="16"/>
                              </w:rPr>
                            </w:pPr>
                            <w:r>
                              <w:t xml:space="preserve">Figure </w:t>
                            </w:r>
                            <w:r w:rsidR="001A3596">
                              <w:fldChar w:fldCharType="begin"/>
                            </w:r>
                            <w:r w:rsidR="001A3596">
                              <w:instrText xml:space="preserve"> SEQ Figure \* ARABIC </w:instrText>
                            </w:r>
                            <w:r w:rsidR="001A3596">
                              <w:fldChar w:fldCharType="separate"/>
                            </w:r>
                            <w:r w:rsidR="00064E85">
                              <w:rPr>
                                <w:noProof/>
                              </w:rPr>
                              <w:t>9</w:t>
                            </w:r>
                            <w:r w:rsidR="001A3596">
                              <w:rPr>
                                <w:noProof/>
                              </w:rPr>
                              <w:fldChar w:fldCharType="end"/>
                            </w:r>
                            <w:r>
                              <w:t>:</w:t>
                            </w:r>
                            <w:r>
                              <w:rPr>
                                <w:b w:val="0"/>
                                <w:bCs w:val="0"/>
                              </w:rPr>
                              <w:t xml:space="preserve"> </w:t>
                            </w:r>
                            <w:r>
                              <w:rPr>
                                <w:b w:val="0"/>
                                <w:bCs w:val="0"/>
                                <w:color w:val="000000" w:themeColor="text1"/>
                              </w:rPr>
                              <w:t>Possible barriers to healthcare among those who reported at least one acute symptom or chronic condition.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2AB61" id="Text Box 39" o:spid="_x0000_s1040" type="#_x0000_t202" style="position:absolute;margin-left:52.05pt;margin-top:19.25pt;width:380.8pt;height:40.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" stroked="f">
                <v:textbox inset="0,0,0,0">
                  <w:txbxContent>
                    <w:p w14:paraId="0D702D15" w14:textId="3362B0D8" w:rsidR="00ED6AFF" w:rsidRPr="005779FD" w:rsidRDefault="00ED6AFF" w:rsidP="007B7407">
                      <w:pPr>
                        <w:pStyle w:val="Caption"/>
                        <w:rPr>
                          <w:rFonts w:ascii="Open Sans" w:hAnsi="Open Sans"/>
                          <w:b w:val="0"/>
                          <w:bCs w:val="0"/>
                          <w:noProof/>
                          <w:color w:val="000000" w:themeColor="text1"/>
                          <w:sz w:val="18"/>
                          <w:szCs w:val="16"/>
                        </w:rPr>
                      </w:pPr>
                      <w:r>
                        <w:t xml:space="preserve">Figure </w:t>
                      </w:r>
                      <w:fldSimple w:instr=" SEQ Figure \* ARABIC ">
                        <w:r w:rsidR="00064E85">
                          <w:rPr>
                            <w:noProof/>
                          </w:rPr>
                          <w:t>9</w:t>
                        </w:r>
                      </w:fldSimple>
                      <w:r>
                        <w:t>:</w:t>
                      </w:r>
                      <w:r>
                        <w:rPr>
                          <w:b w:val="0"/>
                          <w:bCs w:val="0"/>
                        </w:rPr>
                        <w:t xml:space="preserve"> </w:t>
                      </w:r>
                      <w:r>
                        <w:rPr>
                          <w:b w:val="0"/>
                          <w:bCs w:val="0"/>
                          <w:color w:val="000000" w:themeColor="text1"/>
                        </w:rPr>
                        <w:t>Possible barriers to healthcare among those who reported at least one acute symptom or chronic condition.</w:t>
                      </w:r>
                    </w:p>
                  </w:txbxContent>
                </v:textbox>
                <w10:wrap type="topAndBottom"/>
              </v:shape>
            </w:pict>
          </mc:Fallback>
        </mc:AlternateContent>
      </w:r>
    </w:p>
    <w:p w14:paraId="4E808CDF" w14:textId="77777777" w:rsidR="007B7407" w:rsidRDefault="007B7407" w:rsidP="007B7407">
      <w:pPr>
        <w:pStyle w:val="Heading2"/>
        <w:jc w:val="left"/>
        <w:rPr>
          <w:sz w:val="24"/>
          <w:szCs w:val="23"/>
        </w:rPr>
      </w:pPr>
      <w:bookmarkStart w:id="372" w:name="_Toc62137297"/>
      <w:r>
        <w:rPr>
          <w:sz w:val="24"/>
          <w:szCs w:val="23"/>
        </w:rPr>
        <w:lastRenderedPageBreak/>
        <w:t>Determinants of health service utilization</w:t>
      </w:r>
      <w:bookmarkEnd w:id="372"/>
      <w:r>
        <w:rPr>
          <w:sz w:val="24"/>
          <w:szCs w:val="23"/>
        </w:rPr>
        <w:t xml:space="preserve"> </w:t>
      </w:r>
    </w:p>
    <w:p w14:paraId="34A92E44" w14:textId="77777777" w:rsidR="007B7407" w:rsidRDefault="007B7407" w:rsidP="007B7407"/>
    <w:p w14:paraId="4316B72E" w14:textId="77777777" w:rsidR="00431331" w:rsidRDefault="007B7407" w:rsidP="00C044B8">
      <w:pPr>
        <w:jc w:val="both"/>
      </w:pPr>
      <w:bookmarkStart w:id="373" w:name="OLE_LINK115"/>
      <w:bookmarkStart w:id="374" w:name="OLE_LINK127"/>
      <w:r>
        <w:t xml:space="preserve">We used random-effects logistic models to assess determinants of </w:t>
      </w:r>
      <w:r w:rsidR="00AD1B78">
        <w:t xml:space="preserve">formal </w:t>
      </w:r>
      <w:r>
        <w:t xml:space="preserve">health service utilization among the healthcare-needing population. </w:t>
      </w:r>
      <w:r w:rsidR="00854D70">
        <w:t>Formal</w:t>
      </w:r>
      <w:r w:rsidR="00D74540">
        <w:t xml:space="preserve"> healthcare </w:t>
      </w:r>
      <w:r w:rsidR="00FA39D9">
        <w:t xml:space="preserve">included </w:t>
      </w:r>
      <w:r w:rsidR="00373599">
        <w:t xml:space="preserve">visits to </w:t>
      </w:r>
      <w:r w:rsidR="003700D1">
        <w:t>a doctor, nurse, clinic</w:t>
      </w:r>
      <w:r w:rsidR="00E00A57">
        <w:t xml:space="preserve">, </w:t>
      </w:r>
      <w:r w:rsidR="00A2654B">
        <w:t>hospital</w:t>
      </w:r>
      <w:r w:rsidR="00E00A57">
        <w:t xml:space="preserve"> or specialized COVID-19 care cent</w:t>
      </w:r>
      <w:r w:rsidR="006E65E0">
        <w:t>re</w:t>
      </w:r>
      <w:r w:rsidR="00E00A57">
        <w:t>.</w:t>
      </w:r>
      <w:r w:rsidR="008972B8">
        <w:t xml:space="preserve"> </w:t>
      </w:r>
    </w:p>
    <w:p w14:paraId="5B897B59" w14:textId="77777777" w:rsidR="00431331" w:rsidRDefault="00431331" w:rsidP="00C044B8">
      <w:pPr>
        <w:jc w:val="both"/>
      </w:pPr>
    </w:p>
    <w:p w14:paraId="5960A5B7" w14:textId="7781D9B3" w:rsidR="007B7407" w:rsidRDefault="008972B8" w:rsidP="00C044B8">
      <w:pPr>
        <w:jc w:val="both"/>
      </w:pPr>
      <w:r>
        <w:t xml:space="preserve">Only one </w:t>
      </w:r>
      <w:r w:rsidR="00BA664F">
        <w:t xml:space="preserve">predictor </w:t>
      </w:r>
      <w:r w:rsidR="006B3068">
        <w:t>was significant</w:t>
      </w:r>
      <w:r w:rsidR="00550783">
        <w:t xml:space="preserve"> at an alpha level of 0.05</w:t>
      </w:r>
      <w:r w:rsidR="005B7476">
        <w:t xml:space="preserve">: </w:t>
      </w:r>
      <w:r w:rsidR="005043D0">
        <w:t xml:space="preserve">respondents </w:t>
      </w:r>
      <w:r w:rsidR="00EB1E5D">
        <w:t xml:space="preserve">who </w:t>
      </w:r>
      <w:r w:rsidR="00EB1878">
        <w:t xml:space="preserve">felt that </w:t>
      </w:r>
      <w:r w:rsidR="00880231">
        <w:t xml:space="preserve">it was </w:t>
      </w:r>
      <w:r w:rsidR="00D54CEA">
        <w:t>dangerous to go to clinics due to</w:t>
      </w:r>
      <w:r w:rsidR="00153EC1">
        <w:t xml:space="preserve"> possible COVID-19 </w:t>
      </w:r>
      <w:r w:rsidR="005043D0">
        <w:t xml:space="preserve">exposure were significantly less likely to have </w:t>
      </w:r>
      <w:r w:rsidR="0024664A">
        <w:t xml:space="preserve">sought </w:t>
      </w:r>
      <w:del w:id="375" w:author="hp" w:date="2021-01-12T16:38:00Z">
        <w:r w:rsidR="0024664A" w:rsidDel="006734CE">
          <w:delText xml:space="preserve">our </w:delText>
        </w:r>
      </w:del>
      <w:ins w:id="376" w:author="hp" w:date="2021-01-12T16:38:00Z">
        <w:r w:rsidR="006734CE">
          <w:t xml:space="preserve">out </w:t>
        </w:r>
      </w:ins>
      <w:r w:rsidR="0024664A">
        <w:t>formal care</w:t>
      </w:r>
      <w:r w:rsidR="008106B2">
        <w:t>, unsurprisingly.</w:t>
      </w:r>
    </w:p>
    <w:p w14:paraId="4083C296" w14:textId="77777777" w:rsidR="006B3068" w:rsidRDefault="006B3068" w:rsidP="007B7407"/>
    <w:p w14:paraId="7054F36E" w14:textId="7F0D9DE1" w:rsidR="00BD11D9" w:rsidRDefault="00BB7831" w:rsidP="007B7407">
      <w:r>
        <w:rPr>
          <w:noProof/>
        </w:rPr>
        <mc:AlternateContent>
          <mc:Choice Requires="wps">
            <w:drawing>
              <wp:anchor distT="0" distB="0" distL="114300" distR="114300" simplePos="0" relativeHeight="251791360" behindDoc="0" locked="0" layoutInCell="1" allowOverlap="1" wp14:anchorId="065E0280" wp14:editId="6B89736C">
                <wp:simplePos x="0" y="0"/>
                <wp:positionH relativeFrom="column">
                  <wp:posOffset>189230</wp:posOffset>
                </wp:positionH>
                <wp:positionV relativeFrom="paragraph">
                  <wp:posOffset>165735</wp:posOffset>
                </wp:positionV>
                <wp:extent cx="6431280" cy="19367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6431280" cy="193675"/>
                        </a:xfrm>
                        <a:prstGeom prst="rect">
                          <a:avLst/>
                        </a:prstGeom>
                        <a:solidFill>
                          <a:prstClr val="white"/>
                        </a:solidFill>
                        <a:ln>
                          <a:noFill/>
                        </a:ln>
                      </wps:spPr>
                      <wps:txbx>
                        <w:txbxContent>
                          <w:p w14:paraId="4C98B19D" w14:textId="0B8696C5" w:rsidR="00ED6AFF" w:rsidRPr="00606A20" w:rsidRDefault="00ED6AFF" w:rsidP="00E32D88">
                            <w:pPr>
                              <w:pStyle w:val="Caption"/>
                              <w:rPr>
                                <w:b w:val="0"/>
                                <w:bCs w:val="0"/>
                                <w:color w:val="000000" w:themeColor="text1"/>
                              </w:rPr>
                            </w:pPr>
                            <w:r>
                              <w:t xml:space="preserve">Table </w:t>
                            </w:r>
                            <w:r w:rsidR="001A3596">
                              <w:fldChar w:fldCharType="begin"/>
                            </w:r>
                            <w:r w:rsidR="001A3596">
                              <w:instrText xml:space="preserve"> SEQ Table \* ARABIC </w:instrText>
                            </w:r>
                            <w:r w:rsidR="001A3596">
                              <w:fldChar w:fldCharType="separate"/>
                            </w:r>
                            <w:r w:rsidR="00064E85">
                              <w:rPr>
                                <w:noProof/>
                              </w:rPr>
                              <w:t>7</w:t>
                            </w:r>
                            <w:r w:rsidR="001A3596">
                              <w:rPr>
                                <w:noProof/>
                              </w:rPr>
                              <w:fldChar w:fldCharType="end"/>
                            </w:r>
                            <w:r>
                              <w:t xml:space="preserve">: </w:t>
                            </w:r>
                            <w:r>
                              <w:rPr>
                                <w:b w:val="0"/>
                                <w:bCs w:val="0"/>
                                <w:color w:val="000000" w:themeColor="text1"/>
                              </w:rPr>
                              <w:t>Predictors of formal healthcare consultation among those with COVID-19-suspect symptoms (n = 116)</w:t>
                            </w:r>
                          </w:p>
                          <w:p w14:paraId="1C7ED417" w14:textId="18E2BE96" w:rsidR="00ED6AFF" w:rsidRPr="0077213B" w:rsidRDefault="00ED6AFF" w:rsidP="00BB7831">
                            <w:pPr>
                              <w:pStyle w:val="Caption"/>
                              <w:rPr>
                                <w:rFonts w:ascii="Open Sans" w:hAnsi="Open Sans"/>
                                <w:noProof/>
                                <w:sz w:val="19"/>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E0280" id="Text Box 40" o:spid="_x0000_s1041" type="#_x0000_t202" style="position:absolute;margin-left:14.9pt;margin-top:13.05pt;width:506.4pt;height:15.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" stroked="f">
                <v:textbox inset="0,0,0,0">
                  <w:txbxContent>
                    <w:p w14:paraId="4C98B19D" w14:textId="0B8696C5" w:rsidR="00ED6AFF" w:rsidRPr="00606A20" w:rsidRDefault="00ED6AFF" w:rsidP="00E32D88">
                      <w:pPr>
                        <w:pStyle w:val="Caption"/>
                        <w:rPr>
                          <w:b w:val="0"/>
                          <w:bCs w:val="0"/>
                          <w:color w:val="000000" w:themeColor="text1"/>
                        </w:rPr>
                      </w:pPr>
                      <w:r>
                        <w:t xml:space="preserve">Table </w:t>
                      </w:r>
                      <w:fldSimple w:instr=" SEQ Table \* ARABIC ">
                        <w:r w:rsidR="00064E85">
                          <w:rPr>
                            <w:noProof/>
                          </w:rPr>
                          <w:t>7</w:t>
                        </w:r>
                      </w:fldSimple>
                      <w:r>
                        <w:t xml:space="preserve">: </w:t>
                      </w:r>
                      <w:r>
                        <w:rPr>
                          <w:b w:val="0"/>
                          <w:bCs w:val="0"/>
                          <w:color w:val="000000" w:themeColor="text1"/>
                        </w:rPr>
                        <w:t>Predictors of formal healthcare consultation among those with COVID-19-suspect symptoms (n = 116)</w:t>
                      </w:r>
                    </w:p>
                    <w:p w14:paraId="1C7ED417" w14:textId="18E2BE96" w:rsidR="00ED6AFF" w:rsidRPr="0077213B" w:rsidRDefault="00ED6AFF" w:rsidP="00BB7831">
                      <w:pPr>
                        <w:pStyle w:val="Caption"/>
                        <w:rPr>
                          <w:rFonts w:ascii="Open Sans" w:hAnsi="Open Sans"/>
                          <w:noProof/>
                          <w:sz w:val="19"/>
                          <w:szCs w:val="18"/>
                        </w:rPr>
                      </w:pPr>
                    </w:p>
                  </w:txbxContent>
                </v:textbox>
                <w10:wrap type="square"/>
              </v:shape>
            </w:pict>
          </mc:Fallback>
        </mc:AlternateContent>
      </w:r>
    </w:p>
    <w:bookmarkEnd w:id="373"/>
    <w:bookmarkEnd w:id="374"/>
    <w:p w14:paraId="17839E37" w14:textId="77777777" w:rsidR="003E3B46" w:rsidRDefault="00BB7831" w:rsidP="007B7407">
      <w:pPr>
        <w:rPr>
          <w:sz w:val="24"/>
          <w:szCs w:val="23"/>
        </w:rPr>
      </w:pPr>
      <w:r>
        <w:rPr>
          <w:noProof/>
        </w:rPr>
        <w:drawing>
          <wp:anchor distT="0" distB="0" distL="114300" distR="114300" simplePos="0" relativeHeight="251789312" behindDoc="0" locked="0" layoutInCell="1" allowOverlap="1" wp14:anchorId="1437D412" wp14:editId="31FA4F93">
            <wp:simplePos x="0" y="0"/>
            <wp:positionH relativeFrom="column">
              <wp:posOffset>470268</wp:posOffset>
            </wp:positionH>
            <wp:positionV relativeFrom="paragraph">
              <wp:posOffset>174659</wp:posOffset>
            </wp:positionV>
            <wp:extent cx="5334000" cy="2844800"/>
            <wp:effectExtent l="0" t="0" r="0" b="0"/>
            <wp:wrapSquare wrapText="bothSides"/>
            <wp:docPr id="18" name="Picture"/>
            <wp:cNvGraphicFramePr/>
            <a:graphic xmlns:a="http://schemas.openxmlformats.org/drawingml/2006/main">
              <a:graphicData uri="http://schemas.openxmlformats.org/drawingml/2006/picture">
                <pic:pic xmlns:pic="http://schemas.openxmlformats.org/drawingml/2006/picture">
                  <pic:nvPicPr>
                    <pic:cNvPr id="0" name="Picture" descr="pre_report_files/figure-docx/unnamed-chunk-17-1.pdf"/>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334000" cy="2844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1570C7A8" w14:textId="77777777" w:rsidR="003E3B46" w:rsidRPr="003E3B46" w:rsidRDefault="003E3B46" w:rsidP="003E3B46">
      <w:pPr>
        <w:rPr>
          <w:sz w:val="24"/>
          <w:szCs w:val="23"/>
        </w:rPr>
      </w:pPr>
    </w:p>
    <w:p w14:paraId="299CA043" w14:textId="77777777" w:rsidR="003E3B46" w:rsidRPr="003E3B46" w:rsidRDefault="003E3B46" w:rsidP="003E3B46">
      <w:pPr>
        <w:rPr>
          <w:sz w:val="24"/>
          <w:szCs w:val="23"/>
        </w:rPr>
      </w:pPr>
    </w:p>
    <w:p w14:paraId="026DD764" w14:textId="77777777" w:rsidR="003E3B46" w:rsidRPr="003E3B46" w:rsidRDefault="003E3B46" w:rsidP="003E3B46">
      <w:pPr>
        <w:rPr>
          <w:sz w:val="24"/>
          <w:szCs w:val="23"/>
        </w:rPr>
      </w:pPr>
    </w:p>
    <w:p w14:paraId="7B54F9AD" w14:textId="77777777" w:rsidR="003E3B46" w:rsidRPr="003E3B46" w:rsidRDefault="003E3B46" w:rsidP="003E3B46">
      <w:pPr>
        <w:rPr>
          <w:sz w:val="24"/>
          <w:szCs w:val="23"/>
        </w:rPr>
      </w:pPr>
    </w:p>
    <w:p w14:paraId="17B6C0DB" w14:textId="77777777" w:rsidR="003E3B46" w:rsidRPr="003E3B46" w:rsidRDefault="003E3B46" w:rsidP="003E3B46">
      <w:pPr>
        <w:rPr>
          <w:sz w:val="24"/>
          <w:szCs w:val="23"/>
        </w:rPr>
      </w:pPr>
    </w:p>
    <w:p w14:paraId="06BD5A01" w14:textId="77777777" w:rsidR="003E3B46" w:rsidRPr="003E3B46" w:rsidRDefault="003E3B46" w:rsidP="003E3B46">
      <w:pPr>
        <w:rPr>
          <w:sz w:val="24"/>
          <w:szCs w:val="23"/>
        </w:rPr>
      </w:pPr>
    </w:p>
    <w:p w14:paraId="15564FD2" w14:textId="77777777" w:rsidR="003E3B46" w:rsidRPr="003E3B46" w:rsidRDefault="003E3B46" w:rsidP="003E3B46">
      <w:pPr>
        <w:rPr>
          <w:sz w:val="24"/>
          <w:szCs w:val="23"/>
        </w:rPr>
      </w:pPr>
    </w:p>
    <w:p w14:paraId="742765EE" w14:textId="77777777" w:rsidR="003E3B46" w:rsidRPr="003E3B46" w:rsidRDefault="003E3B46" w:rsidP="003E3B46">
      <w:pPr>
        <w:rPr>
          <w:sz w:val="24"/>
          <w:szCs w:val="23"/>
        </w:rPr>
      </w:pPr>
    </w:p>
    <w:p w14:paraId="5813BFFD" w14:textId="77777777" w:rsidR="003E3B46" w:rsidRPr="003E3B46" w:rsidRDefault="003E3B46" w:rsidP="003E3B46">
      <w:pPr>
        <w:rPr>
          <w:sz w:val="24"/>
          <w:szCs w:val="23"/>
        </w:rPr>
      </w:pPr>
    </w:p>
    <w:p w14:paraId="458E5D34" w14:textId="77777777" w:rsidR="003E3B46" w:rsidRPr="003E3B46" w:rsidRDefault="003E3B46" w:rsidP="003E3B46">
      <w:pPr>
        <w:rPr>
          <w:sz w:val="24"/>
          <w:szCs w:val="23"/>
        </w:rPr>
      </w:pPr>
    </w:p>
    <w:p w14:paraId="1A066C6A" w14:textId="77777777" w:rsidR="003E3B46" w:rsidRPr="003E3B46" w:rsidRDefault="003E3B46" w:rsidP="003E3B46">
      <w:pPr>
        <w:rPr>
          <w:sz w:val="24"/>
          <w:szCs w:val="23"/>
        </w:rPr>
      </w:pPr>
    </w:p>
    <w:p w14:paraId="1A62005E" w14:textId="719DEC6D" w:rsidR="003E3B46" w:rsidRPr="00606A20" w:rsidRDefault="003E3B46" w:rsidP="003E3B46">
      <w:pPr>
        <w:pStyle w:val="Caption"/>
        <w:ind w:left="426" w:right="572"/>
        <w:rPr>
          <w:b w:val="0"/>
          <w:bCs w:val="0"/>
          <w:color w:val="000000" w:themeColor="text1"/>
          <w:sz w:val="16"/>
          <w:szCs w:val="17"/>
          <w:lang w:val="en-US"/>
        </w:rPr>
      </w:pPr>
      <w:r w:rsidRPr="00606A20">
        <w:rPr>
          <w:b w:val="0"/>
          <w:bCs w:val="0"/>
          <w:color w:val="000000" w:themeColor="text1"/>
          <w:sz w:val="16"/>
          <w:szCs w:val="17"/>
        </w:rPr>
        <w:t xml:space="preserve">OR: Odds ratio. Asterisks indicate significance at a 0.05 alpha level. </w:t>
      </w:r>
      <w:r>
        <w:rPr>
          <w:b w:val="0"/>
          <w:bCs w:val="0"/>
          <w:color w:val="000000" w:themeColor="text1"/>
          <w:sz w:val="16"/>
          <w:szCs w:val="17"/>
        </w:rPr>
        <w:t>3</w:t>
      </w:r>
      <w:r w:rsidRPr="00606A20">
        <w:rPr>
          <w:b w:val="0"/>
          <w:bCs w:val="0"/>
          <w:color w:val="000000" w:themeColor="text1"/>
          <w:sz w:val="16"/>
          <w:szCs w:val="17"/>
        </w:rPr>
        <w:t xml:space="preserve"> individuals (</w:t>
      </w:r>
      <w:r>
        <w:rPr>
          <w:b w:val="0"/>
          <w:bCs w:val="0"/>
          <w:color w:val="000000" w:themeColor="text1"/>
          <w:sz w:val="16"/>
          <w:szCs w:val="17"/>
        </w:rPr>
        <w:t>2.5</w:t>
      </w:r>
      <w:r w:rsidRPr="00606A20">
        <w:rPr>
          <w:b w:val="0"/>
          <w:bCs w:val="0"/>
          <w:color w:val="000000" w:themeColor="text1"/>
          <w:sz w:val="16"/>
          <w:szCs w:val="17"/>
        </w:rPr>
        <w:t xml:space="preserve">%) were dropped due to variable missingness. Variables that were not significant at a 0.10 alpha level and were not controlled for in the multivariate regression include </w:t>
      </w:r>
      <w:r w:rsidR="00AF6C26" w:rsidRPr="00AF6C26">
        <w:rPr>
          <w:b w:val="0"/>
          <w:bCs w:val="0"/>
          <w:color w:val="000000" w:themeColor="text1"/>
          <w:sz w:val="16"/>
          <w:szCs w:val="17"/>
        </w:rPr>
        <w:t>income decrease during the pandemic, stated difficulty in paying for medical costs,</w:t>
      </w:r>
      <w:r w:rsidR="00AF6C26">
        <w:rPr>
          <w:b w:val="0"/>
          <w:bCs w:val="0"/>
          <w:color w:val="000000" w:themeColor="text1"/>
          <w:sz w:val="16"/>
          <w:szCs w:val="17"/>
        </w:rPr>
        <w:t xml:space="preserve"> and </w:t>
      </w:r>
      <w:r w:rsidR="00AF6C26" w:rsidRPr="00AF6C26">
        <w:rPr>
          <w:b w:val="0"/>
          <w:bCs w:val="0"/>
          <w:color w:val="000000" w:themeColor="text1"/>
          <w:sz w:val="16"/>
          <w:szCs w:val="17"/>
        </w:rPr>
        <w:t>stated difficulty in traveling to healthcare centres</w:t>
      </w:r>
      <w:r w:rsidR="00AF6C26">
        <w:rPr>
          <w:b w:val="0"/>
          <w:bCs w:val="0"/>
          <w:color w:val="000000" w:themeColor="text1"/>
          <w:sz w:val="16"/>
          <w:szCs w:val="17"/>
        </w:rPr>
        <w:t>.</w:t>
      </w:r>
    </w:p>
    <w:p w14:paraId="73F52828" w14:textId="77777777" w:rsidR="003E3B46" w:rsidRDefault="003E3B46" w:rsidP="007B7407">
      <w:pPr>
        <w:rPr>
          <w:sz w:val="24"/>
          <w:szCs w:val="23"/>
        </w:rPr>
      </w:pPr>
    </w:p>
    <w:p w14:paraId="23592C7F" w14:textId="2F0CD55C" w:rsidR="003E3B46" w:rsidRDefault="003E3B46" w:rsidP="003E3B46">
      <w:pPr>
        <w:tabs>
          <w:tab w:val="left" w:pos="1016"/>
        </w:tabs>
        <w:rPr>
          <w:sz w:val="24"/>
          <w:szCs w:val="23"/>
        </w:rPr>
      </w:pPr>
      <w:r>
        <w:rPr>
          <w:sz w:val="24"/>
          <w:szCs w:val="23"/>
        </w:rPr>
        <w:tab/>
      </w:r>
    </w:p>
    <w:p w14:paraId="264DD524" w14:textId="28956BDF" w:rsidR="00957A04" w:rsidRDefault="007B7407" w:rsidP="007B7407">
      <w:pPr>
        <w:rPr>
          <w:b/>
          <w:color w:val="2C969C"/>
          <w:sz w:val="24"/>
          <w:szCs w:val="23"/>
          <w:highlight w:val="none"/>
        </w:rPr>
      </w:pPr>
      <w:r w:rsidRPr="003E3B46">
        <w:rPr>
          <w:sz w:val="24"/>
          <w:szCs w:val="23"/>
        </w:rPr>
        <w:br w:type="page"/>
      </w:r>
    </w:p>
    <w:p w14:paraId="5B04475E" w14:textId="6FB3DE83" w:rsidR="00564A35" w:rsidRPr="001B5588" w:rsidRDefault="001D1B96" w:rsidP="001B5588">
      <w:pPr>
        <w:pStyle w:val="Heading2"/>
        <w:jc w:val="left"/>
        <w:rPr>
          <w:sz w:val="24"/>
          <w:szCs w:val="23"/>
        </w:rPr>
      </w:pPr>
      <w:bookmarkStart w:id="377" w:name="OLE_LINK38"/>
      <w:bookmarkStart w:id="378" w:name="OLE_LINK39"/>
      <w:bookmarkStart w:id="379" w:name="_Toc62137298"/>
      <w:r>
        <w:rPr>
          <w:rFonts w:eastAsia="Arial" w:cs="Arial"/>
          <w:noProof/>
          <w:sz w:val="18"/>
          <w:szCs w:val="21"/>
        </w:rPr>
        <w:lastRenderedPageBreak/>
        <w:drawing>
          <wp:anchor distT="0" distB="0" distL="114300" distR="114300" simplePos="0" relativeHeight="251739136" behindDoc="0" locked="0" layoutInCell="1" allowOverlap="1" wp14:anchorId="6F76D9F7" wp14:editId="0B8ED1C6">
            <wp:simplePos x="0" y="0"/>
            <wp:positionH relativeFrom="column">
              <wp:posOffset>4168211</wp:posOffset>
            </wp:positionH>
            <wp:positionV relativeFrom="paragraph">
              <wp:posOffset>0</wp:posOffset>
            </wp:positionV>
            <wp:extent cx="2633345" cy="5689600"/>
            <wp:effectExtent l="0" t="0" r="0" b="0"/>
            <wp:wrapSquare wrapText="bothSides"/>
            <wp:docPr id="20" name="Picture 2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imeline&#10;&#10;Description automatically generated"/>
                    <pic:cNvPicPr/>
                  </pic:nvPicPr>
                  <pic:blipFill rotWithShape="1">
                    <a:blip r:embed="rId29" cstate="print">
                      <a:extLst>
                        <a:ext uri="{28A0092B-C50C-407E-A947-70E740481C1C}">
                          <a14:useLocalDpi xmlns:a14="http://schemas.microsoft.com/office/drawing/2010/main" val="0"/>
                        </a:ext>
                      </a:extLst>
                    </a:blip>
                    <a:srcRect t="2888" b="6152"/>
                    <a:stretch/>
                  </pic:blipFill>
                  <pic:spPr bwMode="auto">
                    <a:xfrm>
                      <a:off x="0" y="0"/>
                      <a:ext cx="2633345" cy="568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65BA">
        <w:rPr>
          <w:sz w:val="24"/>
          <w:szCs w:val="23"/>
        </w:rPr>
        <w:t xml:space="preserve">Impact on </w:t>
      </w:r>
      <w:r w:rsidR="00FF53C3">
        <w:rPr>
          <w:sz w:val="24"/>
          <w:szCs w:val="23"/>
        </w:rPr>
        <w:t xml:space="preserve">individuals and </w:t>
      </w:r>
      <w:r w:rsidR="001C65BA">
        <w:rPr>
          <w:sz w:val="24"/>
          <w:szCs w:val="23"/>
        </w:rPr>
        <w:t>households</w:t>
      </w:r>
      <w:bookmarkEnd w:id="379"/>
    </w:p>
    <w:bookmarkEnd w:id="353"/>
    <w:bookmarkEnd w:id="354"/>
    <w:bookmarkEnd w:id="377"/>
    <w:bookmarkEnd w:id="378"/>
    <w:p w14:paraId="4E2CF03D" w14:textId="601002B0" w:rsidR="00D97293" w:rsidRPr="001E7519" w:rsidRDefault="00D97293" w:rsidP="00585C8D">
      <w:pPr>
        <w:tabs>
          <w:tab w:val="left" w:pos="43"/>
          <w:tab w:val="left" w:pos="284"/>
        </w:tabs>
        <w:rPr>
          <w:rFonts w:eastAsia="Arial" w:cs="Arial"/>
          <w:sz w:val="18"/>
          <w:szCs w:val="21"/>
        </w:rPr>
      </w:pPr>
    </w:p>
    <w:p w14:paraId="2B446A9E" w14:textId="6E6E141E" w:rsidR="00C932DD" w:rsidRDefault="00564A35" w:rsidP="00C044B8">
      <w:pPr>
        <w:tabs>
          <w:tab w:val="left" w:pos="43"/>
          <w:tab w:val="left" w:pos="284"/>
        </w:tabs>
        <w:ind w:hanging="2"/>
        <w:jc w:val="both"/>
        <w:rPr>
          <w:rFonts w:eastAsia="Arial" w:cs="Arial"/>
          <w:sz w:val="18"/>
          <w:szCs w:val="21"/>
        </w:rPr>
      </w:pPr>
      <w:r w:rsidRPr="001E7519">
        <w:rPr>
          <w:rFonts w:eastAsia="Arial" w:cs="Arial"/>
          <w:sz w:val="18"/>
          <w:szCs w:val="21"/>
        </w:rPr>
        <w:t>Concerning the impact of the epidemic on the households, 163 households (85%) reported that their income had fallen since March 1st</w:t>
      </w:r>
      <w:r w:rsidR="0012191C">
        <w:rPr>
          <w:rFonts w:eastAsia="Arial" w:cs="Arial"/>
          <w:sz w:val="18"/>
          <w:szCs w:val="21"/>
        </w:rPr>
        <w:t xml:space="preserve">. </w:t>
      </w:r>
      <w:r w:rsidR="00650317">
        <w:rPr>
          <w:rFonts w:eastAsia="Arial" w:cs="Arial"/>
          <w:sz w:val="18"/>
          <w:szCs w:val="21"/>
        </w:rPr>
        <w:t xml:space="preserve">Households </w:t>
      </w:r>
      <w:r w:rsidR="00594EC6">
        <w:rPr>
          <w:rFonts w:eastAsia="Arial" w:cs="Arial"/>
          <w:sz w:val="18"/>
          <w:szCs w:val="21"/>
        </w:rPr>
        <w:t xml:space="preserve">where the head was a </w:t>
      </w:r>
      <w:r w:rsidR="00C044B8">
        <w:rPr>
          <w:rFonts w:eastAsia="Arial" w:cs="Arial"/>
          <w:sz w:val="18"/>
          <w:szCs w:val="21"/>
        </w:rPr>
        <w:t>salaried worker</w:t>
      </w:r>
      <w:r w:rsidR="0046442E">
        <w:rPr>
          <w:rFonts w:eastAsia="Arial" w:cs="Arial"/>
          <w:sz w:val="18"/>
          <w:szCs w:val="21"/>
        </w:rPr>
        <w:t>, or</w:t>
      </w:r>
      <w:r w:rsidR="00BE4467">
        <w:rPr>
          <w:rFonts w:eastAsia="Arial" w:cs="Arial"/>
          <w:sz w:val="18"/>
          <w:szCs w:val="21"/>
        </w:rPr>
        <w:t xml:space="preserve"> had a university</w:t>
      </w:r>
      <w:r w:rsidR="005A5769">
        <w:rPr>
          <w:rFonts w:eastAsia="Arial" w:cs="Arial"/>
          <w:sz w:val="18"/>
          <w:szCs w:val="21"/>
        </w:rPr>
        <w:t xml:space="preserve"> </w:t>
      </w:r>
      <w:r w:rsidR="00D85758">
        <w:rPr>
          <w:rFonts w:eastAsia="Arial" w:cs="Arial"/>
          <w:sz w:val="18"/>
          <w:szCs w:val="21"/>
        </w:rPr>
        <w:t>degree</w:t>
      </w:r>
      <w:r w:rsidR="00BE4467">
        <w:rPr>
          <w:rFonts w:eastAsia="Arial" w:cs="Arial"/>
          <w:sz w:val="18"/>
          <w:szCs w:val="21"/>
        </w:rPr>
        <w:t xml:space="preserve"> </w:t>
      </w:r>
      <w:r w:rsidR="00D85758">
        <w:rPr>
          <w:rFonts w:eastAsia="Arial" w:cs="Arial"/>
          <w:sz w:val="18"/>
          <w:szCs w:val="21"/>
        </w:rPr>
        <w:t xml:space="preserve">appeared to be least financially impacted, </w:t>
      </w:r>
      <w:r w:rsidR="00B50F01">
        <w:rPr>
          <w:rFonts w:eastAsia="Arial" w:cs="Arial"/>
          <w:sz w:val="18"/>
          <w:szCs w:val="21"/>
        </w:rPr>
        <w:t>with only 67% and 63%</w:t>
      </w:r>
      <w:r w:rsidR="00BF1661">
        <w:rPr>
          <w:rFonts w:eastAsia="Arial" w:cs="Arial"/>
          <w:sz w:val="18"/>
          <w:szCs w:val="21"/>
        </w:rPr>
        <w:t xml:space="preserve"> reporting an income reduction </w:t>
      </w:r>
      <w:r w:rsidR="0012191C">
        <w:rPr>
          <w:rFonts w:eastAsia="Arial" w:cs="Arial"/>
          <w:sz w:val="18"/>
          <w:szCs w:val="21"/>
        </w:rPr>
        <w:t xml:space="preserve">(Figure </w:t>
      </w:r>
      <w:r w:rsidR="00431331">
        <w:rPr>
          <w:rFonts w:eastAsia="Arial" w:cs="Arial"/>
          <w:sz w:val="18"/>
          <w:szCs w:val="21"/>
        </w:rPr>
        <w:t>10</w:t>
      </w:r>
      <w:r w:rsidR="0012191C">
        <w:rPr>
          <w:rFonts w:eastAsia="Arial" w:cs="Arial"/>
          <w:sz w:val="18"/>
          <w:szCs w:val="21"/>
        </w:rPr>
        <w:t>)</w:t>
      </w:r>
      <w:r w:rsidR="0012191C" w:rsidRPr="001E7519">
        <w:rPr>
          <w:rFonts w:eastAsia="Arial" w:cs="Arial"/>
          <w:sz w:val="18"/>
          <w:szCs w:val="21"/>
        </w:rPr>
        <w:t xml:space="preserve">. </w:t>
      </w:r>
      <w:r w:rsidR="00B50F01">
        <w:rPr>
          <w:rFonts w:eastAsia="Arial" w:cs="Arial"/>
          <w:sz w:val="18"/>
          <w:szCs w:val="21"/>
        </w:rPr>
        <w:t xml:space="preserve"> </w:t>
      </w:r>
    </w:p>
    <w:p w14:paraId="0D6FB43D" w14:textId="34D87957" w:rsidR="00564A35" w:rsidRPr="001E7519" w:rsidRDefault="00564A35" w:rsidP="00C044B8">
      <w:pPr>
        <w:tabs>
          <w:tab w:val="left" w:pos="43"/>
          <w:tab w:val="left" w:pos="284"/>
        </w:tabs>
        <w:ind w:hanging="2"/>
        <w:jc w:val="both"/>
        <w:rPr>
          <w:rFonts w:eastAsia="Arial" w:cs="Arial"/>
          <w:sz w:val="18"/>
          <w:szCs w:val="21"/>
        </w:rPr>
      </w:pPr>
    </w:p>
    <w:p w14:paraId="11623917" w14:textId="2CF14DFD" w:rsidR="00564A35" w:rsidRPr="001E7519" w:rsidRDefault="001A3596" w:rsidP="00C044B8">
      <w:pPr>
        <w:tabs>
          <w:tab w:val="left" w:pos="43"/>
          <w:tab w:val="left" w:pos="284"/>
        </w:tabs>
        <w:ind w:hanging="2"/>
        <w:jc w:val="both"/>
        <w:rPr>
          <w:rFonts w:eastAsia="Arial" w:cs="Arial"/>
          <w:sz w:val="18"/>
          <w:szCs w:val="21"/>
        </w:rPr>
      </w:pPr>
      <w:sdt>
        <w:sdtPr>
          <w:rPr>
            <w:rFonts w:eastAsia="Arial" w:cs="Arial"/>
            <w:sz w:val="18"/>
            <w:szCs w:val="21"/>
          </w:rPr>
          <w:tag w:val="goog_rdk_21"/>
          <w:id w:val="1269439025"/>
        </w:sdtPr>
        <w:sdtEndPr/>
        <w:sdtContent>
          <w:r w:rsidR="00564A35" w:rsidRPr="001E7519">
            <w:rPr>
              <w:rFonts w:eastAsia="Arial" w:cs="Arial"/>
              <w:sz w:val="18"/>
              <w:szCs w:val="21"/>
            </w:rPr>
            <w:t>Of the</w:t>
          </w:r>
        </w:sdtContent>
      </w:sdt>
      <w:sdt>
        <w:sdtPr>
          <w:rPr>
            <w:rFonts w:eastAsia="Arial" w:cs="Arial"/>
            <w:sz w:val="18"/>
            <w:szCs w:val="21"/>
          </w:rPr>
          <w:tag w:val="goog_rdk_22"/>
          <w:id w:val="226265561"/>
        </w:sdtPr>
        <w:sdtEndPr/>
        <w:sdtContent>
          <w:r w:rsidR="00564A35" w:rsidRPr="001E7519">
            <w:rPr>
              <w:rFonts w:eastAsia="Arial" w:cs="Arial"/>
              <w:sz w:val="18"/>
              <w:szCs w:val="21"/>
            </w:rPr>
            <w:t xml:space="preserve"> </w:t>
          </w:r>
        </w:sdtContent>
      </w:sdt>
      <w:r w:rsidR="00564A35" w:rsidRPr="001E7519">
        <w:rPr>
          <w:rFonts w:eastAsia="Arial" w:cs="Arial"/>
          <w:sz w:val="18"/>
          <w:szCs w:val="21"/>
        </w:rPr>
        <w:t xml:space="preserve">included households, 11 reported a death in the household during the period of the epidemic. The mean age of people who died was 69.5 years and none of these deaths was reported to be </w:t>
      </w:r>
      <w:ins w:id="380" w:author="hp" w:date="2021-01-21T14:46:00Z">
        <w:r w:rsidR="00C044B8">
          <w:rPr>
            <w:rFonts w:eastAsia="Arial" w:cs="Arial"/>
            <w:sz w:val="18"/>
            <w:szCs w:val="21"/>
          </w:rPr>
          <w:t xml:space="preserve">known as </w:t>
        </w:r>
      </w:ins>
      <w:r w:rsidR="00564A35" w:rsidRPr="001E7519">
        <w:rPr>
          <w:rFonts w:eastAsia="Arial" w:cs="Arial"/>
          <w:sz w:val="18"/>
          <w:szCs w:val="21"/>
        </w:rPr>
        <w:t xml:space="preserve">COVID-related. </w:t>
      </w:r>
    </w:p>
    <w:bookmarkEnd w:id="304"/>
    <w:bookmarkEnd w:id="305"/>
    <w:p w14:paraId="0BFB5A87" w14:textId="0C82607F" w:rsidR="0077427E" w:rsidRPr="001E7519" w:rsidRDefault="0077427E" w:rsidP="00C044B8">
      <w:pPr>
        <w:tabs>
          <w:tab w:val="left" w:pos="43"/>
          <w:tab w:val="left" w:pos="284"/>
        </w:tabs>
        <w:jc w:val="both"/>
        <w:rPr>
          <w:rFonts w:eastAsia="Arial" w:cs="Arial"/>
          <w:sz w:val="18"/>
          <w:szCs w:val="21"/>
        </w:rPr>
      </w:pPr>
    </w:p>
    <w:p w14:paraId="718CF193" w14:textId="776A276D" w:rsidR="0054628C" w:rsidRDefault="0054628C" w:rsidP="00C044B8">
      <w:pPr>
        <w:tabs>
          <w:tab w:val="left" w:pos="43"/>
          <w:tab w:val="left" w:pos="284"/>
        </w:tabs>
        <w:ind w:hanging="2"/>
        <w:jc w:val="both"/>
        <w:rPr>
          <w:rFonts w:eastAsia="Arial" w:cs="Arial"/>
          <w:sz w:val="18"/>
          <w:szCs w:val="21"/>
        </w:rPr>
      </w:pPr>
      <w:r w:rsidRPr="001E7519">
        <w:rPr>
          <w:rFonts w:eastAsia="Arial" w:cs="Arial"/>
          <w:sz w:val="18"/>
          <w:szCs w:val="21"/>
        </w:rPr>
        <w:t xml:space="preserve">Concerning the impact of the epidemic on the daily living of the studied communities, 560 of the respondents (56%) reported having to reduce daily activities, including 492 (49%) who reported reduced work hours because of confinement.  </w:t>
      </w:r>
    </w:p>
    <w:p w14:paraId="045A04DE" w14:textId="1658F781" w:rsidR="002F7EBA" w:rsidRDefault="002F7EBA" w:rsidP="00C044B8">
      <w:pPr>
        <w:tabs>
          <w:tab w:val="left" w:pos="43"/>
          <w:tab w:val="left" w:pos="284"/>
        </w:tabs>
        <w:ind w:hanging="2"/>
        <w:jc w:val="both"/>
        <w:rPr>
          <w:rFonts w:eastAsia="Arial" w:cs="Arial"/>
          <w:sz w:val="18"/>
          <w:szCs w:val="21"/>
        </w:rPr>
      </w:pPr>
    </w:p>
    <w:p w14:paraId="5E18EC47" w14:textId="2936B877" w:rsidR="00643110" w:rsidRDefault="002F7EBA" w:rsidP="00C044B8">
      <w:pPr>
        <w:tabs>
          <w:tab w:val="left" w:pos="43"/>
          <w:tab w:val="left" w:pos="284"/>
        </w:tabs>
        <w:ind w:hanging="2"/>
        <w:jc w:val="both"/>
        <w:rPr>
          <w:rFonts w:eastAsia="Arial" w:cs="Arial"/>
          <w:sz w:val="18"/>
          <w:szCs w:val="21"/>
        </w:rPr>
      </w:pPr>
      <w:r w:rsidRPr="001E7519">
        <w:rPr>
          <w:rFonts w:eastAsia="Arial" w:cs="Arial"/>
          <w:sz w:val="18"/>
          <w:szCs w:val="21"/>
        </w:rPr>
        <w:t xml:space="preserve">Notably, more than 50% (543) of respondents reported an increase in stress and pressure in the family environment with 343 (34%) notifying having been </w:t>
      </w:r>
      <w:sdt>
        <w:sdtPr>
          <w:rPr>
            <w:rFonts w:eastAsia="Arial" w:cs="Arial"/>
            <w:sz w:val="18"/>
            <w:szCs w:val="21"/>
          </w:rPr>
          <w:tag w:val="goog_rdk_722"/>
          <w:id w:val="-1067562595"/>
        </w:sdtPr>
        <w:sdtEndPr/>
        <w:sdtContent>
          <w:r w:rsidRPr="001E7519">
            <w:rPr>
              <w:rFonts w:eastAsia="Arial" w:cs="Arial"/>
              <w:sz w:val="18"/>
              <w:szCs w:val="21"/>
            </w:rPr>
            <w:t>victims</w:t>
          </w:r>
        </w:sdtContent>
      </w:sdt>
      <w:r w:rsidRPr="001E7519">
        <w:rPr>
          <w:rFonts w:eastAsia="Arial" w:cs="Arial"/>
          <w:sz w:val="18"/>
          <w:szCs w:val="21"/>
        </w:rPr>
        <w:t xml:space="preserve"> of psychological o</w:t>
      </w:r>
      <w:sdt>
        <w:sdtPr>
          <w:rPr>
            <w:rFonts w:eastAsia="Arial" w:cs="Arial"/>
            <w:sz w:val="18"/>
            <w:szCs w:val="21"/>
          </w:rPr>
          <w:tag w:val="goog_rdk_724"/>
          <w:id w:val="-273484928"/>
        </w:sdtPr>
        <w:sdtEndPr/>
        <w:sdtContent>
          <w:r w:rsidRPr="001E7519">
            <w:rPr>
              <w:rFonts w:eastAsia="Arial" w:cs="Arial"/>
              <w:sz w:val="18"/>
              <w:szCs w:val="21"/>
            </w:rPr>
            <w:t>r</w:t>
          </w:r>
        </w:sdtContent>
      </w:sdt>
      <w:r w:rsidRPr="001E7519">
        <w:rPr>
          <w:rFonts w:eastAsia="Arial" w:cs="Arial"/>
          <w:sz w:val="18"/>
          <w:szCs w:val="21"/>
        </w:rPr>
        <w:t xml:space="preserve"> physical violence.</w:t>
      </w:r>
    </w:p>
    <w:p w14:paraId="0BFCE5F3" w14:textId="0D7E4691" w:rsidR="00643110" w:rsidRDefault="00643110" w:rsidP="00C044B8">
      <w:pPr>
        <w:tabs>
          <w:tab w:val="left" w:pos="43"/>
          <w:tab w:val="left" w:pos="284"/>
        </w:tabs>
        <w:ind w:hanging="2"/>
        <w:jc w:val="both"/>
        <w:rPr>
          <w:rFonts w:eastAsia="Arial" w:cs="Arial"/>
          <w:sz w:val="18"/>
          <w:szCs w:val="21"/>
        </w:rPr>
      </w:pPr>
    </w:p>
    <w:p w14:paraId="54213496" w14:textId="2B89BCB3" w:rsidR="002F7EBA" w:rsidRPr="001E7519" w:rsidRDefault="002F7EBA" w:rsidP="00C044B8">
      <w:pPr>
        <w:tabs>
          <w:tab w:val="left" w:pos="43"/>
          <w:tab w:val="left" w:pos="284"/>
        </w:tabs>
        <w:ind w:hanging="2"/>
        <w:jc w:val="both"/>
        <w:rPr>
          <w:rFonts w:eastAsia="Arial" w:cs="Arial"/>
          <w:sz w:val="18"/>
          <w:szCs w:val="21"/>
        </w:rPr>
      </w:pPr>
      <w:r w:rsidRPr="001E7519">
        <w:rPr>
          <w:rFonts w:eastAsia="Arial" w:cs="Arial"/>
          <w:sz w:val="18"/>
          <w:szCs w:val="21"/>
        </w:rPr>
        <w:t>Facing all these constraints</w:t>
      </w:r>
      <w:sdt>
        <w:sdtPr>
          <w:rPr>
            <w:rFonts w:eastAsia="Arial" w:cs="Arial"/>
            <w:sz w:val="18"/>
            <w:szCs w:val="21"/>
          </w:rPr>
          <w:tag w:val="goog_rdk_726"/>
          <w:id w:val="-694161077"/>
        </w:sdtPr>
        <w:sdtEndPr/>
        <w:sdtContent>
          <w:r w:rsidRPr="001E7519">
            <w:rPr>
              <w:rFonts w:eastAsia="Arial" w:cs="Arial"/>
              <w:sz w:val="18"/>
              <w:szCs w:val="21"/>
            </w:rPr>
            <w:t>,</w:t>
          </w:r>
        </w:sdtContent>
      </w:sdt>
      <w:r w:rsidRPr="001E7519">
        <w:rPr>
          <w:rFonts w:eastAsia="Arial" w:cs="Arial"/>
          <w:sz w:val="18"/>
          <w:szCs w:val="21"/>
        </w:rPr>
        <w:t xml:space="preserve"> external support was very limited, only 94 (9%) report having received external help. This help was primarily monetary, or in the form of free personal protective equipment. And the most common sources of these were the government and non-governmental organizations (53%) or other members of the family (40%).</w:t>
      </w:r>
    </w:p>
    <w:p w14:paraId="28F97C04" w14:textId="20F0EA62" w:rsidR="002F7EBA" w:rsidRDefault="002F7EBA" w:rsidP="00C044B8">
      <w:pPr>
        <w:tabs>
          <w:tab w:val="left" w:pos="43"/>
          <w:tab w:val="left" w:pos="284"/>
        </w:tabs>
        <w:ind w:hanging="2"/>
        <w:jc w:val="both"/>
        <w:rPr>
          <w:rFonts w:eastAsia="Arial" w:cs="Arial"/>
          <w:sz w:val="18"/>
          <w:szCs w:val="21"/>
        </w:rPr>
      </w:pPr>
    </w:p>
    <w:p w14:paraId="555C8718" w14:textId="09320710" w:rsidR="000F5FC8" w:rsidRDefault="000F5FC8" w:rsidP="0054628C">
      <w:pPr>
        <w:tabs>
          <w:tab w:val="left" w:pos="43"/>
          <w:tab w:val="left" w:pos="284"/>
        </w:tabs>
        <w:ind w:hanging="2"/>
        <w:rPr>
          <w:rFonts w:eastAsia="Arial" w:cs="Arial"/>
          <w:sz w:val="18"/>
          <w:szCs w:val="21"/>
        </w:rPr>
      </w:pPr>
    </w:p>
    <w:p w14:paraId="5F45B61F" w14:textId="77777777" w:rsidR="001C3900" w:rsidRDefault="001C3900" w:rsidP="0054628C">
      <w:pPr>
        <w:tabs>
          <w:tab w:val="left" w:pos="43"/>
          <w:tab w:val="left" w:pos="284"/>
        </w:tabs>
        <w:ind w:hanging="2"/>
        <w:rPr>
          <w:rFonts w:eastAsia="Arial" w:cs="Arial"/>
          <w:sz w:val="18"/>
          <w:szCs w:val="21"/>
        </w:rPr>
      </w:pPr>
    </w:p>
    <w:p w14:paraId="78D9993E" w14:textId="693F8774" w:rsidR="001C3900" w:rsidRDefault="001C3900" w:rsidP="000F5FC8">
      <w:pPr>
        <w:pStyle w:val="Heading2"/>
        <w:jc w:val="left"/>
        <w:rPr>
          <w:sz w:val="24"/>
          <w:szCs w:val="23"/>
        </w:rPr>
      </w:pPr>
    </w:p>
    <w:p w14:paraId="6FEC413F" w14:textId="1993DCE2" w:rsidR="001C3900" w:rsidRDefault="001C3900" w:rsidP="000F5FC8">
      <w:pPr>
        <w:pStyle w:val="Heading2"/>
        <w:jc w:val="left"/>
        <w:rPr>
          <w:sz w:val="24"/>
          <w:szCs w:val="23"/>
        </w:rPr>
      </w:pPr>
    </w:p>
    <w:p w14:paraId="61A937A5" w14:textId="588D7A18" w:rsidR="00BD11D9" w:rsidRDefault="001524AD">
      <w:pPr>
        <w:rPr>
          <w:b/>
          <w:color w:val="2C969C"/>
          <w:sz w:val="24"/>
          <w:szCs w:val="23"/>
          <w:highlight w:val="none"/>
        </w:rPr>
      </w:pPr>
      <w:r>
        <w:rPr>
          <w:noProof/>
        </w:rPr>
        <mc:AlternateContent>
          <mc:Choice Requires="wps">
            <w:drawing>
              <wp:anchor distT="0" distB="0" distL="114300" distR="114300" simplePos="0" relativeHeight="251741184" behindDoc="0" locked="0" layoutInCell="1" allowOverlap="1" wp14:anchorId="7680E9CA" wp14:editId="559CE149">
                <wp:simplePos x="0" y="0"/>
                <wp:positionH relativeFrom="column">
                  <wp:posOffset>4322489</wp:posOffset>
                </wp:positionH>
                <wp:positionV relativeFrom="page">
                  <wp:posOffset>6997682</wp:posOffset>
                </wp:positionV>
                <wp:extent cx="2633345" cy="38354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633345" cy="383540"/>
                        </a:xfrm>
                        <a:prstGeom prst="rect">
                          <a:avLst/>
                        </a:prstGeom>
                        <a:solidFill>
                          <a:prstClr val="white"/>
                        </a:solidFill>
                        <a:ln>
                          <a:noFill/>
                        </a:ln>
                      </wps:spPr>
                      <wps:txbx>
                        <w:txbxContent>
                          <w:p w14:paraId="0BA3182A" w14:textId="0E606529" w:rsidR="00ED6AFF" w:rsidRPr="005779FD" w:rsidRDefault="00ED6AFF" w:rsidP="002123CF">
                            <w:pPr>
                              <w:pStyle w:val="Caption"/>
                              <w:rPr>
                                <w:rFonts w:ascii="Open Sans" w:hAnsi="Open Sans"/>
                                <w:b w:val="0"/>
                                <w:bCs w:val="0"/>
                                <w:noProof/>
                                <w:color w:val="000000" w:themeColor="text1"/>
                                <w:sz w:val="18"/>
                                <w:szCs w:val="16"/>
                              </w:rPr>
                            </w:pPr>
                            <w:r>
                              <w:t xml:space="preserve">Figure </w:t>
                            </w:r>
                            <w:r w:rsidR="001A3596">
                              <w:fldChar w:fldCharType="begin"/>
                            </w:r>
                            <w:r w:rsidR="001A3596">
                              <w:instrText xml:space="preserve"> SEQ Figure \* ARABIC </w:instrText>
                            </w:r>
                            <w:r w:rsidR="001A3596">
                              <w:fldChar w:fldCharType="separate"/>
                            </w:r>
                            <w:r w:rsidR="00064E85">
                              <w:rPr>
                                <w:noProof/>
                              </w:rPr>
                              <w:t>10</w:t>
                            </w:r>
                            <w:r w:rsidR="001A3596">
                              <w:rPr>
                                <w:noProof/>
                              </w:rPr>
                              <w:fldChar w:fldCharType="end"/>
                            </w:r>
                            <w:r>
                              <w:t>:</w:t>
                            </w:r>
                            <w:r>
                              <w:rPr>
                                <w:b w:val="0"/>
                                <w:bCs w:val="0"/>
                              </w:rPr>
                              <w:t xml:space="preserve"> </w:t>
                            </w:r>
                            <w:r>
                              <w:rPr>
                                <w:b w:val="0"/>
                                <w:bCs w:val="0"/>
                                <w:color w:val="000000" w:themeColor="text1"/>
                              </w:rPr>
                              <w:t xml:space="preserve">% of household heads reporting income decreases since March 1st.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0E9CA" id="Text Box 21" o:spid="_x0000_s1042" type="#_x0000_t202" style="position:absolute;margin-left:340.35pt;margin-top:551pt;width:207.35pt;height:30.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" stroked="f">
                <v:textbox inset="0,0,0,0">
                  <w:txbxContent>
                    <w:p w14:paraId="0BA3182A" w14:textId="0E606529" w:rsidR="00ED6AFF" w:rsidRPr="005779FD" w:rsidRDefault="00ED6AFF" w:rsidP="002123CF">
                      <w:pPr>
                        <w:pStyle w:val="Caption"/>
                        <w:rPr>
                          <w:rFonts w:ascii="Open Sans" w:hAnsi="Open Sans"/>
                          <w:b w:val="0"/>
                          <w:bCs w:val="0"/>
                          <w:noProof/>
                          <w:color w:val="000000" w:themeColor="text1"/>
                          <w:sz w:val="18"/>
                          <w:szCs w:val="16"/>
                        </w:rPr>
                      </w:pPr>
                      <w:r>
                        <w:t xml:space="preserve">Figure </w:t>
                      </w:r>
                      <w:fldSimple w:instr=" SEQ Figure \* ARABIC ">
                        <w:r w:rsidR="00064E85">
                          <w:rPr>
                            <w:noProof/>
                          </w:rPr>
                          <w:t>10</w:t>
                        </w:r>
                      </w:fldSimple>
                      <w:r>
                        <w:t>:</w:t>
                      </w:r>
                      <w:r>
                        <w:rPr>
                          <w:b w:val="0"/>
                          <w:bCs w:val="0"/>
                        </w:rPr>
                        <w:t xml:space="preserve"> </w:t>
                      </w:r>
                      <w:r>
                        <w:rPr>
                          <w:b w:val="0"/>
                          <w:bCs w:val="0"/>
                          <w:color w:val="000000" w:themeColor="text1"/>
                        </w:rPr>
                        <w:t xml:space="preserve">% of household heads reporting income decreases since March 1st. </w:t>
                      </w:r>
                    </w:p>
                  </w:txbxContent>
                </v:textbox>
                <w10:wrap type="square" anchory="page"/>
              </v:shape>
            </w:pict>
          </mc:Fallback>
        </mc:AlternateContent>
      </w:r>
    </w:p>
    <w:p w14:paraId="7E6F75F8" w14:textId="150DB1E5" w:rsidR="00971ED0" w:rsidRDefault="00971ED0">
      <w:pPr>
        <w:rPr>
          <w:b/>
          <w:color w:val="2C969C"/>
          <w:sz w:val="24"/>
          <w:szCs w:val="23"/>
          <w:highlight w:val="none"/>
        </w:rPr>
      </w:pPr>
    </w:p>
    <w:p w14:paraId="496E48FA" w14:textId="4A7F146B" w:rsidR="00971ED0" w:rsidRDefault="00971ED0">
      <w:pPr>
        <w:rPr>
          <w:b/>
          <w:color w:val="2C969C"/>
          <w:sz w:val="24"/>
          <w:szCs w:val="23"/>
          <w:highlight w:val="none"/>
        </w:rPr>
      </w:pPr>
    </w:p>
    <w:p w14:paraId="083F3181" w14:textId="20964A6E" w:rsidR="00971ED0" w:rsidRDefault="00971ED0">
      <w:pPr>
        <w:rPr>
          <w:b/>
          <w:color w:val="2C969C"/>
          <w:sz w:val="24"/>
          <w:szCs w:val="23"/>
          <w:highlight w:val="none"/>
        </w:rPr>
      </w:pPr>
    </w:p>
    <w:p w14:paraId="40B2284A" w14:textId="4482A0A2" w:rsidR="00971ED0" w:rsidRDefault="00971ED0">
      <w:pPr>
        <w:rPr>
          <w:b/>
          <w:color w:val="2C969C"/>
          <w:sz w:val="24"/>
          <w:szCs w:val="23"/>
          <w:highlight w:val="none"/>
        </w:rPr>
      </w:pPr>
    </w:p>
    <w:p w14:paraId="625932AD" w14:textId="319A3124" w:rsidR="00971ED0" w:rsidRDefault="00971ED0">
      <w:pPr>
        <w:rPr>
          <w:b/>
          <w:color w:val="2C969C"/>
          <w:sz w:val="24"/>
          <w:szCs w:val="23"/>
          <w:highlight w:val="none"/>
        </w:rPr>
      </w:pPr>
    </w:p>
    <w:p w14:paraId="035C0434" w14:textId="5345CA74" w:rsidR="00971ED0" w:rsidRDefault="00971ED0">
      <w:pPr>
        <w:rPr>
          <w:b/>
          <w:color w:val="2C969C"/>
          <w:sz w:val="24"/>
          <w:szCs w:val="23"/>
          <w:highlight w:val="none"/>
        </w:rPr>
      </w:pPr>
    </w:p>
    <w:p w14:paraId="4BE06E0F" w14:textId="7BEB15F4" w:rsidR="00971ED0" w:rsidRDefault="00971ED0" w:rsidP="005554CC">
      <w:pPr>
        <w:pStyle w:val="Heading2"/>
        <w:jc w:val="left"/>
        <w:rPr>
          <w:sz w:val="24"/>
          <w:szCs w:val="23"/>
        </w:rPr>
      </w:pPr>
      <w:bookmarkStart w:id="381" w:name="OLE_LINK60"/>
      <w:bookmarkStart w:id="382" w:name="OLE_LINK61"/>
    </w:p>
    <w:p w14:paraId="04B63B83" w14:textId="1A94EB02" w:rsidR="00971ED0" w:rsidRDefault="00971ED0" w:rsidP="00971ED0"/>
    <w:p w14:paraId="5E087B4D" w14:textId="77777777" w:rsidR="0027333E" w:rsidRDefault="0027333E" w:rsidP="00971ED0"/>
    <w:p w14:paraId="0551835E" w14:textId="77777777" w:rsidR="00971ED0" w:rsidRPr="00971ED0" w:rsidRDefault="00971ED0" w:rsidP="00971ED0"/>
    <w:p w14:paraId="26ACD3EC" w14:textId="007D8814" w:rsidR="005554CC" w:rsidRPr="001B5588" w:rsidRDefault="00FA55EF" w:rsidP="005554CC">
      <w:pPr>
        <w:pStyle w:val="Heading2"/>
        <w:jc w:val="left"/>
        <w:rPr>
          <w:sz w:val="24"/>
          <w:szCs w:val="23"/>
        </w:rPr>
      </w:pPr>
      <w:bookmarkStart w:id="383" w:name="_Toc62137299"/>
      <w:r>
        <w:rPr>
          <w:noProof/>
        </w:rPr>
        <w:lastRenderedPageBreak/>
        <w:drawing>
          <wp:anchor distT="0" distB="0" distL="114300" distR="114300" simplePos="0" relativeHeight="251786240" behindDoc="0" locked="0" layoutInCell="1" allowOverlap="1" wp14:anchorId="54C7885F" wp14:editId="56DC1E95">
            <wp:simplePos x="0" y="0"/>
            <wp:positionH relativeFrom="column">
              <wp:posOffset>4295502</wp:posOffset>
            </wp:positionH>
            <wp:positionV relativeFrom="paragraph">
              <wp:posOffset>85604</wp:posOffset>
            </wp:positionV>
            <wp:extent cx="2183765" cy="4580890"/>
            <wp:effectExtent l="0" t="0" r="635" b="3810"/>
            <wp:wrapSquare wrapText="bothSides"/>
            <wp:docPr id="22" name="Picture"/>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183765" cy="458089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1411A3">
        <w:rPr>
          <w:sz w:val="24"/>
          <w:szCs w:val="23"/>
        </w:rPr>
        <w:t>Attitudes towards COVID-19</w:t>
      </w:r>
      <w:bookmarkEnd w:id="383"/>
    </w:p>
    <w:bookmarkEnd w:id="381"/>
    <w:bookmarkEnd w:id="382"/>
    <w:p w14:paraId="2D6A71A4" w14:textId="59C1F269" w:rsidR="0077427E" w:rsidRPr="001E7519" w:rsidRDefault="0077427E" w:rsidP="00585C8D">
      <w:pPr>
        <w:tabs>
          <w:tab w:val="left" w:pos="43"/>
          <w:tab w:val="left" w:pos="284"/>
        </w:tabs>
        <w:ind w:hanging="2"/>
        <w:rPr>
          <w:rFonts w:eastAsia="Arial" w:cs="Arial"/>
          <w:sz w:val="18"/>
          <w:szCs w:val="21"/>
        </w:rPr>
      </w:pPr>
    </w:p>
    <w:p w14:paraId="65DC4EBD" w14:textId="0B0F22D1" w:rsidR="00DE11C4" w:rsidRDefault="00DE11C4" w:rsidP="00C044B8">
      <w:pPr>
        <w:tabs>
          <w:tab w:val="left" w:pos="43"/>
          <w:tab w:val="left" w:pos="284"/>
        </w:tabs>
        <w:ind w:hanging="2"/>
        <w:jc w:val="both"/>
        <w:rPr>
          <w:rFonts w:eastAsia="Arial" w:cs="Arial"/>
          <w:sz w:val="18"/>
          <w:szCs w:val="21"/>
        </w:rPr>
      </w:pPr>
      <w:r w:rsidRPr="001E7519">
        <w:rPr>
          <w:rFonts w:eastAsia="Arial" w:cs="Arial"/>
          <w:sz w:val="18"/>
          <w:szCs w:val="21"/>
        </w:rPr>
        <w:t xml:space="preserve">Participants attitudes towards the COVID-19 were notable: around </w:t>
      </w:r>
      <w:bookmarkStart w:id="384" w:name="OLE_LINK56"/>
      <w:bookmarkStart w:id="385" w:name="OLE_LINK57"/>
      <w:r w:rsidRPr="001E7519">
        <w:rPr>
          <w:rFonts w:eastAsia="Arial" w:cs="Arial"/>
          <w:sz w:val="18"/>
          <w:szCs w:val="21"/>
        </w:rPr>
        <w:t xml:space="preserve">825 </w:t>
      </w:r>
      <w:bookmarkEnd w:id="384"/>
      <w:bookmarkEnd w:id="385"/>
      <w:r w:rsidRPr="001E7519">
        <w:rPr>
          <w:rFonts w:eastAsia="Arial" w:cs="Arial"/>
          <w:sz w:val="18"/>
          <w:szCs w:val="21"/>
        </w:rPr>
        <w:t>(82%) reported fear of contamination</w:t>
      </w:r>
      <w:r w:rsidR="004F14D8">
        <w:rPr>
          <w:rFonts w:eastAsia="Arial" w:cs="Arial"/>
          <w:sz w:val="18"/>
          <w:szCs w:val="21"/>
        </w:rPr>
        <w:t xml:space="preserve"> (Figure </w:t>
      </w:r>
      <w:del w:id="386" w:author="hp" w:date="2021-01-21T14:52:00Z">
        <w:r w:rsidR="004F14D8" w:rsidDel="00C044B8">
          <w:rPr>
            <w:rFonts w:eastAsia="Arial" w:cs="Arial"/>
            <w:sz w:val="18"/>
            <w:szCs w:val="21"/>
          </w:rPr>
          <w:delText>10</w:delText>
        </w:r>
      </w:del>
      <w:ins w:id="387" w:author="hp" w:date="2021-01-21T14:52:00Z">
        <w:r w:rsidR="00C044B8">
          <w:rPr>
            <w:rFonts w:eastAsia="Arial" w:cs="Arial"/>
            <w:sz w:val="18"/>
            <w:szCs w:val="21"/>
          </w:rPr>
          <w:t>11</w:t>
        </w:r>
      </w:ins>
      <w:r w:rsidR="004F14D8">
        <w:rPr>
          <w:rFonts w:eastAsia="Arial" w:cs="Arial"/>
          <w:sz w:val="18"/>
          <w:szCs w:val="21"/>
        </w:rPr>
        <w:t>)</w:t>
      </w:r>
      <w:r w:rsidRPr="001E7519">
        <w:rPr>
          <w:rFonts w:eastAsia="Arial" w:cs="Arial"/>
          <w:sz w:val="18"/>
          <w:szCs w:val="21"/>
        </w:rPr>
        <w:t>, but</w:t>
      </w:r>
      <w:r w:rsidR="00E32E1F">
        <w:rPr>
          <w:rFonts w:eastAsia="Arial" w:cs="Arial"/>
          <w:sz w:val="18"/>
          <w:szCs w:val="21"/>
        </w:rPr>
        <w:t xml:space="preserve"> </w:t>
      </w:r>
      <w:r w:rsidRPr="001E7519">
        <w:rPr>
          <w:rFonts w:eastAsia="Arial" w:cs="Arial"/>
          <w:sz w:val="18"/>
          <w:szCs w:val="21"/>
        </w:rPr>
        <w:t>only 2</w:t>
      </w:r>
      <w:sdt>
        <w:sdtPr>
          <w:rPr>
            <w:rFonts w:eastAsia="Arial" w:cs="Arial"/>
            <w:sz w:val="18"/>
            <w:szCs w:val="21"/>
          </w:rPr>
          <w:tag w:val="goog_rdk_720"/>
          <w:id w:val="-902211922"/>
        </w:sdtPr>
        <w:sdtEndPr/>
        <w:sdtContent>
          <w:r w:rsidRPr="001E7519">
            <w:rPr>
              <w:rFonts w:eastAsia="Arial" w:cs="Arial"/>
              <w:sz w:val="18"/>
              <w:szCs w:val="21"/>
            </w:rPr>
            <w:t>3</w:t>
          </w:r>
        </w:sdtContent>
      </w:sdt>
      <w:r w:rsidRPr="001E7519">
        <w:rPr>
          <w:rFonts w:eastAsia="Arial" w:cs="Arial"/>
          <w:sz w:val="18"/>
          <w:szCs w:val="21"/>
        </w:rPr>
        <w:t>% said they fully followed the rules of physical distancing</w:t>
      </w:r>
      <w:r w:rsidR="00551D63">
        <w:rPr>
          <w:rFonts w:eastAsia="Arial" w:cs="Arial"/>
          <w:sz w:val="18"/>
          <w:szCs w:val="21"/>
        </w:rPr>
        <w:t xml:space="preserve"> (Figure </w:t>
      </w:r>
      <w:del w:id="388" w:author="hp" w:date="2021-01-21T14:52:00Z">
        <w:r w:rsidR="00551D63" w:rsidDel="00C044B8">
          <w:rPr>
            <w:rFonts w:eastAsia="Arial" w:cs="Arial"/>
            <w:sz w:val="18"/>
            <w:szCs w:val="21"/>
          </w:rPr>
          <w:delText>11</w:delText>
        </w:r>
      </w:del>
      <w:ins w:id="389" w:author="hp" w:date="2021-01-21T14:52:00Z">
        <w:r w:rsidR="00C044B8">
          <w:rPr>
            <w:rFonts w:eastAsia="Arial" w:cs="Arial"/>
            <w:sz w:val="18"/>
            <w:szCs w:val="21"/>
          </w:rPr>
          <w:t>12</w:t>
        </w:r>
      </w:ins>
      <w:r w:rsidR="00551D63">
        <w:rPr>
          <w:rFonts w:eastAsia="Arial" w:cs="Arial"/>
          <w:sz w:val="18"/>
          <w:szCs w:val="21"/>
        </w:rPr>
        <w:t>)</w:t>
      </w:r>
      <w:r w:rsidRPr="001E7519">
        <w:rPr>
          <w:rFonts w:eastAsia="Arial" w:cs="Arial"/>
          <w:sz w:val="18"/>
          <w:szCs w:val="21"/>
        </w:rPr>
        <w:t xml:space="preserve">. Nearly half of the participants believed that people with COVID-19 are stigmatized, and 7% reported that they would conceal their illness to avoid this stigma. </w:t>
      </w:r>
    </w:p>
    <w:p w14:paraId="520E28EF" w14:textId="3FD2B2FE" w:rsidR="00E21311" w:rsidRDefault="00E21311" w:rsidP="00DE11C4">
      <w:pPr>
        <w:tabs>
          <w:tab w:val="left" w:pos="43"/>
          <w:tab w:val="left" w:pos="284"/>
        </w:tabs>
        <w:ind w:hanging="2"/>
        <w:rPr>
          <w:rFonts w:eastAsia="Arial" w:cs="Arial"/>
          <w:sz w:val="18"/>
          <w:szCs w:val="21"/>
        </w:rPr>
      </w:pPr>
    </w:p>
    <w:p w14:paraId="677B5F08" w14:textId="7DEFA8A7" w:rsidR="00002592" w:rsidRDefault="00002592" w:rsidP="00002592">
      <w:pPr>
        <w:rPr>
          <w:rFonts w:eastAsia="Arial" w:cs="Arial"/>
          <w:sz w:val="18"/>
          <w:szCs w:val="21"/>
        </w:rPr>
      </w:pPr>
    </w:p>
    <w:p w14:paraId="36712785" w14:textId="16AFB15D" w:rsidR="0077427E" w:rsidRPr="00FA55EF" w:rsidRDefault="00F310CA" w:rsidP="00002592">
      <w:pPr>
        <w:rPr>
          <w:rFonts w:eastAsia="Arial" w:cs="Arial"/>
          <w:sz w:val="18"/>
          <w:szCs w:val="21"/>
        </w:rPr>
      </w:pPr>
      <w:r>
        <w:rPr>
          <w:noProof/>
        </w:rPr>
        <mc:AlternateContent>
          <mc:Choice Requires="wps">
            <w:drawing>
              <wp:anchor distT="0" distB="0" distL="114300" distR="114300" simplePos="0" relativeHeight="251796480" behindDoc="0" locked="0" layoutInCell="1" allowOverlap="1" wp14:anchorId="79B51FF8" wp14:editId="06DAE5D4">
                <wp:simplePos x="0" y="0"/>
                <wp:positionH relativeFrom="column">
                  <wp:posOffset>4576445</wp:posOffset>
                </wp:positionH>
                <wp:positionV relativeFrom="page">
                  <wp:posOffset>5624830</wp:posOffset>
                </wp:positionV>
                <wp:extent cx="1962785" cy="586105"/>
                <wp:effectExtent l="0" t="0" r="5715" b="0"/>
                <wp:wrapSquare wrapText="bothSides"/>
                <wp:docPr id="43" name="Text Box 43"/>
                <wp:cNvGraphicFramePr/>
                <a:graphic xmlns:a="http://schemas.openxmlformats.org/drawingml/2006/main">
                  <a:graphicData uri="http://schemas.microsoft.com/office/word/2010/wordprocessingShape">
                    <wps:wsp>
                      <wps:cNvSpPr txBox="1"/>
                      <wps:spPr>
                        <a:xfrm>
                          <a:off x="0" y="0"/>
                          <a:ext cx="1962785" cy="586105"/>
                        </a:xfrm>
                        <a:prstGeom prst="rect">
                          <a:avLst/>
                        </a:prstGeom>
                        <a:solidFill>
                          <a:prstClr val="white"/>
                        </a:solidFill>
                        <a:ln>
                          <a:noFill/>
                        </a:ln>
                      </wps:spPr>
                      <wps:txbx>
                        <w:txbxContent>
                          <w:p w14:paraId="3E29B7FA" w14:textId="2C8B7513" w:rsidR="00ED6AFF" w:rsidRPr="005779FD" w:rsidRDefault="00ED6AFF" w:rsidP="00F310CA">
                            <w:pPr>
                              <w:pStyle w:val="Caption"/>
                              <w:rPr>
                                <w:rFonts w:ascii="Open Sans" w:hAnsi="Open Sans"/>
                                <w:b w:val="0"/>
                                <w:bCs w:val="0"/>
                                <w:noProof/>
                                <w:color w:val="000000" w:themeColor="text1"/>
                                <w:sz w:val="18"/>
                                <w:szCs w:val="16"/>
                              </w:rPr>
                            </w:pPr>
                            <w:r>
                              <w:t xml:space="preserve">Figure </w:t>
                            </w:r>
                            <w:r w:rsidR="001A3596">
                              <w:fldChar w:fldCharType="begin"/>
                            </w:r>
                            <w:r w:rsidR="001A3596">
                              <w:instrText xml:space="preserve"> SEQ Figure \* ARABIC </w:instrText>
                            </w:r>
                            <w:r w:rsidR="001A3596">
                              <w:fldChar w:fldCharType="separate"/>
                            </w:r>
                            <w:r w:rsidR="00064E85">
                              <w:rPr>
                                <w:noProof/>
                              </w:rPr>
                              <w:t>11</w:t>
                            </w:r>
                            <w:r w:rsidR="001A3596">
                              <w:rPr>
                                <w:noProof/>
                              </w:rPr>
                              <w:fldChar w:fldCharType="end"/>
                            </w:r>
                            <w:r>
                              <w:t>:</w:t>
                            </w:r>
                            <w:r>
                              <w:rPr>
                                <w:b w:val="0"/>
                                <w:bCs w:val="0"/>
                              </w:rPr>
                              <w:t xml:space="preserve"> </w:t>
                            </w:r>
                            <w:r>
                              <w:rPr>
                                <w:b w:val="0"/>
                                <w:bCs w:val="0"/>
                                <w:color w:val="000000" w:themeColor="text1"/>
                              </w:rPr>
                              <w:t>Responses to question on the respect of distancing measures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51FF8" id="Text Box 43" o:spid="_x0000_s1043" type="#_x0000_t202" style="position:absolute;margin-left:360.35pt;margin-top:442.9pt;width:154.55pt;height:46.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" stroked="f">
                <v:textbox inset="0,0,0,0">
                  <w:txbxContent>
                    <w:p w14:paraId="3E29B7FA" w14:textId="2C8B7513" w:rsidR="00ED6AFF" w:rsidRPr="005779FD" w:rsidRDefault="00ED6AFF" w:rsidP="00F310CA">
                      <w:pPr>
                        <w:pStyle w:val="Caption"/>
                        <w:rPr>
                          <w:rFonts w:ascii="Open Sans" w:hAnsi="Open Sans"/>
                          <w:b w:val="0"/>
                          <w:bCs w:val="0"/>
                          <w:noProof/>
                          <w:color w:val="000000" w:themeColor="text1"/>
                          <w:sz w:val="18"/>
                          <w:szCs w:val="16"/>
                        </w:rPr>
                      </w:pPr>
                      <w:r>
                        <w:t xml:space="preserve">Figure </w:t>
                      </w:r>
                      <w:fldSimple w:instr=" SEQ Figure \* ARABIC ">
                        <w:r w:rsidR="00064E85">
                          <w:rPr>
                            <w:noProof/>
                          </w:rPr>
                          <w:t>11</w:t>
                        </w:r>
                      </w:fldSimple>
                      <w:r>
                        <w:t>:</w:t>
                      </w:r>
                      <w:r>
                        <w:rPr>
                          <w:b w:val="0"/>
                          <w:bCs w:val="0"/>
                        </w:rPr>
                        <w:t xml:space="preserve"> </w:t>
                      </w:r>
                      <w:r>
                        <w:rPr>
                          <w:b w:val="0"/>
                          <w:bCs w:val="0"/>
                          <w:color w:val="000000" w:themeColor="text1"/>
                        </w:rPr>
                        <w:t>Responses to question on the respect of distancing measures</w:t>
                      </w:r>
                    </w:p>
                  </w:txbxContent>
                </v:textbox>
                <w10:wrap type="square" anchory="page"/>
              </v:shape>
            </w:pict>
          </mc:Fallback>
        </mc:AlternateContent>
      </w:r>
      <w:r>
        <w:rPr>
          <w:noProof/>
        </w:rPr>
        <mc:AlternateContent>
          <mc:Choice Requires="wps">
            <w:drawing>
              <wp:anchor distT="0" distB="0" distL="114300" distR="114300" simplePos="0" relativeHeight="251794432" behindDoc="0" locked="0" layoutInCell="1" allowOverlap="1" wp14:anchorId="2F27F0D5" wp14:editId="1F63E1B4">
                <wp:simplePos x="0" y="0"/>
                <wp:positionH relativeFrom="column">
                  <wp:posOffset>3810</wp:posOffset>
                </wp:positionH>
                <wp:positionV relativeFrom="page">
                  <wp:posOffset>4813300</wp:posOffset>
                </wp:positionV>
                <wp:extent cx="3881755" cy="383540"/>
                <wp:effectExtent l="0" t="0" r="4445" b="0"/>
                <wp:wrapSquare wrapText="bothSides"/>
                <wp:docPr id="42" name="Text Box 42"/>
                <wp:cNvGraphicFramePr/>
                <a:graphic xmlns:a="http://schemas.openxmlformats.org/drawingml/2006/main">
                  <a:graphicData uri="http://schemas.microsoft.com/office/word/2010/wordprocessingShape">
                    <wps:wsp>
                      <wps:cNvSpPr txBox="1"/>
                      <wps:spPr>
                        <a:xfrm>
                          <a:off x="0" y="0"/>
                          <a:ext cx="3881755" cy="383540"/>
                        </a:xfrm>
                        <a:prstGeom prst="rect">
                          <a:avLst/>
                        </a:prstGeom>
                        <a:solidFill>
                          <a:prstClr val="white"/>
                        </a:solidFill>
                        <a:ln>
                          <a:noFill/>
                        </a:ln>
                      </wps:spPr>
                      <wps:txbx>
                        <w:txbxContent>
                          <w:p w14:paraId="0B877A7D" w14:textId="6C8E2E59" w:rsidR="00ED6AFF" w:rsidRPr="005779FD" w:rsidRDefault="00ED6AFF" w:rsidP="00E32E1F">
                            <w:pPr>
                              <w:pStyle w:val="Caption"/>
                              <w:rPr>
                                <w:rFonts w:ascii="Open Sans" w:hAnsi="Open Sans"/>
                                <w:b w:val="0"/>
                                <w:bCs w:val="0"/>
                                <w:noProof/>
                                <w:color w:val="000000" w:themeColor="text1"/>
                                <w:sz w:val="18"/>
                                <w:szCs w:val="16"/>
                              </w:rPr>
                            </w:pPr>
                            <w:r>
                              <w:t xml:space="preserve">Figure </w:t>
                            </w:r>
                            <w:r w:rsidR="001A3596">
                              <w:fldChar w:fldCharType="begin"/>
                            </w:r>
                            <w:r w:rsidR="001A3596">
                              <w:instrText xml:space="preserve"> SEQ Figure \* ARABIC </w:instrText>
                            </w:r>
                            <w:r w:rsidR="001A3596">
                              <w:fldChar w:fldCharType="separate"/>
                            </w:r>
                            <w:r w:rsidR="00064E85">
                              <w:rPr>
                                <w:noProof/>
                              </w:rPr>
                              <w:t>12</w:t>
                            </w:r>
                            <w:r w:rsidR="001A3596">
                              <w:rPr>
                                <w:noProof/>
                              </w:rPr>
                              <w:fldChar w:fldCharType="end"/>
                            </w:r>
                            <w:r>
                              <w:t>:</w:t>
                            </w:r>
                            <w:r>
                              <w:rPr>
                                <w:b w:val="0"/>
                                <w:bCs w:val="0"/>
                              </w:rPr>
                              <w:t xml:space="preserve"> </w:t>
                            </w:r>
                            <w:r>
                              <w:rPr>
                                <w:b w:val="0"/>
                                <w:bCs w:val="0"/>
                                <w:color w:val="000000" w:themeColor="text1"/>
                              </w:rPr>
                              <w:t>Responses to questions on attitudes towards COVID-19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7F0D5" id="Text Box 42" o:spid="_x0000_s1044" type="#_x0000_t202" style="position:absolute;margin-left:.3pt;margin-top:379pt;width:305.65pt;height:30.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" stroked="f">
                <v:textbox inset="0,0,0,0">
                  <w:txbxContent>
                    <w:p w14:paraId="0B877A7D" w14:textId="6C8E2E59" w:rsidR="00ED6AFF" w:rsidRPr="005779FD" w:rsidRDefault="00ED6AFF" w:rsidP="00E32E1F">
                      <w:pPr>
                        <w:pStyle w:val="Caption"/>
                        <w:rPr>
                          <w:rFonts w:ascii="Open Sans" w:hAnsi="Open Sans"/>
                          <w:b w:val="0"/>
                          <w:bCs w:val="0"/>
                          <w:noProof/>
                          <w:color w:val="000000" w:themeColor="text1"/>
                          <w:sz w:val="18"/>
                          <w:szCs w:val="16"/>
                        </w:rPr>
                      </w:pPr>
                      <w:r>
                        <w:t xml:space="preserve">Figure </w:t>
                      </w:r>
                      <w:fldSimple w:instr=" SEQ Figure \* ARABIC ">
                        <w:r w:rsidR="00064E85">
                          <w:rPr>
                            <w:noProof/>
                          </w:rPr>
                          <w:t>12</w:t>
                        </w:r>
                      </w:fldSimple>
                      <w:r>
                        <w:t>:</w:t>
                      </w:r>
                      <w:r>
                        <w:rPr>
                          <w:b w:val="0"/>
                          <w:bCs w:val="0"/>
                        </w:rPr>
                        <w:t xml:space="preserve"> </w:t>
                      </w:r>
                      <w:r>
                        <w:rPr>
                          <w:b w:val="0"/>
                          <w:bCs w:val="0"/>
                          <w:color w:val="000000" w:themeColor="text1"/>
                        </w:rPr>
                        <w:t>Responses to questions on attitudes towards COVID-19</w:t>
                      </w:r>
                    </w:p>
                  </w:txbxContent>
                </v:textbox>
                <w10:wrap type="square" anchory="page"/>
              </v:shape>
            </w:pict>
          </mc:Fallback>
        </mc:AlternateContent>
      </w:r>
      <w:r w:rsidR="00E32E1F">
        <w:rPr>
          <w:rFonts w:eastAsia="Arial" w:cs="Arial"/>
          <w:noProof/>
          <w:sz w:val="18"/>
          <w:szCs w:val="21"/>
        </w:rPr>
        <w:drawing>
          <wp:anchor distT="0" distB="0" distL="114300" distR="114300" simplePos="0" relativeHeight="251792384" behindDoc="0" locked="0" layoutInCell="1" allowOverlap="1" wp14:anchorId="3708E863" wp14:editId="69B6A1FF">
            <wp:simplePos x="0" y="0"/>
            <wp:positionH relativeFrom="column">
              <wp:posOffset>-5067</wp:posOffset>
            </wp:positionH>
            <wp:positionV relativeFrom="paragraph">
              <wp:posOffset>85009</wp:posOffset>
            </wp:positionV>
            <wp:extent cx="3996690" cy="1813560"/>
            <wp:effectExtent l="0" t="0" r="3810" b="2540"/>
            <wp:wrapSquare wrapText="bothSides"/>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96690" cy="1813560"/>
                    </a:xfrm>
                    <a:prstGeom prst="rect">
                      <a:avLst/>
                    </a:prstGeom>
                  </pic:spPr>
                </pic:pic>
              </a:graphicData>
            </a:graphic>
            <wp14:sizeRelH relativeFrom="margin">
              <wp14:pctWidth>0</wp14:pctWidth>
            </wp14:sizeRelH>
            <wp14:sizeRelV relativeFrom="margin">
              <wp14:pctHeight>0</wp14:pctHeight>
            </wp14:sizeRelV>
          </wp:anchor>
        </w:drawing>
      </w:r>
      <w:r w:rsidR="00E21311">
        <w:rPr>
          <w:rFonts w:eastAsia="Arial" w:cs="Arial"/>
          <w:sz w:val="18"/>
          <w:szCs w:val="21"/>
        </w:rPr>
        <w:br w:type="page"/>
      </w:r>
      <w:bookmarkStart w:id="390" w:name="OLE_LINK1"/>
      <w:bookmarkStart w:id="391" w:name="OLE_LINK2"/>
    </w:p>
    <w:p w14:paraId="2E05F0C2" w14:textId="4E8576A8" w:rsidR="0077427E" w:rsidRPr="001E7519" w:rsidRDefault="0077427E" w:rsidP="00585C8D">
      <w:pPr>
        <w:pStyle w:val="Heading1"/>
        <w:spacing w:line="276" w:lineRule="auto"/>
        <w:rPr>
          <w:sz w:val="24"/>
          <w:szCs w:val="26"/>
        </w:rPr>
      </w:pPr>
      <w:r w:rsidRPr="001E7519">
        <w:rPr>
          <w:sz w:val="24"/>
          <w:szCs w:val="26"/>
        </w:rPr>
        <w:lastRenderedPageBreak/>
        <w:t>Conclusions</w:t>
      </w:r>
    </w:p>
    <w:bookmarkEnd w:id="390"/>
    <w:bookmarkEnd w:id="391"/>
    <w:p w14:paraId="4D350ED4" w14:textId="325001F3" w:rsidR="00A219A3" w:rsidRPr="001E7519" w:rsidRDefault="00A219A3" w:rsidP="00585C8D">
      <w:pPr>
        <w:tabs>
          <w:tab w:val="left" w:pos="43"/>
          <w:tab w:val="left" w:pos="284"/>
        </w:tabs>
        <w:rPr>
          <w:rFonts w:eastAsia="Arial" w:cs="Arial"/>
          <w:sz w:val="18"/>
          <w:szCs w:val="21"/>
        </w:rPr>
      </w:pPr>
    </w:p>
    <w:p w14:paraId="34F21B58" w14:textId="74D3230E" w:rsidR="0077427E" w:rsidRDefault="0077427E" w:rsidP="00C044B8">
      <w:pPr>
        <w:tabs>
          <w:tab w:val="left" w:pos="43"/>
          <w:tab w:val="left" w:pos="284"/>
        </w:tabs>
        <w:jc w:val="both"/>
        <w:rPr>
          <w:ins w:id="392" w:author="hp" w:date="2021-01-12T17:08:00Z"/>
          <w:rFonts w:eastAsia="Arial" w:cs="Arial"/>
          <w:sz w:val="18"/>
          <w:szCs w:val="21"/>
        </w:rPr>
      </w:pPr>
      <w:r w:rsidRPr="001E7519">
        <w:rPr>
          <w:rFonts w:eastAsia="Arial" w:cs="Arial"/>
          <w:sz w:val="18"/>
          <w:szCs w:val="21"/>
        </w:rPr>
        <w:t>SARS-CoV-2 appears to have circulated quite broadly in the Cité Verte district of Yaoundé. Nearly one person in three was found to be IgG or IgM positive, but more than 60% of these people had no symptoms between March and the date of survey, confirming that the asymptomatic form of the disease is more frequent than severe forms.</w:t>
      </w:r>
    </w:p>
    <w:p w14:paraId="62F4BA55" w14:textId="19ED435B" w:rsidR="00E3540B" w:rsidRDefault="00E3540B" w:rsidP="00C044B8">
      <w:pPr>
        <w:tabs>
          <w:tab w:val="left" w:pos="43"/>
          <w:tab w:val="left" w:pos="284"/>
        </w:tabs>
        <w:jc w:val="both"/>
        <w:rPr>
          <w:ins w:id="393" w:author="hp" w:date="2021-01-12T17:09:00Z"/>
          <w:rFonts w:eastAsia="Arial" w:cs="Arial"/>
          <w:sz w:val="18"/>
          <w:szCs w:val="21"/>
        </w:rPr>
      </w:pPr>
      <w:ins w:id="394" w:author="hp" w:date="2021-01-12T17:08:00Z">
        <w:r>
          <w:rPr>
            <w:rFonts w:eastAsia="Arial" w:cs="Arial"/>
            <w:sz w:val="18"/>
            <w:szCs w:val="21"/>
          </w:rPr>
          <w:t>Th</w:t>
        </w:r>
      </w:ins>
      <w:ins w:id="395" w:author="hp" w:date="2021-01-13T11:41:00Z">
        <w:r w:rsidR="007124CF">
          <w:rPr>
            <w:rFonts w:eastAsia="Arial" w:cs="Arial"/>
            <w:sz w:val="18"/>
            <w:szCs w:val="21"/>
          </w:rPr>
          <w:t xml:space="preserve">e </w:t>
        </w:r>
      </w:ins>
      <w:ins w:id="396" w:author="hp" w:date="2021-01-13T11:42:00Z">
        <w:r w:rsidR="007124CF">
          <w:rPr>
            <w:rFonts w:eastAsia="Arial" w:cs="Arial"/>
            <w:sz w:val="18"/>
            <w:szCs w:val="21"/>
          </w:rPr>
          <w:t xml:space="preserve">serology results were quite surprising and </w:t>
        </w:r>
      </w:ins>
      <w:ins w:id="397" w:author="hp" w:date="2021-01-12T17:08:00Z">
        <w:r>
          <w:rPr>
            <w:rFonts w:eastAsia="Arial" w:cs="Arial"/>
            <w:sz w:val="18"/>
            <w:szCs w:val="21"/>
          </w:rPr>
          <w:t xml:space="preserve">should be taken with caution. </w:t>
        </w:r>
      </w:ins>
    </w:p>
    <w:p w14:paraId="657CAD72" w14:textId="72ADDFD2" w:rsidR="00BA02A2" w:rsidRDefault="00E3540B" w:rsidP="00C044B8">
      <w:pPr>
        <w:tabs>
          <w:tab w:val="left" w:pos="43"/>
          <w:tab w:val="left" w:pos="284"/>
        </w:tabs>
        <w:jc w:val="both"/>
        <w:rPr>
          <w:ins w:id="398" w:author="hp" w:date="2021-01-15T11:34:00Z"/>
          <w:rFonts w:eastAsia="Arial" w:cs="Arial"/>
          <w:sz w:val="18"/>
          <w:szCs w:val="21"/>
        </w:rPr>
      </w:pPr>
      <w:ins w:id="399" w:author="hp" w:date="2021-01-12T17:09:00Z">
        <w:r>
          <w:rPr>
            <w:rFonts w:eastAsia="Arial" w:cs="Arial"/>
            <w:sz w:val="18"/>
            <w:szCs w:val="21"/>
          </w:rPr>
          <w:t xml:space="preserve">Seroprevalence studies up to now showed limited circulation of the virus even in communities highly affected by </w:t>
        </w:r>
      </w:ins>
      <w:proofErr w:type="spellStart"/>
      <w:ins w:id="400" w:author="hp" w:date="2021-01-12T17:10:00Z">
        <w:r>
          <w:rPr>
            <w:rFonts w:eastAsia="Arial" w:cs="Arial"/>
            <w:sz w:val="18"/>
            <w:szCs w:val="21"/>
          </w:rPr>
          <w:t>Covid</w:t>
        </w:r>
        <w:proofErr w:type="spellEnd"/>
        <w:r>
          <w:rPr>
            <w:rFonts w:eastAsia="Arial" w:cs="Arial"/>
            <w:sz w:val="18"/>
            <w:szCs w:val="21"/>
          </w:rPr>
          <w:t xml:space="preserve"> 1</w:t>
        </w:r>
      </w:ins>
      <w:ins w:id="401" w:author="hp" w:date="2021-01-12T17:38:00Z">
        <w:r w:rsidR="00E23A36">
          <w:rPr>
            <w:rFonts w:eastAsia="Arial" w:cs="Arial"/>
            <w:sz w:val="18"/>
            <w:szCs w:val="21"/>
          </w:rPr>
          <w:t>9</w:t>
        </w:r>
      </w:ins>
      <w:ins w:id="402" w:author="hp" w:date="2021-01-13T11:49:00Z">
        <w:r w:rsidR="00AE329A">
          <w:rPr>
            <w:rFonts w:eastAsia="Arial" w:cs="Arial"/>
            <w:sz w:val="18"/>
            <w:szCs w:val="21"/>
          </w:rPr>
          <w:t>,</w:t>
        </w:r>
      </w:ins>
      <w:ins w:id="403" w:author="hp" w:date="2021-01-12T17:09:00Z">
        <w:r>
          <w:rPr>
            <w:rFonts w:eastAsia="Arial" w:cs="Arial"/>
            <w:sz w:val="18"/>
            <w:szCs w:val="21"/>
          </w:rPr>
          <w:t xml:space="preserve"> like health workers</w:t>
        </w:r>
      </w:ins>
      <w:ins w:id="404" w:author="hp" w:date="2021-01-14T09:43:00Z">
        <w:r w:rsidR="0001525B">
          <w:rPr>
            <w:rFonts w:eastAsia="Arial" w:cs="Arial"/>
            <w:sz w:val="18"/>
            <w:szCs w:val="21"/>
          </w:rPr>
          <w:t xml:space="preserve"> (</w:t>
        </w:r>
      </w:ins>
      <w:ins w:id="405" w:author="hp" w:date="2021-01-21T14:56:00Z">
        <w:r w:rsidR="000D1727">
          <w:rPr>
            <w:rFonts w:eastAsia="Arial" w:cs="Arial"/>
            <w:sz w:val="18"/>
            <w:szCs w:val="21"/>
          </w:rPr>
          <w:t>17</w:t>
        </w:r>
      </w:ins>
      <w:ins w:id="406" w:author="hp" w:date="2021-01-14T09:43:00Z">
        <w:r w:rsidR="0001525B">
          <w:rPr>
            <w:rFonts w:eastAsia="Arial" w:cs="Arial"/>
            <w:sz w:val="18"/>
            <w:szCs w:val="21"/>
          </w:rPr>
          <w:t>)</w:t>
        </w:r>
      </w:ins>
      <w:ins w:id="407" w:author="hp" w:date="2021-01-12T17:09:00Z">
        <w:r>
          <w:rPr>
            <w:rFonts w:eastAsia="Arial" w:cs="Arial"/>
            <w:sz w:val="18"/>
            <w:szCs w:val="21"/>
          </w:rPr>
          <w:t xml:space="preserve"> or region</w:t>
        </w:r>
      </w:ins>
      <w:ins w:id="408" w:author="hp" w:date="2021-01-12T17:30:00Z">
        <w:r w:rsidR="00E23A36">
          <w:rPr>
            <w:rFonts w:eastAsia="Arial" w:cs="Arial"/>
            <w:sz w:val="18"/>
            <w:szCs w:val="21"/>
          </w:rPr>
          <w:t>s</w:t>
        </w:r>
      </w:ins>
      <w:ins w:id="409" w:author="hp" w:date="2021-01-12T17:09:00Z">
        <w:r>
          <w:rPr>
            <w:rFonts w:eastAsia="Arial" w:cs="Arial"/>
            <w:sz w:val="18"/>
            <w:szCs w:val="21"/>
          </w:rPr>
          <w:t xml:space="preserve"> in Italy where mortality was very </w:t>
        </w:r>
      </w:ins>
      <w:ins w:id="410" w:author="hp" w:date="2021-01-12T17:10:00Z">
        <w:r>
          <w:rPr>
            <w:rFonts w:eastAsia="Arial" w:cs="Arial"/>
            <w:sz w:val="18"/>
            <w:szCs w:val="21"/>
          </w:rPr>
          <w:t>high</w:t>
        </w:r>
      </w:ins>
      <w:ins w:id="411" w:author="hp" w:date="2021-01-12T17:30:00Z">
        <w:r w:rsidR="00770D47">
          <w:rPr>
            <w:rFonts w:eastAsia="Arial" w:cs="Arial"/>
            <w:sz w:val="18"/>
            <w:szCs w:val="21"/>
          </w:rPr>
          <w:t xml:space="preserve"> (</w:t>
        </w:r>
      </w:ins>
      <w:ins w:id="412" w:author="hp" w:date="2021-01-21T14:56:00Z">
        <w:r w:rsidR="000D1727">
          <w:rPr>
            <w:rFonts w:eastAsia="Arial" w:cs="Arial"/>
            <w:sz w:val="18"/>
            <w:szCs w:val="21"/>
          </w:rPr>
          <w:t>18</w:t>
        </w:r>
      </w:ins>
      <w:ins w:id="413" w:author="hp" w:date="2021-01-12T17:30:00Z">
        <w:r w:rsidR="00E23A36">
          <w:rPr>
            <w:rFonts w:eastAsia="Arial" w:cs="Arial"/>
            <w:sz w:val="18"/>
            <w:szCs w:val="21"/>
          </w:rPr>
          <w:t>). Several countries have conducted large seroprevalence studies</w:t>
        </w:r>
      </w:ins>
      <w:ins w:id="414" w:author="hp" w:date="2021-01-12T17:31:00Z">
        <w:r w:rsidR="00E23A36">
          <w:rPr>
            <w:rFonts w:eastAsia="Arial" w:cs="Arial"/>
            <w:sz w:val="18"/>
            <w:szCs w:val="21"/>
          </w:rPr>
          <w:t xml:space="preserve"> in the general population</w:t>
        </w:r>
      </w:ins>
      <w:ins w:id="415" w:author="hp" w:date="2021-01-12T17:30:00Z">
        <w:r w:rsidR="00E23A36">
          <w:rPr>
            <w:rFonts w:eastAsia="Arial" w:cs="Arial"/>
            <w:sz w:val="18"/>
            <w:szCs w:val="21"/>
          </w:rPr>
          <w:t xml:space="preserve"> (</w:t>
        </w:r>
      </w:ins>
      <w:ins w:id="416" w:author="hp" w:date="2021-01-14T10:48:00Z">
        <w:r w:rsidR="006D5467">
          <w:rPr>
            <w:rFonts w:eastAsia="Arial" w:cs="Arial"/>
            <w:sz w:val="18"/>
            <w:szCs w:val="21"/>
          </w:rPr>
          <w:t xml:space="preserve">China, USA, </w:t>
        </w:r>
      </w:ins>
      <w:ins w:id="417" w:author="hp" w:date="2021-01-12T17:31:00Z">
        <w:r w:rsidR="00E23A36">
          <w:rPr>
            <w:rFonts w:eastAsia="Arial" w:cs="Arial"/>
            <w:sz w:val="18"/>
            <w:szCs w:val="21"/>
          </w:rPr>
          <w:t>Switzerland</w:t>
        </w:r>
      </w:ins>
      <w:ins w:id="418" w:author="hp" w:date="2021-01-14T10:48:00Z">
        <w:r w:rsidR="006D5467">
          <w:rPr>
            <w:rFonts w:eastAsia="Arial" w:cs="Arial"/>
            <w:sz w:val="18"/>
            <w:szCs w:val="21"/>
          </w:rPr>
          <w:t xml:space="preserve"> and</w:t>
        </w:r>
      </w:ins>
      <w:ins w:id="419" w:author="hp" w:date="2021-01-12T17:31:00Z">
        <w:r w:rsidR="00E23A36">
          <w:rPr>
            <w:rFonts w:eastAsia="Arial" w:cs="Arial"/>
            <w:sz w:val="18"/>
            <w:szCs w:val="21"/>
          </w:rPr>
          <w:t xml:space="preserve"> Spain</w:t>
        </w:r>
      </w:ins>
      <w:ins w:id="420" w:author="hp" w:date="2021-01-14T11:35:00Z">
        <w:r w:rsidR="00CD699B">
          <w:rPr>
            <w:rFonts w:eastAsia="Arial" w:cs="Arial"/>
            <w:sz w:val="18"/>
            <w:szCs w:val="21"/>
          </w:rPr>
          <w:t xml:space="preserve"> </w:t>
        </w:r>
      </w:ins>
      <w:ins w:id="421" w:author="hp" w:date="2021-01-12T17:31:00Z">
        <w:r w:rsidR="00E23A36">
          <w:rPr>
            <w:rFonts w:eastAsia="Arial" w:cs="Arial"/>
            <w:sz w:val="18"/>
            <w:szCs w:val="21"/>
          </w:rPr>
          <w:t>as well as in specific populations</w:t>
        </w:r>
      </w:ins>
      <w:ins w:id="422" w:author="hp" w:date="2021-01-14T09:43:00Z">
        <w:r w:rsidR="0001525B">
          <w:rPr>
            <w:rFonts w:eastAsia="Arial" w:cs="Arial"/>
            <w:sz w:val="18"/>
            <w:szCs w:val="21"/>
          </w:rPr>
          <w:t xml:space="preserve"> (</w:t>
        </w:r>
      </w:ins>
      <w:ins w:id="423" w:author="hp" w:date="2021-01-21T14:56:00Z">
        <w:r w:rsidR="000D1727">
          <w:rPr>
            <w:rFonts w:eastAsia="Arial" w:cs="Arial"/>
            <w:sz w:val="18"/>
            <w:szCs w:val="21"/>
          </w:rPr>
          <w:t>19-</w:t>
        </w:r>
      </w:ins>
      <w:ins w:id="424" w:author="hp" w:date="2021-01-21T15:13:00Z">
        <w:r w:rsidR="00475EA1">
          <w:rPr>
            <w:rFonts w:eastAsia="Arial" w:cs="Arial"/>
            <w:sz w:val="18"/>
            <w:szCs w:val="21"/>
          </w:rPr>
          <w:t>21</w:t>
        </w:r>
      </w:ins>
      <w:ins w:id="425" w:author="hp" w:date="2021-01-14T09:43:00Z">
        <w:r w:rsidR="0001525B">
          <w:rPr>
            <w:rFonts w:eastAsia="Arial" w:cs="Arial"/>
            <w:sz w:val="18"/>
            <w:szCs w:val="21"/>
          </w:rPr>
          <w:t>)</w:t>
        </w:r>
      </w:ins>
      <w:ins w:id="426" w:author="hp" w:date="2021-01-12T17:32:00Z">
        <w:r w:rsidR="00E23A36">
          <w:rPr>
            <w:rFonts w:eastAsia="Arial" w:cs="Arial"/>
            <w:sz w:val="18"/>
            <w:szCs w:val="21"/>
          </w:rPr>
          <w:t xml:space="preserve">. </w:t>
        </w:r>
      </w:ins>
      <w:ins w:id="427" w:author="hp" w:date="2021-01-13T11:42:00Z">
        <w:r w:rsidR="007124CF">
          <w:rPr>
            <w:rFonts w:eastAsia="Arial" w:cs="Arial"/>
            <w:sz w:val="18"/>
            <w:szCs w:val="21"/>
          </w:rPr>
          <w:t>Results ranged from as low as</w:t>
        </w:r>
      </w:ins>
      <w:ins w:id="428" w:author="hp" w:date="2021-01-13T11:43:00Z">
        <w:r w:rsidR="007124CF">
          <w:rPr>
            <w:rFonts w:eastAsia="Arial" w:cs="Arial"/>
            <w:sz w:val="18"/>
            <w:szCs w:val="21"/>
          </w:rPr>
          <w:t xml:space="preserve"> </w:t>
        </w:r>
      </w:ins>
      <w:ins w:id="429" w:author="hp" w:date="2021-01-14T11:03:00Z">
        <w:r w:rsidR="00DA0C94">
          <w:rPr>
            <w:rFonts w:eastAsia="Arial" w:cs="Arial"/>
            <w:sz w:val="18"/>
            <w:szCs w:val="21"/>
          </w:rPr>
          <w:t>3</w:t>
        </w:r>
      </w:ins>
      <w:ins w:id="430" w:author="hp" w:date="2021-01-14T10:59:00Z">
        <w:r w:rsidR="00327FA5">
          <w:rPr>
            <w:rFonts w:eastAsia="Arial" w:cs="Arial"/>
            <w:sz w:val="18"/>
            <w:szCs w:val="21"/>
          </w:rPr>
          <w:t>%</w:t>
        </w:r>
      </w:ins>
      <w:ins w:id="431" w:author="hp" w:date="2021-01-13T11:43:00Z">
        <w:r w:rsidR="007124CF">
          <w:rPr>
            <w:rFonts w:eastAsia="Arial" w:cs="Arial"/>
            <w:sz w:val="18"/>
            <w:szCs w:val="21"/>
          </w:rPr>
          <w:t xml:space="preserve"> to up to </w:t>
        </w:r>
      </w:ins>
      <w:ins w:id="432" w:author="hp" w:date="2021-01-14T11:08:00Z">
        <w:r w:rsidR="00F52922">
          <w:rPr>
            <w:rFonts w:eastAsia="Arial" w:cs="Arial"/>
            <w:sz w:val="18"/>
            <w:szCs w:val="21"/>
          </w:rPr>
          <w:t>14%</w:t>
        </w:r>
      </w:ins>
      <w:ins w:id="433" w:author="hp" w:date="2021-01-13T11:43:00Z">
        <w:r w:rsidR="007124CF">
          <w:rPr>
            <w:rFonts w:eastAsia="Arial" w:cs="Arial"/>
            <w:sz w:val="18"/>
            <w:szCs w:val="21"/>
          </w:rPr>
          <w:t xml:space="preserve"> depending on the population, the timing and the test used</w:t>
        </w:r>
      </w:ins>
      <w:ins w:id="434" w:author="hp" w:date="2021-01-13T11:44:00Z">
        <w:r w:rsidR="007124CF">
          <w:rPr>
            <w:rFonts w:eastAsia="Arial" w:cs="Arial"/>
            <w:sz w:val="18"/>
            <w:szCs w:val="21"/>
          </w:rPr>
          <w:t xml:space="preserve">. </w:t>
        </w:r>
      </w:ins>
      <w:ins w:id="435" w:author="hp" w:date="2021-01-15T11:34:00Z">
        <w:r w:rsidR="00BA02A2">
          <w:rPr>
            <w:rFonts w:eastAsia="Arial" w:cs="Arial"/>
            <w:sz w:val="18"/>
            <w:szCs w:val="21"/>
          </w:rPr>
          <w:t xml:space="preserve">We are aware of two published studies done in Africa: one in Kenya among the blood donors which found a global adjusted prevalence of 4.3% very early in the epidemic </w:t>
        </w:r>
      </w:ins>
      <w:ins w:id="436" w:author="hp" w:date="2021-01-21T15:14:00Z">
        <w:r w:rsidR="00475EA1">
          <w:rPr>
            <w:rFonts w:eastAsia="Arial" w:cs="Arial"/>
            <w:sz w:val="18"/>
            <w:szCs w:val="21"/>
          </w:rPr>
          <w:t>(</w:t>
        </w:r>
        <w:proofErr w:type="gramStart"/>
        <w:r w:rsidR="00475EA1">
          <w:rPr>
            <w:rFonts w:eastAsia="Arial" w:cs="Arial"/>
            <w:sz w:val="18"/>
            <w:szCs w:val="21"/>
          </w:rPr>
          <w:t>22</w:t>
        </w:r>
      </w:ins>
      <w:ins w:id="437" w:author="hp" w:date="2021-01-21T15:16:00Z">
        <w:r w:rsidR="00475EA1">
          <w:rPr>
            <w:rFonts w:eastAsia="Arial" w:cs="Arial"/>
            <w:sz w:val="18"/>
            <w:szCs w:val="21"/>
          </w:rPr>
          <w:t xml:space="preserve"> </w:t>
        </w:r>
      </w:ins>
      <w:ins w:id="438" w:author="hp" w:date="2021-01-21T15:14:00Z">
        <w:r w:rsidR="00475EA1">
          <w:rPr>
            <w:rFonts w:eastAsia="Arial" w:cs="Arial"/>
            <w:sz w:val="18"/>
            <w:szCs w:val="21"/>
          </w:rPr>
          <w:t>)</w:t>
        </w:r>
      </w:ins>
      <w:proofErr w:type="gramEnd"/>
      <w:ins w:id="439" w:author="hp" w:date="2021-01-21T15:17:00Z">
        <w:r w:rsidR="00475EA1">
          <w:rPr>
            <w:rFonts w:eastAsia="Arial" w:cs="Arial"/>
            <w:sz w:val="18"/>
            <w:szCs w:val="21"/>
          </w:rPr>
          <w:t xml:space="preserve"> </w:t>
        </w:r>
      </w:ins>
      <w:ins w:id="440" w:author="hp" w:date="2021-01-15T11:34:00Z">
        <w:r w:rsidR="00BA02A2">
          <w:rPr>
            <w:rFonts w:eastAsia="Arial" w:cs="Arial"/>
            <w:sz w:val="18"/>
            <w:szCs w:val="21"/>
          </w:rPr>
          <w:t>and showing and increase over time and one in Niger State, Nigeria (</w:t>
        </w:r>
      </w:ins>
      <w:ins w:id="441" w:author="hp" w:date="2021-01-21T15:17:00Z">
        <w:r w:rsidR="00475EA1">
          <w:rPr>
            <w:rFonts w:eastAsia="Arial" w:cs="Arial"/>
            <w:sz w:val="18"/>
            <w:szCs w:val="21"/>
          </w:rPr>
          <w:t xml:space="preserve">23 </w:t>
        </w:r>
      </w:ins>
      <w:ins w:id="442" w:author="hp" w:date="2021-01-15T11:34:00Z">
        <w:r w:rsidR="00BA02A2">
          <w:rPr>
            <w:rFonts w:eastAsia="Arial" w:cs="Arial"/>
            <w:sz w:val="18"/>
            <w:szCs w:val="21"/>
          </w:rPr>
          <w:t>not yet published) in the general population which reported a prevalence of 25.4%.</w:t>
        </w:r>
      </w:ins>
    </w:p>
    <w:p w14:paraId="10BA34F8" w14:textId="7B16D164" w:rsidR="00A97C53" w:rsidRDefault="00A97C53" w:rsidP="00C044B8">
      <w:pPr>
        <w:tabs>
          <w:tab w:val="left" w:pos="43"/>
          <w:tab w:val="left" w:pos="284"/>
        </w:tabs>
        <w:ind w:hanging="2"/>
        <w:jc w:val="both"/>
        <w:rPr>
          <w:ins w:id="443" w:author="hp" w:date="2021-01-13T12:24:00Z"/>
          <w:rFonts w:eastAsia="Arial" w:cs="Arial"/>
          <w:sz w:val="18"/>
          <w:szCs w:val="21"/>
        </w:rPr>
      </w:pPr>
    </w:p>
    <w:p w14:paraId="710FA399" w14:textId="4FAC3F16" w:rsidR="00A97C53" w:rsidRDefault="007124CF" w:rsidP="00C044B8">
      <w:pPr>
        <w:tabs>
          <w:tab w:val="left" w:pos="43"/>
          <w:tab w:val="left" w:pos="284"/>
        </w:tabs>
        <w:jc w:val="both"/>
        <w:rPr>
          <w:ins w:id="444" w:author="hp" w:date="2021-01-14T10:26:00Z"/>
          <w:rFonts w:eastAsia="Arial" w:cs="Arial"/>
          <w:sz w:val="18"/>
          <w:szCs w:val="21"/>
        </w:rPr>
      </w:pPr>
      <w:ins w:id="445" w:author="hp" w:date="2021-01-13T11:44:00Z">
        <w:r>
          <w:rPr>
            <w:rFonts w:eastAsia="Arial" w:cs="Arial"/>
            <w:sz w:val="18"/>
            <w:szCs w:val="21"/>
          </w:rPr>
          <w:t xml:space="preserve">In </w:t>
        </w:r>
        <w:proofErr w:type="gramStart"/>
        <w:r>
          <w:rPr>
            <w:rFonts w:eastAsia="Arial" w:cs="Arial"/>
            <w:sz w:val="18"/>
            <w:szCs w:val="21"/>
          </w:rPr>
          <w:t>fact</w:t>
        </w:r>
      </w:ins>
      <w:proofErr w:type="gramEnd"/>
      <w:ins w:id="446" w:author="hp" w:date="2021-01-21T15:17:00Z">
        <w:r w:rsidR="00475EA1">
          <w:rPr>
            <w:rFonts w:eastAsia="Arial" w:cs="Arial"/>
            <w:sz w:val="18"/>
            <w:szCs w:val="21"/>
          </w:rPr>
          <w:t xml:space="preserve"> many factors impact on the prevalence results:</w:t>
        </w:r>
      </w:ins>
      <w:ins w:id="447" w:author="hp" w:date="2021-01-13T11:44:00Z">
        <w:r>
          <w:rPr>
            <w:rFonts w:eastAsia="Arial" w:cs="Arial"/>
            <w:sz w:val="18"/>
            <w:szCs w:val="21"/>
          </w:rPr>
          <w:t xml:space="preserve"> the spread of the infection can vary a lot depending on the area and the living conditions of </w:t>
        </w:r>
      </w:ins>
      <w:ins w:id="448" w:author="hp" w:date="2021-01-13T11:45:00Z">
        <w:r>
          <w:rPr>
            <w:rFonts w:eastAsia="Arial" w:cs="Arial"/>
            <w:sz w:val="18"/>
            <w:szCs w:val="21"/>
          </w:rPr>
          <w:t>the inhabitants</w:t>
        </w:r>
      </w:ins>
      <w:ins w:id="449" w:author="hp" w:date="2021-01-13T12:01:00Z">
        <w:r w:rsidR="005D57F9">
          <w:rPr>
            <w:rFonts w:eastAsia="Arial" w:cs="Arial"/>
            <w:sz w:val="18"/>
            <w:szCs w:val="21"/>
          </w:rPr>
          <w:t>;</w:t>
        </w:r>
      </w:ins>
      <w:ins w:id="450" w:author="hp" w:date="2021-01-13T11:45:00Z">
        <w:r>
          <w:rPr>
            <w:rFonts w:eastAsia="Arial" w:cs="Arial"/>
            <w:sz w:val="18"/>
            <w:szCs w:val="21"/>
          </w:rPr>
          <w:t xml:space="preserve"> </w:t>
        </w:r>
      </w:ins>
      <w:ins w:id="451" w:author="hp" w:date="2021-01-13T12:01:00Z">
        <w:r w:rsidR="005D57F9">
          <w:rPr>
            <w:rFonts w:eastAsia="Arial" w:cs="Arial"/>
            <w:sz w:val="18"/>
            <w:szCs w:val="21"/>
          </w:rPr>
          <w:t>t</w:t>
        </w:r>
      </w:ins>
      <w:ins w:id="452" w:author="hp" w:date="2021-01-13T11:45:00Z">
        <w:r>
          <w:rPr>
            <w:rFonts w:eastAsia="Arial" w:cs="Arial"/>
            <w:sz w:val="18"/>
            <w:szCs w:val="21"/>
          </w:rPr>
          <w:t xml:space="preserve">he antibody response </w:t>
        </w:r>
      </w:ins>
      <w:ins w:id="453" w:author="hp" w:date="2021-01-14T09:44:00Z">
        <w:r w:rsidR="0001525B">
          <w:rPr>
            <w:rFonts w:eastAsia="Arial" w:cs="Arial"/>
            <w:sz w:val="18"/>
            <w:szCs w:val="21"/>
          </w:rPr>
          <w:t>change according to</w:t>
        </w:r>
      </w:ins>
      <w:ins w:id="454" w:author="hp" w:date="2021-01-13T11:45:00Z">
        <w:r>
          <w:rPr>
            <w:rFonts w:eastAsia="Arial" w:cs="Arial"/>
            <w:sz w:val="18"/>
            <w:szCs w:val="21"/>
          </w:rPr>
          <w:t xml:space="preserve"> the severity of the disea</w:t>
        </w:r>
      </w:ins>
      <w:ins w:id="455" w:author="hp" w:date="2021-01-13T11:46:00Z">
        <w:r>
          <w:rPr>
            <w:rFonts w:eastAsia="Arial" w:cs="Arial"/>
            <w:sz w:val="18"/>
            <w:szCs w:val="21"/>
          </w:rPr>
          <w:t>se</w:t>
        </w:r>
      </w:ins>
      <w:ins w:id="456" w:author="hp" w:date="2021-01-13T12:01:00Z">
        <w:r w:rsidR="005D57F9">
          <w:rPr>
            <w:rFonts w:eastAsia="Arial" w:cs="Arial"/>
            <w:sz w:val="18"/>
            <w:szCs w:val="21"/>
          </w:rPr>
          <w:t>,</w:t>
        </w:r>
      </w:ins>
      <w:ins w:id="457" w:author="hp" w:date="2021-01-13T11:46:00Z">
        <w:r>
          <w:rPr>
            <w:rFonts w:eastAsia="Arial" w:cs="Arial"/>
            <w:sz w:val="18"/>
            <w:szCs w:val="21"/>
          </w:rPr>
          <w:t xml:space="preserve"> with mild forms being less </w:t>
        </w:r>
        <w:proofErr w:type="spellStart"/>
        <w:r>
          <w:rPr>
            <w:rFonts w:eastAsia="Arial" w:cs="Arial"/>
            <w:sz w:val="18"/>
            <w:szCs w:val="21"/>
          </w:rPr>
          <w:t>immunogene</w:t>
        </w:r>
      </w:ins>
      <w:proofErr w:type="spellEnd"/>
      <w:ins w:id="458" w:author="hp" w:date="2021-01-13T12:01:00Z">
        <w:r w:rsidR="005D57F9">
          <w:rPr>
            <w:rFonts w:eastAsia="Arial" w:cs="Arial"/>
            <w:sz w:val="18"/>
            <w:szCs w:val="21"/>
          </w:rPr>
          <w:t xml:space="preserve"> and therefore</w:t>
        </w:r>
      </w:ins>
      <w:ins w:id="459" w:author="hp" w:date="2021-01-13T11:46:00Z">
        <w:r>
          <w:rPr>
            <w:rFonts w:eastAsia="Arial" w:cs="Arial"/>
            <w:sz w:val="18"/>
            <w:szCs w:val="21"/>
          </w:rPr>
          <w:t xml:space="preserve"> giving rise to a weaker response</w:t>
        </w:r>
      </w:ins>
      <w:ins w:id="460" w:author="hp" w:date="2021-01-14T09:44:00Z">
        <w:r w:rsidR="0001525B">
          <w:rPr>
            <w:rFonts w:eastAsia="Arial" w:cs="Arial"/>
            <w:sz w:val="18"/>
            <w:szCs w:val="21"/>
          </w:rPr>
          <w:t xml:space="preserve">. </w:t>
        </w:r>
      </w:ins>
      <w:ins w:id="461" w:author="hp" w:date="2021-01-14T09:45:00Z">
        <w:r w:rsidR="0001525B">
          <w:rPr>
            <w:rFonts w:eastAsia="Arial" w:cs="Arial"/>
            <w:sz w:val="18"/>
            <w:szCs w:val="21"/>
          </w:rPr>
          <w:t>A</w:t>
        </w:r>
      </w:ins>
      <w:ins w:id="462" w:author="hp" w:date="2021-01-14T09:44:00Z">
        <w:r w:rsidR="0001525B">
          <w:rPr>
            <w:rFonts w:eastAsia="Arial" w:cs="Arial"/>
            <w:sz w:val="18"/>
            <w:szCs w:val="21"/>
          </w:rPr>
          <w:t>ntibodies to SARS CoV2</w:t>
        </w:r>
      </w:ins>
      <w:ins w:id="463" w:author="hp" w:date="2021-01-13T12:01:00Z">
        <w:r w:rsidR="005D57F9">
          <w:rPr>
            <w:rFonts w:eastAsia="Arial" w:cs="Arial"/>
            <w:sz w:val="18"/>
            <w:szCs w:val="21"/>
          </w:rPr>
          <w:t xml:space="preserve"> </w:t>
        </w:r>
      </w:ins>
      <w:ins w:id="464" w:author="hp" w:date="2021-01-13T12:02:00Z">
        <w:r w:rsidR="005D57F9">
          <w:rPr>
            <w:rFonts w:eastAsia="Arial" w:cs="Arial"/>
            <w:sz w:val="18"/>
            <w:szCs w:val="21"/>
          </w:rPr>
          <w:t>wan</w:t>
        </w:r>
      </w:ins>
      <w:ins w:id="465" w:author="hp" w:date="2021-01-13T12:03:00Z">
        <w:r w:rsidR="005D57F9">
          <w:rPr>
            <w:rFonts w:eastAsia="Arial" w:cs="Arial"/>
            <w:sz w:val="18"/>
            <w:szCs w:val="21"/>
          </w:rPr>
          <w:t>e</w:t>
        </w:r>
      </w:ins>
      <w:ins w:id="466" w:author="hp" w:date="2021-01-13T12:02:00Z">
        <w:r w:rsidR="005D57F9">
          <w:rPr>
            <w:rFonts w:eastAsia="Arial" w:cs="Arial"/>
            <w:sz w:val="18"/>
            <w:szCs w:val="21"/>
          </w:rPr>
          <w:t xml:space="preserve"> over time</w:t>
        </w:r>
      </w:ins>
      <w:ins w:id="467" w:author="hp" w:date="2021-01-14T11:36:00Z">
        <w:r w:rsidR="00CD699B">
          <w:rPr>
            <w:rFonts w:eastAsia="Arial" w:cs="Arial"/>
            <w:sz w:val="18"/>
            <w:szCs w:val="21"/>
          </w:rPr>
          <w:t xml:space="preserve"> (</w:t>
        </w:r>
      </w:ins>
      <w:ins w:id="468" w:author="hp" w:date="2021-01-21T15:18:00Z">
        <w:r w:rsidR="00475EA1">
          <w:rPr>
            <w:rFonts w:eastAsia="Arial" w:cs="Arial"/>
            <w:sz w:val="18"/>
            <w:szCs w:val="21"/>
          </w:rPr>
          <w:t>24</w:t>
        </w:r>
      </w:ins>
      <w:ins w:id="469" w:author="hp" w:date="2021-01-14T11:36:00Z">
        <w:r w:rsidR="00CD699B">
          <w:rPr>
            <w:rFonts w:eastAsia="Arial" w:cs="Arial"/>
            <w:sz w:val="18"/>
            <w:szCs w:val="21"/>
          </w:rPr>
          <w:t>)</w:t>
        </w:r>
      </w:ins>
      <w:ins w:id="470" w:author="hp" w:date="2021-01-14T10:21:00Z">
        <w:r w:rsidR="004C66E6">
          <w:rPr>
            <w:rFonts w:eastAsia="Arial" w:cs="Arial"/>
            <w:sz w:val="18"/>
            <w:szCs w:val="21"/>
          </w:rPr>
          <w:t xml:space="preserve"> and th</w:t>
        </w:r>
      </w:ins>
      <w:ins w:id="471" w:author="hp" w:date="2021-01-14T10:23:00Z">
        <w:r w:rsidR="004C66E6">
          <w:rPr>
            <w:rFonts w:eastAsia="Arial" w:cs="Arial"/>
            <w:sz w:val="18"/>
            <w:szCs w:val="21"/>
          </w:rPr>
          <w:t xml:space="preserve">e time lapsed from the infection influences the </w:t>
        </w:r>
      </w:ins>
      <w:ins w:id="472" w:author="hp" w:date="2021-01-14T10:25:00Z">
        <w:r w:rsidR="004C66E6">
          <w:rPr>
            <w:rFonts w:eastAsia="Arial" w:cs="Arial"/>
            <w:sz w:val="18"/>
            <w:szCs w:val="21"/>
          </w:rPr>
          <w:t xml:space="preserve">possibilities of detection with available </w:t>
        </w:r>
      </w:ins>
      <w:ins w:id="473" w:author="hp" w:date="2021-01-14T10:26:00Z">
        <w:r w:rsidR="004C66E6">
          <w:rPr>
            <w:rFonts w:eastAsia="Arial" w:cs="Arial"/>
            <w:sz w:val="18"/>
            <w:szCs w:val="21"/>
          </w:rPr>
          <w:t>tests.</w:t>
        </w:r>
      </w:ins>
      <w:ins w:id="474" w:author="hp" w:date="2021-01-13T12:23:00Z">
        <w:r w:rsidR="00A97C53">
          <w:rPr>
            <w:rFonts w:eastAsia="Arial" w:cs="Arial"/>
            <w:sz w:val="18"/>
            <w:szCs w:val="21"/>
          </w:rPr>
          <w:t xml:space="preserve"> At the same time, </w:t>
        </w:r>
      </w:ins>
      <w:ins w:id="475" w:author="hp" w:date="2021-01-13T12:22:00Z">
        <w:r w:rsidR="00A97C53">
          <w:rPr>
            <w:rFonts w:eastAsia="Arial" w:cs="Arial"/>
            <w:sz w:val="18"/>
            <w:szCs w:val="21"/>
          </w:rPr>
          <w:t>sensibility</w:t>
        </w:r>
      </w:ins>
      <w:ins w:id="476" w:author="hp" w:date="2021-01-13T12:25:00Z">
        <w:r w:rsidR="00A97C53">
          <w:rPr>
            <w:rFonts w:eastAsia="Arial" w:cs="Arial"/>
            <w:sz w:val="18"/>
            <w:szCs w:val="21"/>
          </w:rPr>
          <w:t xml:space="preserve"> (performance in detecting true exposure)</w:t>
        </w:r>
      </w:ins>
      <w:ins w:id="477" w:author="hp" w:date="2021-01-13T12:22:00Z">
        <w:r w:rsidR="00A97C53">
          <w:rPr>
            <w:rFonts w:eastAsia="Arial" w:cs="Arial"/>
            <w:sz w:val="18"/>
            <w:szCs w:val="21"/>
          </w:rPr>
          <w:t xml:space="preserve"> and specificity </w:t>
        </w:r>
      </w:ins>
      <w:ins w:id="478" w:author="hp" w:date="2021-01-13T12:25:00Z">
        <w:r w:rsidR="00A97C53">
          <w:rPr>
            <w:rFonts w:eastAsia="Arial" w:cs="Arial"/>
            <w:sz w:val="18"/>
            <w:szCs w:val="21"/>
          </w:rPr>
          <w:t xml:space="preserve">(performance in excluding </w:t>
        </w:r>
      </w:ins>
      <w:ins w:id="479" w:author="hp" w:date="2021-01-14T10:22:00Z">
        <w:r w:rsidR="004C66E6">
          <w:rPr>
            <w:rFonts w:eastAsia="Arial" w:cs="Arial"/>
            <w:sz w:val="18"/>
            <w:szCs w:val="21"/>
          </w:rPr>
          <w:t>the not exposed</w:t>
        </w:r>
      </w:ins>
      <w:ins w:id="480" w:author="hp" w:date="2021-01-13T12:26:00Z">
        <w:r w:rsidR="00A97C53">
          <w:rPr>
            <w:rFonts w:eastAsia="Arial" w:cs="Arial"/>
            <w:sz w:val="18"/>
            <w:szCs w:val="21"/>
          </w:rPr>
          <w:t xml:space="preserve">) </w:t>
        </w:r>
      </w:ins>
      <w:ins w:id="481" w:author="hp" w:date="2021-01-13T12:22:00Z">
        <w:r w:rsidR="00A97C53">
          <w:rPr>
            <w:rFonts w:eastAsia="Arial" w:cs="Arial"/>
            <w:sz w:val="18"/>
            <w:szCs w:val="21"/>
          </w:rPr>
          <w:t xml:space="preserve">of the serological tests </w:t>
        </w:r>
      </w:ins>
      <w:ins w:id="482" w:author="hp" w:date="2021-01-13T12:26:00Z">
        <w:r w:rsidR="00A97C53">
          <w:rPr>
            <w:rFonts w:eastAsia="Arial" w:cs="Arial"/>
            <w:sz w:val="18"/>
            <w:szCs w:val="21"/>
          </w:rPr>
          <w:t xml:space="preserve">vary </w:t>
        </w:r>
      </w:ins>
      <w:ins w:id="483" w:author="hp" w:date="2021-01-13T12:28:00Z">
        <w:r w:rsidR="00A97C53">
          <w:rPr>
            <w:rFonts w:eastAsia="Arial" w:cs="Arial"/>
            <w:sz w:val="18"/>
            <w:szCs w:val="21"/>
          </w:rPr>
          <w:t>according to the test performances</w:t>
        </w:r>
      </w:ins>
      <w:ins w:id="484" w:author="hp" w:date="2021-01-15T11:33:00Z">
        <w:r w:rsidR="00BA02A2">
          <w:rPr>
            <w:rFonts w:eastAsia="Arial" w:cs="Arial"/>
            <w:sz w:val="18"/>
            <w:szCs w:val="21"/>
          </w:rPr>
          <w:t>.</w:t>
        </w:r>
      </w:ins>
      <w:ins w:id="485" w:author="hp" w:date="2021-01-14T10:23:00Z">
        <w:r w:rsidR="004C66E6">
          <w:rPr>
            <w:rFonts w:eastAsia="Arial" w:cs="Arial"/>
            <w:sz w:val="18"/>
            <w:szCs w:val="21"/>
          </w:rPr>
          <w:t xml:space="preserve"> </w:t>
        </w:r>
      </w:ins>
      <w:ins w:id="486" w:author="hp" w:date="2021-01-15T11:33:00Z">
        <w:r w:rsidR="00BA02A2">
          <w:rPr>
            <w:rFonts w:eastAsia="Arial" w:cs="Arial"/>
            <w:sz w:val="18"/>
            <w:szCs w:val="21"/>
          </w:rPr>
          <w:t>I</w:t>
        </w:r>
      </w:ins>
      <w:ins w:id="487" w:author="hp" w:date="2021-01-14T10:23:00Z">
        <w:r w:rsidR="004C66E6">
          <w:rPr>
            <w:rFonts w:eastAsia="Arial" w:cs="Arial"/>
            <w:sz w:val="18"/>
            <w:szCs w:val="21"/>
          </w:rPr>
          <w:t>n field conditions they</w:t>
        </w:r>
      </w:ins>
      <w:ins w:id="488" w:author="hp" w:date="2021-01-13T12:28:00Z">
        <w:r w:rsidR="00A97C53">
          <w:rPr>
            <w:rFonts w:eastAsia="Arial" w:cs="Arial"/>
            <w:sz w:val="18"/>
            <w:szCs w:val="21"/>
          </w:rPr>
          <w:t xml:space="preserve"> </w:t>
        </w:r>
      </w:ins>
      <w:ins w:id="489" w:author="hp" w:date="2021-01-13T12:22:00Z">
        <w:r w:rsidR="00A97C53">
          <w:rPr>
            <w:rFonts w:eastAsia="Arial" w:cs="Arial"/>
            <w:sz w:val="18"/>
            <w:szCs w:val="21"/>
          </w:rPr>
          <w:t xml:space="preserve">can be different from what is stated by the </w:t>
        </w:r>
      </w:ins>
      <w:ins w:id="490" w:author="hp" w:date="2021-01-13T12:23:00Z">
        <w:r w:rsidR="00A97C53">
          <w:rPr>
            <w:rFonts w:eastAsia="Arial" w:cs="Arial"/>
            <w:sz w:val="18"/>
            <w:szCs w:val="21"/>
          </w:rPr>
          <w:t>producer and validated in northern countries.</w:t>
        </w:r>
      </w:ins>
    </w:p>
    <w:p w14:paraId="4FCABD99" w14:textId="190CDDFE" w:rsidR="004C66E6" w:rsidRDefault="004C66E6" w:rsidP="00C044B8">
      <w:pPr>
        <w:tabs>
          <w:tab w:val="left" w:pos="43"/>
          <w:tab w:val="left" w:pos="284"/>
        </w:tabs>
        <w:jc w:val="both"/>
        <w:rPr>
          <w:ins w:id="491" w:author="hp" w:date="2021-01-13T12:22:00Z"/>
          <w:rFonts w:eastAsia="Arial" w:cs="Arial"/>
          <w:sz w:val="18"/>
          <w:szCs w:val="21"/>
        </w:rPr>
      </w:pPr>
      <w:ins w:id="492" w:author="hp" w:date="2021-01-14T10:26:00Z">
        <w:r>
          <w:rPr>
            <w:rFonts w:eastAsia="Arial" w:cs="Arial"/>
            <w:sz w:val="18"/>
            <w:szCs w:val="21"/>
          </w:rPr>
          <w:t>Knowing all these, the study data</w:t>
        </w:r>
      </w:ins>
      <w:ins w:id="493" w:author="hp" w:date="2021-01-14T10:30:00Z">
        <w:r>
          <w:rPr>
            <w:rFonts w:eastAsia="Arial" w:cs="Arial"/>
            <w:sz w:val="18"/>
            <w:szCs w:val="21"/>
          </w:rPr>
          <w:t xml:space="preserve"> on prevalence of </w:t>
        </w:r>
      </w:ins>
      <w:ins w:id="494" w:author="hp" w:date="2021-01-14T10:31:00Z">
        <w:r>
          <w:rPr>
            <w:rFonts w:eastAsia="Arial" w:cs="Arial"/>
            <w:sz w:val="18"/>
            <w:szCs w:val="21"/>
          </w:rPr>
          <w:t>SARS CoV2 exposure</w:t>
        </w:r>
      </w:ins>
      <w:ins w:id="495" w:author="hp" w:date="2021-01-14T10:26:00Z">
        <w:r>
          <w:rPr>
            <w:rFonts w:eastAsia="Arial" w:cs="Arial"/>
            <w:sz w:val="18"/>
            <w:szCs w:val="21"/>
          </w:rPr>
          <w:t xml:space="preserve"> were adjusted based on the locally evaluated speci</w:t>
        </w:r>
      </w:ins>
      <w:ins w:id="496" w:author="hp" w:date="2021-01-14T10:27:00Z">
        <w:r>
          <w:rPr>
            <w:rFonts w:eastAsia="Arial" w:cs="Arial"/>
            <w:sz w:val="18"/>
            <w:szCs w:val="21"/>
          </w:rPr>
          <w:t xml:space="preserve">ficity and reported sensibility and, despite the wide confidence interval we can state that the virus has been circulating </w:t>
        </w:r>
      </w:ins>
      <w:ins w:id="497" w:author="hp" w:date="2021-01-14T10:31:00Z">
        <w:r>
          <w:rPr>
            <w:rFonts w:eastAsia="Arial" w:cs="Arial"/>
            <w:sz w:val="18"/>
            <w:szCs w:val="21"/>
          </w:rPr>
          <w:t>broadly in the population</w:t>
        </w:r>
      </w:ins>
      <w:ins w:id="498" w:author="hp" w:date="2021-01-15T11:33:00Z">
        <w:r w:rsidR="00BA02A2">
          <w:rPr>
            <w:rFonts w:eastAsia="Arial" w:cs="Arial"/>
            <w:sz w:val="18"/>
            <w:szCs w:val="21"/>
          </w:rPr>
          <w:t xml:space="preserve"> but</w:t>
        </w:r>
      </w:ins>
      <w:ins w:id="499" w:author="hp" w:date="2021-01-14T10:31:00Z">
        <w:r>
          <w:rPr>
            <w:rFonts w:eastAsia="Arial" w:cs="Arial"/>
            <w:sz w:val="18"/>
            <w:szCs w:val="21"/>
          </w:rPr>
          <w:t xml:space="preserve"> with limited impact on the healt</w:t>
        </w:r>
      </w:ins>
      <w:ins w:id="500" w:author="hp" w:date="2021-01-14T10:32:00Z">
        <w:r w:rsidR="006E2BA2">
          <w:rPr>
            <w:rFonts w:eastAsia="Arial" w:cs="Arial"/>
            <w:sz w:val="18"/>
            <w:szCs w:val="21"/>
          </w:rPr>
          <w:t>h status of the population.</w:t>
        </w:r>
      </w:ins>
    </w:p>
    <w:p w14:paraId="6081C391" w14:textId="77777777" w:rsidR="007124CF" w:rsidRDefault="007124CF" w:rsidP="00C044B8">
      <w:pPr>
        <w:tabs>
          <w:tab w:val="left" w:pos="43"/>
          <w:tab w:val="left" w:pos="284"/>
        </w:tabs>
        <w:ind w:hanging="2"/>
        <w:jc w:val="both"/>
        <w:rPr>
          <w:ins w:id="501" w:author="hp" w:date="2021-01-13T11:42:00Z"/>
          <w:rFonts w:eastAsia="Arial" w:cs="Arial"/>
          <w:sz w:val="18"/>
          <w:szCs w:val="21"/>
        </w:rPr>
      </w:pPr>
    </w:p>
    <w:p w14:paraId="6EC8C1FC" w14:textId="1DFD0BAE" w:rsidR="006E2BA2" w:rsidRDefault="006E2BA2" w:rsidP="00C044B8">
      <w:pPr>
        <w:tabs>
          <w:tab w:val="left" w:pos="43"/>
          <w:tab w:val="left" w:pos="284"/>
        </w:tabs>
        <w:jc w:val="both"/>
        <w:rPr>
          <w:ins w:id="502" w:author="hp" w:date="2021-01-14T10:36:00Z"/>
          <w:rFonts w:eastAsia="Arial" w:cs="Arial"/>
          <w:sz w:val="18"/>
          <w:szCs w:val="21"/>
        </w:rPr>
      </w:pPr>
      <w:ins w:id="503" w:author="hp" w:date="2021-01-14T10:40:00Z">
        <w:r>
          <w:rPr>
            <w:rFonts w:eastAsia="Arial" w:cs="Arial"/>
            <w:sz w:val="18"/>
            <w:szCs w:val="21"/>
          </w:rPr>
          <w:t xml:space="preserve">In the </w:t>
        </w:r>
        <w:proofErr w:type="spellStart"/>
        <w:r>
          <w:rPr>
            <w:rFonts w:eastAsia="Arial" w:cs="Arial"/>
            <w:sz w:val="18"/>
            <w:szCs w:val="21"/>
          </w:rPr>
          <w:t>Cité</w:t>
        </w:r>
        <w:proofErr w:type="spellEnd"/>
        <w:r>
          <w:rPr>
            <w:rFonts w:eastAsia="Arial" w:cs="Arial"/>
            <w:sz w:val="18"/>
            <w:szCs w:val="21"/>
          </w:rPr>
          <w:t xml:space="preserve"> </w:t>
        </w:r>
        <w:proofErr w:type="spellStart"/>
        <w:r>
          <w:rPr>
            <w:rFonts w:eastAsia="Arial" w:cs="Arial"/>
            <w:sz w:val="18"/>
            <w:szCs w:val="21"/>
          </w:rPr>
          <w:t>Verte</w:t>
        </w:r>
        <w:proofErr w:type="spellEnd"/>
        <w:r>
          <w:rPr>
            <w:rFonts w:eastAsia="Arial" w:cs="Arial"/>
            <w:sz w:val="18"/>
            <w:szCs w:val="21"/>
          </w:rPr>
          <w:t xml:space="preserve"> District of Yaoundé we have a global prevalence of 29.2% with </w:t>
        </w:r>
      </w:ins>
      <w:ins w:id="504" w:author="hp" w:date="2021-01-14T10:41:00Z">
        <w:r>
          <w:rPr>
            <w:rFonts w:eastAsia="Arial" w:cs="Arial"/>
            <w:sz w:val="18"/>
            <w:szCs w:val="21"/>
          </w:rPr>
          <w:t xml:space="preserve">variation according to demographic </w:t>
        </w:r>
      </w:ins>
      <w:ins w:id="505" w:author="hp" w:date="2021-01-14T10:50:00Z">
        <w:r w:rsidR="00A71ADC">
          <w:rPr>
            <w:rFonts w:eastAsia="Arial" w:cs="Arial"/>
            <w:sz w:val="18"/>
            <w:szCs w:val="21"/>
          </w:rPr>
          <w:t>characteristics</w:t>
        </w:r>
      </w:ins>
      <w:ins w:id="506" w:author="hp" w:date="2021-01-14T10:41:00Z">
        <w:r>
          <w:rPr>
            <w:rFonts w:eastAsia="Arial" w:cs="Arial"/>
            <w:sz w:val="18"/>
            <w:szCs w:val="21"/>
          </w:rPr>
          <w:t xml:space="preserve">. </w:t>
        </w:r>
        <w:r w:rsidR="006D5467">
          <w:rPr>
            <w:rFonts w:eastAsia="Arial" w:cs="Arial"/>
            <w:sz w:val="18"/>
            <w:szCs w:val="21"/>
          </w:rPr>
          <w:t xml:space="preserve">Considering IgM prevalence </w:t>
        </w:r>
      </w:ins>
      <w:ins w:id="507" w:author="hp" w:date="2021-01-14T10:42:00Z">
        <w:r w:rsidR="006D5467">
          <w:rPr>
            <w:rFonts w:eastAsia="Arial" w:cs="Arial"/>
            <w:sz w:val="18"/>
            <w:szCs w:val="21"/>
          </w:rPr>
          <w:t xml:space="preserve">indicating a more recent infection </w:t>
        </w:r>
      </w:ins>
      <w:ins w:id="508" w:author="hp" w:date="2021-01-14T10:50:00Z">
        <w:r w:rsidR="00A71ADC">
          <w:rPr>
            <w:rFonts w:eastAsia="Arial" w:cs="Arial"/>
            <w:sz w:val="18"/>
            <w:szCs w:val="21"/>
          </w:rPr>
          <w:t>(IgM response appearing between 5 and 12 days after onset of symptoms)</w:t>
        </w:r>
      </w:ins>
      <w:ins w:id="509" w:author="hp" w:date="2021-01-15T11:34:00Z">
        <w:r w:rsidR="00BA02A2">
          <w:rPr>
            <w:rFonts w:eastAsia="Arial" w:cs="Arial"/>
            <w:sz w:val="18"/>
            <w:szCs w:val="21"/>
          </w:rPr>
          <w:t xml:space="preserve">, </w:t>
        </w:r>
      </w:ins>
      <w:ins w:id="510" w:author="hp" w:date="2021-01-14T10:51:00Z">
        <w:r w:rsidR="00A71ADC">
          <w:rPr>
            <w:rFonts w:eastAsia="Arial" w:cs="Arial"/>
            <w:sz w:val="18"/>
            <w:szCs w:val="21"/>
          </w:rPr>
          <w:t>we registered a global prevalence of 3.4%</w:t>
        </w:r>
      </w:ins>
      <w:ins w:id="511" w:author="hp" w:date="2021-01-14T10:52:00Z">
        <w:r w:rsidR="00FD4784">
          <w:rPr>
            <w:rFonts w:eastAsia="Arial" w:cs="Arial"/>
            <w:sz w:val="18"/>
            <w:szCs w:val="21"/>
          </w:rPr>
          <w:t>, but also in this case the performance of the test should be taken into account and suggest</w:t>
        </w:r>
      </w:ins>
      <w:ins w:id="512" w:author="hp" w:date="2021-01-21T15:19:00Z">
        <w:r w:rsidR="00475EA1">
          <w:rPr>
            <w:rFonts w:eastAsia="Arial" w:cs="Arial"/>
            <w:sz w:val="18"/>
            <w:szCs w:val="21"/>
          </w:rPr>
          <w:t>s</w:t>
        </w:r>
      </w:ins>
      <w:ins w:id="513" w:author="hp" w:date="2021-01-14T10:52:00Z">
        <w:r w:rsidR="00FD4784">
          <w:rPr>
            <w:rFonts w:eastAsia="Arial" w:cs="Arial"/>
            <w:sz w:val="18"/>
            <w:szCs w:val="21"/>
          </w:rPr>
          <w:t xml:space="preserve"> caution in interpretation.</w:t>
        </w:r>
      </w:ins>
    </w:p>
    <w:p w14:paraId="3D5AD606" w14:textId="4BE56BB2" w:rsidR="006E2BA2" w:rsidRDefault="006E2BA2" w:rsidP="00C044B8">
      <w:pPr>
        <w:tabs>
          <w:tab w:val="left" w:pos="43"/>
          <w:tab w:val="left" w:pos="284"/>
        </w:tabs>
        <w:jc w:val="both"/>
        <w:rPr>
          <w:ins w:id="514" w:author="hp" w:date="2021-01-14T10:39:00Z"/>
          <w:rFonts w:eastAsia="Arial" w:cs="Arial"/>
          <w:sz w:val="18"/>
          <w:szCs w:val="21"/>
        </w:rPr>
      </w:pPr>
      <w:ins w:id="515" w:author="hp" w:date="2021-01-14T10:36:00Z">
        <w:r>
          <w:rPr>
            <w:rFonts w:eastAsia="Arial" w:cs="Arial"/>
            <w:sz w:val="18"/>
            <w:szCs w:val="21"/>
          </w:rPr>
          <w:t>The presented data are interesting also to identify the most exposed groups that seems to be men</w:t>
        </w:r>
      </w:ins>
      <w:ins w:id="516" w:author="hp" w:date="2021-01-14T10:37:00Z">
        <w:r>
          <w:rPr>
            <w:rFonts w:eastAsia="Arial" w:cs="Arial"/>
            <w:sz w:val="18"/>
            <w:szCs w:val="21"/>
          </w:rPr>
          <w:t xml:space="preserve">, </w:t>
        </w:r>
      </w:ins>
      <w:ins w:id="517" w:author="hp" w:date="2021-01-14T10:38:00Z">
        <w:r>
          <w:rPr>
            <w:rFonts w:eastAsia="Arial" w:cs="Arial"/>
            <w:sz w:val="18"/>
            <w:szCs w:val="21"/>
          </w:rPr>
          <w:t>obese</w:t>
        </w:r>
      </w:ins>
      <w:ins w:id="518" w:author="hp" w:date="2021-01-14T10:37:00Z">
        <w:r>
          <w:rPr>
            <w:rFonts w:eastAsia="Arial" w:cs="Arial"/>
            <w:sz w:val="18"/>
            <w:szCs w:val="21"/>
          </w:rPr>
          <w:t>, and people living in</w:t>
        </w:r>
      </w:ins>
      <w:ins w:id="519" w:author="hp" w:date="2021-01-14T10:38:00Z">
        <w:r>
          <w:rPr>
            <w:rFonts w:eastAsia="Arial" w:cs="Arial"/>
            <w:sz w:val="18"/>
            <w:szCs w:val="21"/>
          </w:rPr>
          <w:t xml:space="preserve"> crowded households. </w:t>
        </w:r>
      </w:ins>
      <w:ins w:id="520" w:author="hp" w:date="2021-01-14T10:53:00Z">
        <w:r w:rsidR="00FD4784">
          <w:rPr>
            <w:rFonts w:eastAsia="Arial" w:cs="Arial"/>
            <w:sz w:val="18"/>
            <w:szCs w:val="21"/>
          </w:rPr>
          <w:t xml:space="preserve">The differences in </w:t>
        </w:r>
      </w:ins>
      <w:ins w:id="521" w:author="hp" w:date="2021-01-15T11:34:00Z">
        <w:r w:rsidR="00BA02A2">
          <w:rPr>
            <w:rFonts w:eastAsia="Arial" w:cs="Arial"/>
            <w:sz w:val="18"/>
            <w:szCs w:val="21"/>
          </w:rPr>
          <w:t>geographical</w:t>
        </w:r>
      </w:ins>
      <w:ins w:id="522" w:author="hp" w:date="2021-01-14T10:53:00Z">
        <w:r w:rsidR="00FD4784">
          <w:rPr>
            <w:rFonts w:eastAsia="Arial" w:cs="Arial"/>
            <w:sz w:val="18"/>
            <w:szCs w:val="21"/>
          </w:rPr>
          <w:t xml:space="preserve"> distribution in the district are mainly driven by the frequency of crowded households where distancing is </w:t>
        </w:r>
      </w:ins>
      <w:ins w:id="523" w:author="hp" w:date="2021-01-14T10:54:00Z">
        <w:r w:rsidR="00FD4784">
          <w:rPr>
            <w:rFonts w:eastAsia="Arial" w:cs="Arial"/>
            <w:sz w:val="18"/>
            <w:szCs w:val="21"/>
          </w:rPr>
          <w:t>more difficult.</w:t>
        </w:r>
      </w:ins>
    </w:p>
    <w:p w14:paraId="77F28137" w14:textId="1CC81019" w:rsidR="006E2BA2" w:rsidRDefault="006E2BA2" w:rsidP="00C044B8">
      <w:pPr>
        <w:tabs>
          <w:tab w:val="left" w:pos="43"/>
          <w:tab w:val="left" w:pos="284"/>
        </w:tabs>
        <w:jc w:val="both"/>
        <w:rPr>
          <w:ins w:id="524" w:author="hp" w:date="2021-01-14T10:54:00Z"/>
          <w:rFonts w:eastAsia="Arial" w:cs="Arial"/>
          <w:sz w:val="18"/>
          <w:szCs w:val="21"/>
        </w:rPr>
      </w:pPr>
    </w:p>
    <w:p w14:paraId="421E5D61" w14:textId="49BE8CA8" w:rsidR="00DC0258" w:rsidRDefault="00DC0258" w:rsidP="00C044B8">
      <w:pPr>
        <w:tabs>
          <w:tab w:val="left" w:pos="43"/>
          <w:tab w:val="left" w:pos="284"/>
        </w:tabs>
        <w:jc w:val="both"/>
        <w:rPr>
          <w:ins w:id="525" w:author="hp" w:date="2021-01-14T11:21:00Z"/>
          <w:rFonts w:eastAsia="Arial" w:cs="Arial"/>
          <w:sz w:val="18"/>
          <w:szCs w:val="21"/>
        </w:rPr>
      </w:pPr>
      <w:ins w:id="526" w:author="hp" w:date="2021-01-14T10:54:00Z">
        <w:r>
          <w:rPr>
            <w:rFonts w:eastAsia="Arial" w:cs="Arial"/>
            <w:sz w:val="18"/>
            <w:szCs w:val="21"/>
          </w:rPr>
          <w:t xml:space="preserve">SARS </w:t>
        </w:r>
        <w:proofErr w:type="spellStart"/>
        <w:r>
          <w:rPr>
            <w:rFonts w:eastAsia="Arial" w:cs="Arial"/>
            <w:sz w:val="18"/>
            <w:szCs w:val="21"/>
          </w:rPr>
          <w:t>CoV</w:t>
        </w:r>
        <w:proofErr w:type="spellEnd"/>
        <w:r>
          <w:rPr>
            <w:rFonts w:eastAsia="Arial" w:cs="Arial"/>
            <w:sz w:val="18"/>
            <w:szCs w:val="21"/>
          </w:rPr>
          <w:t xml:space="preserve"> 2 infection seems t</w:t>
        </w:r>
      </w:ins>
      <w:ins w:id="527" w:author="hp" w:date="2021-01-21T15:19:00Z">
        <w:r w:rsidR="00475EA1">
          <w:rPr>
            <w:rFonts w:eastAsia="Arial" w:cs="Arial"/>
            <w:sz w:val="18"/>
            <w:szCs w:val="21"/>
          </w:rPr>
          <w:t>o have had</w:t>
        </w:r>
      </w:ins>
      <w:ins w:id="528" w:author="hp" w:date="2021-01-14T10:54:00Z">
        <w:r>
          <w:rPr>
            <w:rFonts w:eastAsia="Arial" w:cs="Arial"/>
            <w:sz w:val="18"/>
            <w:szCs w:val="21"/>
          </w:rPr>
          <w:t xml:space="preserve"> mainly an asymptomatic</w:t>
        </w:r>
      </w:ins>
      <w:ins w:id="529" w:author="hp" w:date="2021-01-14T11:20:00Z">
        <w:r w:rsidR="00BB6A75">
          <w:rPr>
            <w:rFonts w:eastAsia="Arial" w:cs="Arial"/>
            <w:sz w:val="18"/>
            <w:szCs w:val="21"/>
          </w:rPr>
          <w:t xml:space="preserve"> (70%)</w:t>
        </w:r>
      </w:ins>
      <w:ins w:id="530" w:author="hp" w:date="2021-01-14T10:54:00Z">
        <w:r>
          <w:rPr>
            <w:rFonts w:eastAsia="Arial" w:cs="Arial"/>
            <w:sz w:val="18"/>
            <w:szCs w:val="21"/>
          </w:rPr>
          <w:t xml:space="preserve"> or </w:t>
        </w:r>
        <w:proofErr w:type="spellStart"/>
        <w:r>
          <w:rPr>
            <w:rFonts w:eastAsia="Arial" w:cs="Arial"/>
            <w:sz w:val="18"/>
            <w:szCs w:val="21"/>
          </w:rPr>
          <w:t>paucisymptomatic</w:t>
        </w:r>
      </w:ins>
      <w:proofErr w:type="spellEnd"/>
      <w:ins w:id="531" w:author="hp" w:date="2021-01-14T11:21:00Z">
        <w:r w:rsidR="00BB6A75">
          <w:rPr>
            <w:rFonts w:eastAsia="Arial" w:cs="Arial"/>
            <w:sz w:val="18"/>
            <w:szCs w:val="21"/>
          </w:rPr>
          <w:t xml:space="preserve"> (83% of those having symptoms)</w:t>
        </w:r>
      </w:ins>
      <w:ins w:id="532" w:author="hp" w:date="2021-01-14T10:54:00Z">
        <w:r>
          <w:rPr>
            <w:rFonts w:eastAsia="Arial" w:cs="Arial"/>
            <w:sz w:val="18"/>
            <w:szCs w:val="21"/>
          </w:rPr>
          <w:t xml:space="preserve"> </w:t>
        </w:r>
      </w:ins>
      <w:ins w:id="533" w:author="hp" w:date="2021-01-14T10:55:00Z">
        <w:r>
          <w:rPr>
            <w:rFonts w:eastAsia="Arial" w:cs="Arial"/>
            <w:sz w:val="18"/>
            <w:szCs w:val="21"/>
          </w:rPr>
          <w:t>history in the surveyed population</w:t>
        </w:r>
      </w:ins>
      <w:ins w:id="534" w:author="hp" w:date="2021-01-14T10:56:00Z">
        <w:r>
          <w:rPr>
            <w:rFonts w:eastAsia="Arial" w:cs="Arial"/>
            <w:sz w:val="18"/>
            <w:szCs w:val="21"/>
          </w:rPr>
          <w:t>, with fever, headache and cough as the main symptoms</w:t>
        </w:r>
      </w:ins>
      <w:ins w:id="535" w:author="hp" w:date="2021-01-15T11:35:00Z">
        <w:r w:rsidR="00BA02A2">
          <w:rPr>
            <w:rFonts w:eastAsia="Arial" w:cs="Arial"/>
            <w:sz w:val="18"/>
            <w:szCs w:val="21"/>
          </w:rPr>
          <w:t xml:space="preserve">, </w:t>
        </w:r>
      </w:ins>
      <w:ins w:id="536" w:author="hp" w:date="2021-01-14T10:56:00Z">
        <w:r>
          <w:rPr>
            <w:rFonts w:eastAsia="Arial" w:cs="Arial"/>
            <w:sz w:val="18"/>
            <w:szCs w:val="21"/>
          </w:rPr>
          <w:t>significant</w:t>
        </w:r>
      </w:ins>
      <w:ins w:id="537" w:author="hp" w:date="2021-01-15T11:35:00Z">
        <w:r w:rsidR="00BA02A2">
          <w:rPr>
            <w:rFonts w:eastAsia="Arial" w:cs="Arial"/>
            <w:sz w:val="18"/>
            <w:szCs w:val="21"/>
          </w:rPr>
          <w:t>ly</w:t>
        </w:r>
      </w:ins>
      <w:ins w:id="538" w:author="hp" w:date="2021-01-14T10:56:00Z">
        <w:r>
          <w:rPr>
            <w:rFonts w:eastAsia="Arial" w:cs="Arial"/>
            <w:sz w:val="18"/>
            <w:szCs w:val="21"/>
          </w:rPr>
          <w:t xml:space="preserve"> more frequen</w:t>
        </w:r>
      </w:ins>
      <w:ins w:id="539" w:author="hp" w:date="2021-01-15T11:35:00Z">
        <w:r w:rsidR="00BA02A2">
          <w:rPr>
            <w:rFonts w:eastAsia="Arial" w:cs="Arial"/>
            <w:sz w:val="18"/>
            <w:szCs w:val="21"/>
          </w:rPr>
          <w:t>t</w:t>
        </w:r>
      </w:ins>
      <w:ins w:id="540" w:author="hp" w:date="2021-01-14T10:56:00Z">
        <w:r>
          <w:rPr>
            <w:rFonts w:eastAsia="Arial" w:cs="Arial"/>
            <w:sz w:val="18"/>
            <w:szCs w:val="21"/>
          </w:rPr>
          <w:t xml:space="preserve"> in those resulting positive for the </w:t>
        </w:r>
      </w:ins>
      <w:ins w:id="541" w:author="hp" w:date="2021-01-14T10:57:00Z">
        <w:r>
          <w:rPr>
            <w:rFonts w:eastAsia="Arial" w:cs="Arial"/>
            <w:sz w:val="18"/>
            <w:szCs w:val="21"/>
          </w:rPr>
          <w:t>antibodies</w:t>
        </w:r>
      </w:ins>
      <w:ins w:id="542" w:author="hp" w:date="2021-01-14T11:19:00Z">
        <w:r w:rsidR="00BB6A75">
          <w:rPr>
            <w:rFonts w:eastAsia="Arial" w:cs="Arial"/>
            <w:sz w:val="18"/>
            <w:szCs w:val="21"/>
          </w:rPr>
          <w:t>, while t</w:t>
        </w:r>
      </w:ins>
      <w:ins w:id="543" w:author="hp" w:date="2021-01-14T10:57:00Z">
        <w:r>
          <w:rPr>
            <w:rFonts w:eastAsia="Arial" w:cs="Arial"/>
            <w:sz w:val="18"/>
            <w:szCs w:val="21"/>
          </w:rPr>
          <w:t>he pat</w:t>
        </w:r>
      </w:ins>
      <w:ins w:id="544" w:author="hp" w:date="2021-01-21T15:20:00Z">
        <w:r w:rsidR="00475EA1">
          <w:rPr>
            <w:rFonts w:eastAsia="Arial" w:cs="Arial"/>
            <w:sz w:val="18"/>
            <w:szCs w:val="21"/>
          </w:rPr>
          <w:t>h</w:t>
        </w:r>
      </w:ins>
      <w:ins w:id="545" w:author="hp" w:date="2021-01-14T10:57:00Z">
        <w:r>
          <w:rPr>
            <w:rFonts w:eastAsia="Arial" w:cs="Arial"/>
            <w:sz w:val="18"/>
            <w:szCs w:val="21"/>
          </w:rPr>
          <w:t xml:space="preserve">ognomonic symptoms of </w:t>
        </w:r>
      </w:ins>
      <w:ins w:id="546" w:author="hp" w:date="2021-01-14T11:19:00Z">
        <w:r w:rsidR="00BB6A75">
          <w:rPr>
            <w:rFonts w:eastAsia="Arial" w:cs="Arial"/>
            <w:sz w:val="18"/>
            <w:szCs w:val="21"/>
          </w:rPr>
          <w:t>loss of sme</w:t>
        </w:r>
      </w:ins>
      <w:ins w:id="547" w:author="hp" w:date="2021-01-14T11:20:00Z">
        <w:r w:rsidR="00BB6A75">
          <w:rPr>
            <w:rFonts w:eastAsia="Arial" w:cs="Arial"/>
            <w:sz w:val="18"/>
            <w:szCs w:val="21"/>
          </w:rPr>
          <w:t>ll and taste were quite rare.</w:t>
        </w:r>
      </w:ins>
      <w:ins w:id="548" w:author="hp" w:date="2021-01-14T11:21:00Z">
        <w:r w:rsidR="00BB6A75">
          <w:rPr>
            <w:rFonts w:eastAsia="Arial" w:cs="Arial"/>
            <w:sz w:val="18"/>
            <w:szCs w:val="21"/>
          </w:rPr>
          <w:t xml:space="preserve"> </w:t>
        </w:r>
      </w:ins>
      <w:ins w:id="549" w:author="hp" w:date="2021-01-14T11:22:00Z">
        <w:r w:rsidR="00BB6A75">
          <w:rPr>
            <w:rFonts w:eastAsia="Arial" w:cs="Arial"/>
            <w:sz w:val="18"/>
            <w:szCs w:val="21"/>
          </w:rPr>
          <w:t xml:space="preserve"> The only risk factor we observed for a symptom</w:t>
        </w:r>
      </w:ins>
      <w:ins w:id="550" w:author="hp" w:date="2021-01-14T11:23:00Z">
        <w:r w:rsidR="00BB6A75">
          <w:rPr>
            <w:rFonts w:eastAsia="Arial" w:cs="Arial"/>
            <w:sz w:val="18"/>
            <w:szCs w:val="21"/>
          </w:rPr>
          <w:t xml:space="preserve">atic form of the </w:t>
        </w:r>
      </w:ins>
      <w:ins w:id="551" w:author="hp" w:date="2021-01-14T11:26:00Z">
        <w:r w:rsidR="000532E9">
          <w:rPr>
            <w:rFonts w:eastAsia="Arial" w:cs="Arial"/>
            <w:sz w:val="18"/>
            <w:szCs w:val="21"/>
          </w:rPr>
          <w:t xml:space="preserve">disease was the fact to be a smoker. In the literature smokers are at increased risk if </w:t>
        </w:r>
      </w:ins>
      <w:ins w:id="552" w:author="hp" w:date="2021-01-14T11:27:00Z">
        <w:r w:rsidR="000532E9">
          <w:rPr>
            <w:rFonts w:eastAsia="Arial" w:cs="Arial"/>
            <w:sz w:val="18"/>
            <w:szCs w:val="21"/>
          </w:rPr>
          <w:t>severe</w:t>
        </w:r>
      </w:ins>
      <w:ins w:id="553" w:author="hp" w:date="2021-01-14T11:26:00Z">
        <w:r w:rsidR="000532E9">
          <w:rPr>
            <w:rFonts w:eastAsia="Arial" w:cs="Arial"/>
            <w:sz w:val="18"/>
            <w:szCs w:val="21"/>
          </w:rPr>
          <w:t xml:space="preserve"> forms</w:t>
        </w:r>
      </w:ins>
      <w:ins w:id="554" w:author="hp" w:date="2021-01-14T11:35:00Z">
        <w:r w:rsidR="00CD699B">
          <w:rPr>
            <w:rFonts w:eastAsia="Arial" w:cs="Arial"/>
            <w:sz w:val="18"/>
            <w:szCs w:val="21"/>
          </w:rPr>
          <w:t xml:space="preserve"> (</w:t>
        </w:r>
      </w:ins>
      <w:ins w:id="555" w:author="hp" w:date="2021-01-21T15:20:00Z">
        <w:r w:rsidR="00475EA1">
          <w:rPr>
            <w:rFonts w:eastAsia="Arial" w:cs="Arial"/>
            <w:sz w:val="18"/>
            <w:szCs w:val="21"/>
          </w:rPr>
          <w:t>25</w:t>
        </w:r>
      </w:ins>
      <w:ins w:id="556" w:author="hp" w:date="2021-01-14T11:35:00Z">
        <w:r w:rsidR="00CD699B">
          <w:rPr>
            <w:rFonts w:eastAsia="Arial" w:cs="Arial"/>
            <w:sz w:val="18"/>
            <w:szCs w:val="21"/>
          </w:rPr>
          <w:t>)</w:t>
        </w:r>
      </w:ins>
      <w:ins w:id="557" w:author="hp" w:date="2021-01-14T11:26:00Z">
        <w:r w:rsidR="000532E9">
          <w:rPr>
            <w:rFonts w:eastAsia="Arial" w:cs="Arial"/>
            <w:sz w:val="18"/>
            <w:szCs w:val="21"/>
          </w:rPr>
          <w:t>.</w:t>
        </w:r>
      </w:ins>
    </w:p>
    <w:p w14:paraId="7671D424" w14:textId="10492B5F" w:rsidR="00CD699B" w:rsidRPr="001E7519" w:rsidRDefault="00BB6A75" w:rsidP="00C044B8">
      <w:pPr>
        <w:tabs>
          <w:tab w:val="left" w:pos="43"/>
          <w:tab w:val="left" w:pos="284"/>
        </w:tabs>
        <w:jc w:val="both"/>
        <w:rPr>
          <w:ins w:id="558" w:author="hp" w:date="2021-01-12T17:32:00Z"/>
          <w:rFonts w:eastAsia="Arial" w:cs="Arial"/>
          <w:sz w:val="18"/>
          <w:szCs w:val="21"/>
        </w:rPr>
      </w:pPr>
      <w:ins w:id="559" w:author="hp" w:date="2021-01-14T11:21:00Z">
        <w:r>
          <w:rPr>
            <w:rFonts w:eastAsia="Arial" w:cs="Arial"/>
            <w:sz w:val="18"/>
            <w:szCs w:val="21"/>
          </w:rPr>
          <w:t xml:space="preserve">Probably </w:t>
        </w:r>
      </w:ins>
      <w:ins w:id="560" w:author="hp" w:date="2021-01-15T11:35:00Z">
        <w:r w:rsidR="00BA02A2">
          <w:rPr>
            <w:rFonts w:eastAsia="Arial" w:cs="Arial"/>
            <w:sz w:val="18"/>
            <w:szCs w:val="21"/>
          </w:rPr>
          <w:t>because of</w:t>
        </w:r>
      </w:ins>
      <w:ins w:id="561" w:author="hp" w:date="2021-01-14T11:21:00Z">
        <w:r>
          <w:rPr>
            <w:rFonts w:eastAsia="Arial" w:cs="Arial"/>
            <w:sz w:val="18"/>
            <w:szCs w:val="21"/>
          </w:rPr>
          <w:t xml:space="preserve"> this limited severity of the </w:t>
        </w:r>
      </w:ins>
      <w:ins w:id="562" w:author="hp" w:date="2021-01-14T11:22:00Z">
        <w:r>
          <w:rPr>
            <w:rFonts w:eastAsia="Arial" w:cs="Arial"/>
            <w:sz w:val="18"/>
            <w:szCs w:val="21"/>
          </w:rPr>
          <w:t xml:space="preserve">disease, </w:t>
        </w:r>
      </w:ins>
      <w:ins w:id="563" w:author="hp" w:date="2021-01-14T11:37:00Z">
        <w:r w:rsidR="00CD699B">
          <w:rPr>
            <w:rFonts w:eastAsia="Arial" w:cs="Arial"/>
            <w:sz w:val="18"/>
            <w:szCs w:val="21"/>
          </w:rPr>
          <w:t>the majority of the surveyed population did not consult formal health sector</w:t>
        </w:r>
      </w:ins>
      <w:ins w:id="564" w:author="hp" w:date="2021-01-15T11:39:00Z">
        <w:r w:rsidR="00074B9F">
          <w:rPr>
            <w:rFonts w:eastAsia="Arial" w:cs="Arial"/>
            <w:sz w:val="18"/>
            <w:szCs w:val="21"/>
          </w:rPr>
          <w:t xml:space="preserve"> </w:t>
        </w:r>
        <w:r w:rsidR="00074B9F" w:rsidRPr="001E7519">
          <w:rPr>
            <w:rFonts w:eastAsia="Arial" w:cs="Arial"/>
            <w:sz w:val="18"/>
            <w:szCs w:val="21"/>
          </w:rPr>
          <w:t>when they had COVID-19 symptoms, turning instead to family and neighbo</w:t>
        </w:r>
        <w:r w:rsidR="00074B9F">
          <w:rPr>
            <w:rFonts w:eastAsia="Arial" w:cs="Arial"/>
            <w:sz w:val="18"/>
            <w:szCs w:val="21"/>
          </w:rPr>
          <w:t>u</w:t>
        </w:r>
        <w:r w:rsidR="00074B9F" w:rsidRPr="001E7519">
          <w:rPr>
            <w:rFonts w:eastAsia="Arial" w:cs="Arial"/>
            <w:sz w:val="18"/>
            <w:szCs w:val="21"/>
          </w:rPr>
          <w:t>rs for advice on treatment, and using easily-acquired drugs and traditional remedies.</w:t>
        </w:r>
      </w:ins>
      <w:ins w:id="565" w:author="hp" w:date="2021-01-21T15:28:00Z">
        <w:r w:rsidR="0082024D">
          <w:rPr>
            <w:rFonts w:eastAsia="Arial" w:cs="Arial"/>
            <w:sz w:val="18"/>
            <w:szCs w:val="21"/>
          </w:rPr>
          <w:t xml:space="preserve"> </w:t>
        </w:r>
      </w:ins>
      <w:ins w:id="566" w:author="hp" w:date="2021-01-15T11:40:00Z">
        <w:r w:rsidR="00074B9F">
          <w:rPr>
            <w:rFonts w:eastAsia="Arial" w:cs="Arial"/>
            <w:sz w:val="18"/>
            <w:szCs w:val="21"/>
          </w:rPr>
          <w:t xml:space="preserve">When using health service, the private sector was </w:t>
        </w:r>
      </w:ins>
      <w:ins w:id="567" w:author="hp" w:date="2021-01-15T11:41:00Z">
        <w:r w:rsidR="00074B9F">
          <w:rPr>
            <w:rFonts w:eastAsia="Arial" w:cs="Arial"/>
            <w:sz w:val="18"/>
            <w:szCs w:val="21"/>
          </w:rPr>
          <w:t xml:space="preserve">the most frequently used, followed by public hospitals but no specific </w:t>
        </w:r>
        <w:proofErr w:type="spellStart"/>
        <w:r w:rsidR="00074B9F">
          <w:rPr>
            <w:rFonts w:eastAsia="Arial" w:cs="Arial"/>
            <w:sz w:val="18"/>
            <w:szCs w:val="21"/>
          </w:rPr>
          <w:t>Covid</w:t>
        </w:r>
        <w:proofErr w:type="spellEnd"/>
        <w:r w:rsidR="00074B9F">
          <w:rPr>
            <w:rFonts w:eastAsia="Arial" w:cs="Arial"/>
            <w:sz w:val="18"/>
            <w:szCs w:val="21"/>
          </w:rPr>
          <w:t xml:space="preserve"> 19 serv</w:t>
        </w:r>
      </w:ins>
      <w:ins w:id="568" w:author="hp" w:date="2021-01-15T11:42:00Z">
        <w:r w:rsidR="00074B9F">
          <w:rPr>
            <w:rFonts w:eastAsia="Arial" w:cs="Arial"/>
            <w:sz w:val="18"/>
            <w:szCs w:val="21"/>
          </w:rPr>
          <w:t>ice was attended.</w:t>
        </w:r>
      </w:ins>
      <w:ins w:id="569" w:author="hp" w:date="2021-01-15T14:14:00Z">
        <w:r w:rsidR="00BF726A">
          <w:rPr>
            <w:rFonts w:eastAsia="Arial" w:cs="Arial"/>
            <w:sz w:val="18"/>
            <w:szCs w:val="21"/>
          </w:rPr>
          <w:t xml:space="preserve"> The </w:t>
        </w:r>
      </w:ins>
      <w:ins w:id="570" w:author="hp" w:date="2021-01-15T14:16:00Z">
        <w:r w:rsidR="00BF726A">
          <w:rPr>
            <w:rFonts w:eastAsia="Arial" w:cs="Arial"/>
            <w:sz w:val="18"/>
            <w:szCs w:val="21"/>
          </w:rPr>
          <w:t xml:space="preserve">fear of contagion </w:t>
        </w:r>
      </w:ins>
      <w:ins w:id="571" w:author="hp" w:date="2021-01-15T14:19:00Z">
        <w:r w:rsidR="00BF726A">
          <w:rPr>
            <w:rFonts w:eastAsia="Arial" w:cs="Arial"/>
            <w:sz w:val="18"/>
            <w:szCs w:val="21"/>
          </w:rPr>
          <w:t>wi</w:t>
        </w:r>
      </w:ins>
      <w:ins w:id="572" w:author="hp" w:date="2021-01-15T14:20:00Z">
        <w:r w:rsidR="00BF726A">
          <w:rPr>
            <w:rFonts w:eastAsia="Arial" w:cs="Arial"/>
            <w:sz w:val="18"/>
            <w:szCs w:val="21"/>
          </w:rPr>
          <w:t xml:space="preserve">th </w:t>
        </w:r>
        <w:proofErr w:type="spellStart"/>
        <w:r w:rsidR="00BF726A">
          <w:rPr>
            <w:rFonts w:eastAsia="Arial" w:cs="Arial"/>
            <w:sz w:val="18"/>
            <w:szCs w:val="21"/>
          </w:rPr>
          <w:t>Covid</w:t>
        </w:r>
        <w:proofErr w:type="spellEnd"/>
        <w:r w:rsidR="00BF726A">
          <w:rPr>
            <w:rFonts w:eastAsia="Arial" w:cs="Arial"/>
            <w:sz w:val="18"/>
            <w:szCs w:val="21"/>
          </w:rPr>
          <w:t xml:space="preserve"> 19 was a significant factor in the determination of health seeking behaviour. </w:t>
        </w:r>
      </w:ins>
      <w:ins w:id="573" w:author="hp" w:date="2021-01-21T15:31:00Z">
        <w:r w:rsidR="0082024D">
          <w:rPr>
            <w:rFonts w:eastAsia="Arial" w:cs="Arial"/>
            <w:sz w:val="18"/>
            <w:szCs w:val="21"/>
          </w:rPr>
          <w:t xml:space="preserve">This behaviour was already described in the KAP study done in Cameroon between April and May 2020 </w:t>
        </w:r>
      </w:ins>
      <w:ins w:id="574" w:author="hp" w:date="2021-01-21T15:32:00Z">
        <w:r w:rsidR="0082024D">
          <w:rPr>
            <w:rFonts w:eastAsia="Arial" w:cs="Arial"/>
            <w:sz w:val="18"/>
            <w:szCs w:val="21"/>
          </w:rPr>
          <w:t>(26)</w:t>
        </w:r>
      </w:ins>
      <w:ins w:id="575" w:author="hp" w:date="2021-01-21T15:34:00Z">
        <w:r w:rsidR="00A60B5B">
          <w:rPr>
            <w:rFonts w:eastAsia="Arial" w:cs="Arial"/>
            <w:sz w:val="18"/>
            <w:szCs w:val="21"/>
          </w:rPr>
          <w:t>.</w:t>
        </w:r>
      </w:ins>
    </w:p>
    <w:p w14:paraId="470FC2C7" w14:textId="7FB50728" w:rsidR="0077427E" w:rsidRPr="001E7519" w:rsidRDefault="0077427E" w:rsidP="00C044B8">
      <w:pPr>
        <w:tabs>
          <w:tab w:val="left" w:pos="43"/>
          <w:tab w:val="left" w:pos="284"/>
        </w:tabs>
        <w:ind w:hanging="2"/>
        <w:jc w:val="both"/>
        <w:rPr>
          <w:rFonts w:eastAsia="Arial" w:cs="Arial"/>
          <w:sz w:val="18"/>
          <w:szCs w:val="21"/>
        </w:rPr>
      </w:pPr>
    </w:p>
    <w:p w14:paraId="42B034E5" w14:textId="770D4F05" w:rsidR="0077427E" w:rsidRPr="001E7519" w:rsidDel="00074B9F" w:rsidRDefault="00074B9F" w:rsidP="00C044B8">
      <w:pPr>
        <w:tabs>
          <w:tab w:val="left" w:pos="43"/>
          <w:tab w:val="left" w:pos="284"/>
        </w:tabs>
        <w:ind w:hanging="2"/>
        <w:jc w:val="both"/>
        <w:rPr>
          <w:del w:id="576" w:author="hp" w:date="2021-01-15T11:42:00Z"/>
          <w:rFonts w:eastAsia="Arial" w:cs="Arial"/>
          <w:sz w:val="18"/>
          <w:szCs w:val="21"/>
        </w:rPr>
      </w:pPr>
      <w:ins w:id="577" w:author="hp" w:date="2021-01-15T11:42:00Z">
        <w:r>
          <w:rPr>
            <w:rFonts w:eastAsia="Arial" w:cs="Arial"/>
            <w:sz w:val="18"/>
            <w:szCs w:val="21"/>
          </w:rPr>
          <w:t xml:space="preserve">Probably due to this type of health seeking behaviour, </w:t>
        </w:r>
      </w:ins>
      <w:del w:id="578" w:author="hp" w:date="2021-01-15T11:42:00Z">
        <w:r w:rsidR="0077427E" w:rsidRPr="001E7519" w:rsidDel="00074B9F">
          <w:rPr>
            <w:rFonts w:eastAsia="Arial" w:cs="Arial"/>
            <w:sz w:val="18"/>
            <w:szCs w:val="21"/>
          </w:rPr>
          <w:delText>S</w:delText>
        </w:r>
      </w:del>
      <w:ins w:id="579" w:author="hp" w:date="2021-01-15T11:42:00Z">
        <w:r>
          <w:rPr>
            <w:rFonts w:eastAsia="Arial" w:cs="Arial"/>
            <w:sz w:val="18"/>
            <w:szCs w:val="21"/>
          </w:rPr>
          <w:t>s</w:t>
        </w:r>
      </w:ins>
      <w:r w:rsidR="0077427E" w:rsidRPr="001E7519">
        <w:rPr>
          <w:rFonts w:eastAsia="Arial" w:cs="Arial"/>
          <w:sz w:val="18"/>
          <w:szCs w:val="21"/>
        </w:rPr>
        <w:t xml:space="preserve">urvey results do not suggest significant health service disruption during the pandemic period. </w:t>
      </w:r>
      <w:del w:id="580" w:author="hp" w:date="2021-01-15T11:42:00Z">
        <w:r w:rsidR="0077427E" w:rsidRPr="001E7519" w:rsidDel="00074B9F">
          <w:rPr>
            <w:rFonts w:eastAsia="Arial" w:cs="Arial"/>
            <w:sz w:val="18"/>
            <w:szCs w:val="21"/>
          </w:rPr>
          <w:delText xml:space="preserve">However, this may be explained by the fact that study participants did not seek out formal </w:delText>
        </w:r>
      </w:del>
      <w:del w:id="581" w:author="hp" w:date="2021-01-15T11:39:00Z">
        <w:r w:rsidR="0077427E" w:rsidRPr="001E7519" w:rsidDel="00074B9F">
          <w:rPr>
            <w:rFonts w:eastAsia="Arial" w:cs="Arial"/>
            <w:sz w:val="18"/>
            <w:szCs w:val="21"/>
          </w:rPr>
          <w:delText>care when they had COVID-19 symptoms, turning instead to family and neighbo</w:delText>
        </w:r>
        <w:r w:rsidR="00BD11D9" w:rsidDel="00074B9F">
          <w:rPr>
            <w:rFonts w:eastAsia="Arial" w:cs="Arial"/>
            <w:sz w:val="18"/>
            <w:szCs w:val="21"/>
          </w:rPr>
          <w:delText>u</w:delText>
        </w:r>
        <w:r w:rsidR="0077427E" w:rsidRPr="001E7519" w:rsidDel="00074B9F">
          <w:rPr>
            <w:rFonts w:eastAsia="Arial" w:cs="Arial"/>
            <w:sz w:val="18"/>
            <w:szCs w:val="21"/>
          </w:rPr>
          <w:delText xml:space="preserve">rs for advice on treatment, and using easily-acquired drugs and </w:delText>
        </w:r>
        <w:r w:rsidR="0077427E" w:rsidRPr="001E7519" w:rsidDel="00074B9F">
          <w:rPr>
            <w:rFonts w:eastAsia="Arial" w:cs="Arial"/>
            <w:sz w:val="18"/>
            <w:szCs w:val="21"/>
          </w:rPr>
          <w:lastRenderedPageBreak/>
          <w:delText>traditional remedies.</w:delText>
        </w:r>
      </w:del>
      <w:ins w:id="582" w:author="hp" w:date="2021-01-15T11:43:00Z">
        <w:r>
          <w:rPr>
            <w:rFonts w:eastAsia="Arial" w:cs="Arial"/>
            <w:sz w:val="18"/>
            <w:szCs w:val="21"/>
          </w:rPr>
          <w:t xml:space="preserve"> Neither </w:t>
        </w:r>
      </w:ins>
      <w:ins w:id="583" w:author="hp" w:date="2021-01-15T14:11:00Z">
        <w:r w:rsidR="000016A8">
          <w:rPr>
            <w:rFonts w:eastAsia="Arial" w:cs="Arial"/>
            <w:sz w:val="18"/>
            <w:szCs w:val="21"/>
          </w:rPr>
          <w:t xml:space="preserve">was </w:t>
        </w:r>
      </w:ins>
      <w:ins w:id="584" w:author="hp" w:date="2021-01-15T11:43:00Z">
        <w:r>
          <w:rPr>
            <w:rFonts w:eastAsia="Arial" w:cs="Arial"/>
            <w:sz w:val="18"/>
            <w:szCs w:val="21"/>
          </w:rPr>
          <w:t>exce</w:t>
        </w:r>
      </w:ins>
      <w:ins w:id="585" w:author="hp" w:date="2021-01-15T14:02:00Z">
        <w:r w:rsidR="000016A8">
          <w:rPr>
            <w:rFonts w:eastAsia="Arial" w:cs="Arial"/>
            <w:sz w:val="18"/>
            <w:szCs w:val="21"/>
          </w:rPr>
          <w:t xml:space="preserve">ss </w:t>
        </w:r>
      </w:ins>
      <w:ins w:id="586" w:author="hp" w:date="2021-01-15T14:03:00Z">
        <w:r w:rsidR="000016A8">
          <w:rPr>
            <w:rFonts w:eastAsia="Arial" w:cs="Arial"/>
            <w:sz w:val="18"/>
            <w:szCs w:val="21"/>
          </w:rPr>
          <w:t xml:space="preserve">health expenditure </w:t>
        </w:r>
      </w:ins>
      <w:ins w:id="587" w:author="hp" w:date="2021-01-15T14:11:00Z">
        <w:r w:rsidR="000016A8">
          <w:rPr>
            <w:rFonts w:eastAsia="Arial" w:cs="Arial"/>
            <w:sz w:val="18"/>
            <w:szCs w:val="21"/>
          </w:rPr>
          <w:t xml:space="preserve">due to </w:t>
        </w:r>
        <w:proofErr w:type="spellStart"/>
        <w:r w:rsidR="000016A8">
          <w:rPr>
            <w:rFonts w:eastAsia="Arial" w:cs="Arial"/>
            <w:sz w:val="18"/>
            <w:szCs w:val="21"/>
          </w:rPr>
          <w:t>Covid</w:t>
        </w:r>
        <w:proofErr w:type="spellEnd"/>
        <w:r w:rsidR="000016A8">
          <w:rPr>
            <w:rFonts w:eastAsia="Arial" w:cs="Arial"/>
            <w:sz w:val="18"/>
            <w:szCs w:val="21"/>
          </w:rPr>
          <w:t xml:space="preserve"> 19 frequent</w:t>
        </w:r>
      </w:ins>
      <w:ins w:id="588" w:author="hp" w:date="2021-01-15T14:13:00Z">
        <w:r w:rsidR="00BF726A">
          <w:rPr>
            <w:rFonts w:eastAsia="Arial" w:cs="Arial"/>
            <w:sz w:val="18"/>
            <w:szCs w:val="21"/>
          </w:rPr>
          <w:t>.</w:t>
        </w:r>
      </w:ins>
      <w:ins w:id="589" w:author="hp" w:date="2021-01-15T14:12:00Z">
        <w:r w:rsidR="000016A8">
          <w:rPr>
            <w:rFonts w:eastAsia="Arial" w:cs="Arial"/>
            <w:sz w:val="18"/>
            <w:szCs w:val="21"/>
          </w:rPr>
          <w:t xml:space="preserve"> </w:t>
        </w:r>
      </w:ins>
      <w:ins w:id="590" w:author="hp" w:date="2021-01-15T14:13:00Z">
        <w:r w:rsidR="00BF726A">
          <w:rPr>
            <w:rFonts w:eastAsia="Arial" w:cs="Arial"/>
            <w:sz w:val="18"/>
            <w:szCs w:val="21"/>
          </w:rPr>
          <w:t>nevertheless,</w:t>
        </w:r>
      </w:ins>
      <w:ins w:id="591" w:author="hp" w:date="2021-01-15T14:12:00Z">
        <w:r w:rsidR="000016A8">
          <w:rPr>
            <w:rFonts w:eastAsia="Arial" w:cs="Arial"/>
            <w:sz w:val="18"/>
            <w:szCs w:val="21"/>
          </w:rPr>
          <w:t xml:space="preserve"> a certain number of respondents (15%)</w:t>
        </w:r>
      </w:ins>
      <w:ins w:id="592" w:author="hp" w:date="2021-01-15T14:13:00Z">
        <w:r w:rsidR="00BF726A">
          <w:rPr>
            <w:rFonts w:eastAsia="Arial" w:cs="Arial"/>
            <w:sz w:val="18"/>
            <w:szCs w:val="21"/>
          </w:rPr>
          <w:t xml:space="preserve"> had difficulties in paying for care being it </w:t>
        </w:r>
      </w:ins>
      <w:ins w:id="593" w:author="hp" w:date="2021-01-15T14:14:00Z">
        <w:r w:rsidR="00BF726A">
          <w:rPr>
            <w:rFonts w:eastAsia="Arial" w:cs="Arial"/>
            <w:sz w:val="18"/>
            <w:szCs w:val="21"/>
          </w:rPr>
          <w:t xml:space="preserve">for </w:t>
        </w:r>
      </w:ins>
      <w:ins w:id="594" w:author="hp" w:date="2021-01-15T14:13:00Z">
        <w:r w:rsidR="00BF726A">
          <w:rPr>
            <w:rFonts w:eastAsia="Arial" w:cs="Arial"/>
            <w:sz w:val="18"/>
            <w:szCs w:val="21"/>
          </w:rPr>
          <w:t>acute or chronic conditions.</w:t>
        </w:r>
      </w:ins>
    </w:p>
    <w:p w14:paraId="7CE9FE8B" w14:textId="77777777" w:rsidR="0077427E" w:rsidRPr="001E7519" w:rsidRDefault="0077427E" w:rsidP="00C044B8">
      <w:pPr>
        <w:tabs>
          <w:tab w:val="left" w:pos="43"/>
          <w:tab w:val="left" w:pos="284"/>
        </w:tabs>
        <w:ind w:hanging="2"/>
        <w:jc w:val="both"/>
        <w:rPr>
          <w:rFonts w:eastAsia="Arial" w:cs="Arial"/>
          <w:sz w:val="18"/>
          <w:szCs w:val="21"/>
        </w:rPr>
      </w:pPr>
    </w:p>
    <w:p w14:paraId="37D71408" w14:textId="3FA18635" w:rsidR="0077427E" w:rsidRPr="001E7519" w:rsidRDefault="0077427E" w:rsidP="00C044B8">
      <w:pPr>
        <w:tabs>
          <w:tab w:val="left" w:pos="43"/>
          <w:tab w:val="left" w:pos="284"/>
        </w:tabs>
        <w:ind w:hanging="2"/>
        <w:jc w:val="both"/>
        <w:rPr>
          <w:rFonts w:eastAsia="Arial" w:cs="Arial"/>
          <w:sz w:val="18"/>
          <w:szCs w:val="21"/>
        </w:rPr>
      </w:pPr>
      <w:r w:rsidRPr="001E7519">
        <w:rPr>
          <w:rFonts w:eastAsia="Arial" w:cs="Arial"/>
          <w:sz w:val="18"/>
          <w:szCs w:val="21"/>
        </w:rPr>
        <w:t xml:space="preserve">While the epidemic did not </w:t>
      </w:r>
      <w:r w:rsidR="005575A5">
        <w:rPr>
          <w:rFonts w:eastAsia="Arial" w:cs="Arial"/>
          <w:sz w:val="18"/>
          <w:szCs w:val="21"/>
        </w:rPr>
        <w:t xml:space="preserve">to </w:t>
      </w:r>
      <w:r w:rsidRPr="001E7519">
        <w:rPr>
          <w:rFonts w:eastAsia="Arial" w:cs="Arial"/>
          <w:sz w:val="18"/>
          <w:szCs w:val="21"/>
        </w:rPr>
        <w:t>seem affect the functioning of health services, it caused significant disruption to household</w:t>
      </w:r>
      <w:ins w:id="595" w:author="hp" w:date="2021-01-21T15:24:00Z">
        <w:r w:rsidR="0082024D">
          <w:rPr>
            <w:rFonts w:eastAsia="Arial" w:cs="Arial"/>
            <w:sz w:val="18"/>
            <w:szCs w:val="21"/>
          </w:rPr>
          <w:t xml:space="preserve"> activities and</w:t>
        </w:r>
      </w:ins>
      <w:r w:rsidRPr="001E7519">
        <w:rPr>
          <w:rFonts w:eastAsia="Arial" w:cs="Arial"/>
          <w:sz w:val="18"/>
          <w:szCs w:val="21"/>
        </w:rPr>
        <w:t xml:space="preserve"> incomes</w:t>
      </w:r>
      <w:ins w:id="596" w:author="hp" w:date="2021-01-15T14:31:00Z">
        <w:r w:rsidR="00D10885">
          <w:rPr>
            <w:rFonts w:eastAsia="Arial" w:cs="Arial"/>
            <w:sz w:val="18"/>
            <w:szCs w:val="21"/>
          </w:rPr>
          <w:t xml:space="preserve"> with 85% of the households reporting reduction of income since march 2020. As </w:t>
        </w:r>
      </w:ins>
      <w:ins w:id="597" w:author="hp" w:date="2021-01-21T15:21:00Z">
        <w:r w:rsidR="00475EA1">
          <w:rPr>
            <w:rFonts w:eastAsia="Arial" w:cs="Arial"/>
            <w:sz w:val="18"/>
            <w:szCs w:val="21"/>
          </w:rPr>
          <w:t>expected,</w:t>
        </w:r>
      </w:ins>
      <w:ins w:id="598" w:author="hp" w:date="2021-01-15T14:31:00Z">
        <w:r w:rsidR="00D10885">
          <w:rPr>
            <w:rFonts w:eastAsia="Arial" w:cs="Arial"/>
            <w:sz w:val="18"/>
            <w:szCs w:val="21"/>
          </w:rPr>
          <w:t xml:space="preserve"> waged w</w:t>
        </w:r>
      </w:ins>
      <w:ins w:id="599" w:author="hp" w:date="2021-01-15T14:32:00Z">
        <w:r w:rsidR="00D10885">
          <w:rPr>
            <w:rFonts w:eastAsia="Arial" w:cs="Arial"/>
            <w:sz w:val="18"/>
            <w:szCs w:val="21"/>
          </w:rPr>
          <w:t>orkers had less consequences on family incomes as did people with university degree</w:t>
        </w:r>
      </w:ins>
      <w:ins w:id="600" w:author="hp" w:date="2021-01-15T14:33:00Z">
        <w:r w:rsidR="00D433FC">
          <w:rPr>
            <w:rFonts w:eastAsia="Arial" w:cs="Arial"/>
            <w:sz w:val="18"/>
            <w:szCs w:val="21"/>
          </w:rPr>
          <w:t xml:space="preserve"> while the most affected group were those living on daily activities like traders and </w:t>
        </w:r>
      </w:ins>
      <w:ins w:id="601" w:author="hp" w:date="2021-01-15T14:34:00Z">
        <w:r w:rsidR="00D433FC">
          <w:rPr>
            <w:rFonts w:eastAsia="Arial" w:cs="Arial"/>
            <w:sz w:val="18"/>
            <w:szCs w:val="21"/>
          </w:rPr>
          <w:t>people</w:t>
        </w:r>
      </w:ins>
      <w:ins w:id="602" w:author="hp" w:date="2021-01-15T14:33:00Z">
        <w:r w:rsidR="00D433FC">
          <w:rPr>
            <w:rFonts w:eastAsia="Arial" w:cs="Arial"/>
            <w:sz w:val="18"/>
            <w:szCs w:val="21"/>
          </w:rPr>
          <w:t xml:space="preserve"> engaged in</w:t>
        </w:r>
      </w:ins>
      <w:ins w:id="603" w:author="hp" w:date="2021-01-15T14:34:00Z">
        <w:r w:rsidR="00D433FC">
          <w:rPr>
            <w:rFonts w:eastAsia="Arial" w:cs="Arial"/>
            <w:sz w:val="18"/>
            <w:szCs w:val="21"/>
          </w:rPr>
          <w:t xml:space="preserve"> small “jobs”</w:t>
        </w:r>
      </w:ins>
      <w:r w:rsidRPr="001E7519">
        <w:rPr>
          <w:rFonts w:eastAsia="Arial" w:cs="Arial"/>
          <w:sz w:val="18"/>
          <w:szCs w:val="21"/>
        </w:rPr>
        <w:t>. Such disruptions are unsurprising, given that the majority of</w:t>
      </w:r>
      <w:ins w:id="604" w:author="hp" w:date="2021-01-21T15:21:00Z">
        <w:r w:rsidR="00475EA1">
          <w:rPr>
            <w:rFonts w:eastAsia="Arial" w:cs="Arial"/>
            <w:sz w:val="18"/>
            <w:szCs w:val="21"/>
          </w:rPr>
          <w:t xml:space="preserve"> those</w:t>
        </w:r>
      </w:ins>
      <w:r w:rsidRPr="001E7519">
        <w:rPr>
          <w:rFonts w:eastAsia="Arial" w:cs="Arial"/>
          <w:sz w:val="18"/>
          <w:szCs w:val="21"/>
        </w:rPr>
        <w:t xml:space="preserve"> households acquire income from the informal sector, whose vibrance depends on the daily activities of the entire public. </w:t>
      </w:r>
    </w:p>
    <w:p w14:paraId="5128425C" w14:textId="77777777" w:rsidR="0077427E" w:rsidRPr="001E7519" w:rsidRDefault="0077427E" w:rsidP="00C044B8">
      <w:pPr>
        <w:tabs>
          <w:tab w:val="left" w:pos="43"/>
          <w:tab w:val="left" w:pos="284"/>
        </w:tabs>
        <w:jc w:val="both"/>
        <w:rPr>
          <w:rFonts w:eastAsia="Arial" w:cs="Arial"/>
          <w:sz w:val="18"/>
          <w:szCs w:val="21"/>
        </w:rPr>
      </w:pPr>
    </w:p>
    <w:p w14:paraId="108699E4" w14:textId="76B6354A" w:rsidR="0077427E" w:rsidRDefault="0077427E" w:rsidP="00C044B8">
      <w:pPr>
        <w:tabs>
          <w:tab w:val="left" w:pos="43"/>
          <w:tab w:val="left" w:pos="284"/>
        </w:tabs>
        <w:jc w:val="both"/>
        <w:rPr>
          <w:ins w:id="605" w:author="hp" w:date="2021-01-21T15:44:00Z"/>
          <w:rFonts w:eastAsia="Arial" w:cs="Arial"/>
          <w:sz w:val="18"/>
          <w:szCs w:val="21"/>
        </w:rPr>
      </w:pPr>
      <w:r w:rsidRPr="001E7519">
        <w:rPr>
          <w:rFonts w:eastAsia="Arial" w:cs="Arial"/>
          <w:sz w:val="18"/>
          <w:szCs w:val="21"/>
        </w:rPr>
        <w:t>Social and family activities were also significantly disrupted and this could have created a situation of conflict and stress, sometimes resulting in violence.</w:t>
      </w:r>
      <w:ins w:id="606" w:author="hp" w:date="2021-01-21T15:22:00Z">
        <w:r w:rsidR="00475EA1">
          <w:rPr>
            <w:rFonts w:eastAsia="Arial" w:cs="Arial"/>
            <w:sz w:val="18"/>
            <w:szCs w:val="21"/>
          </w:rPr>
          <w:t xml:space="preserve"> </w:t>
        </w:r>
      </w:ins>
      <w:ins w:id="607" w:author="hp" w:date="2021-01-21T15:24:00Z">
        <w:r w:rsidR="0082024D">
          <w:rPr>
            <w:rFonts w:eastAsia="Arial" w:cs="Arial"/>
            <w:sz w:val="18"/>
            <w:szCs w:val="21"/>
          </w:rPr>
          <w:t>Reduction in social an</w:t>
        </w:r>
      </w:ins>
      <w:ins w:id="608" w:author="hp" w:date="2021-01-21T15:25:00Z">
        <w:r w:rsidR="0082024D">
          <w:rPr>
            <w:rFonts w:eastAsia="Arial" w:cs="Arial"/>
            <w:sz w:val="18"/>
            <w:szCs w:val="21"/>
          </w:rPr>
          <w:t xml:space="preserve">d working activities has been described as a trigger for domestic violence exacerbated by </w:t>
        </w:r>
      </w:ins>
      <w:ins w:id="609" w:author="hp" w:date="2021-01-21T15:40:00Z">
        <w:r w:rsidR="00A60B5B">
          <w:rPr>
            <w:rFonts w:eastAsia="Arial" w:cs="Arial"/>
            <w:sz w:val="18"/>
            <w:szCs w:val="21"/>
          </w:rPr>
          <w:t xml:space="preserve">confinement and </w:t>
        </w:r>
      </w:ins>
      <w:ins w:id="610" w:author="hp" w:date="2021-01-21T15:42:00Z">
        <w:r w:rsidR="00A60B5B">
          <w:rPr>
            <w:rFonts w:eastAsia="Arial" w:cs="Arial"/>
            <w:sz w:val="18"/>
            <w:szCs w:val="21"/>
          </w:rPr>
          <w:t xml:space="preserve">experienced </w:t>
        </w:r>
      </w:ins>
      <w:ins w:id="611" w:author="hp" w:date="2021-01-21T15:43:00Z">
        <w:r w:rsidR="007E0C15">
          <w:rPr>
            <w:rFonts w:eastAsia="Arial" w:cs="Arial"/>
            <w:sz w:val="18"/>
            <w:szCs w:val="21"/>
          </w:rPr>
          <w:t>disproportionally</w:t>
        </w:r>
        <w:r w:rsidR="00A60B5B">
          <w:rPr>
            <w:rFonts w:eastAsia="Arial" w:cs="Arial"/>
            <w:sz w:val="18"/>
            <w:szCs w:val="21"/>
          </w:rPr>
          <w:t xml:space="preserve"> by vulnerable groups </w:t>
        </w:r>
        <w:r w:rsidR="007E0C15">
          <w:rPr>
            <w:rFonts w:eastAsia="Arial" w:cs="Arial"/>
            <w:sz w:val="18"/>
            <w:szCs w:val="21"/>
          </w:rPr>
          <w:t xml:space="preserve">(27). The data that we collected did not allow for </w:t>
        </w:r>
      </w:ins>
      <w:ins w:id="612" w:author="hp" w:date="2021-01-21T15:44:00Z">
        <w:r w:rsidR="007E0C15">
          <w:rPr>
            <w:rFonts w:eastAsia="Arial" w:cs="Arial"/>
            <w:sz w:val="18"/>
            <w:szCs w:val="21"/>
          </w:rPr>
          <w:t>further</w:t>
        </w:r>
      </w:ins>
      <w:ins w:id="613" w:author="hp" w:date="2021-01-21T15:43:00Z">
        <w:r w:rsidR="007E0C15">
          <w:rPr>
            <w:rFonts w:eastAsia="Arial" w:cs="Arial"/>
            <w:sz w:val="18"/>
            <w:szCs w:val="21"/>
          </w:rPr>
          <w:t xml:space="preserve"> understanding of this </w:t>
        </w:r>
      </w:ins>
      <w:ins w:id="614" w:author="hp" w:date="2021-01-21T15:44:00Z">
        <w:r w:rsidR="007E0C15">
          <w:rPr>
            <w:rFonts w:eastAsia="Arial" w:cs="Arial"/>
            <w:sz w:val="18"/>
            <w:szCs w:val="21"/>
          </w:rPr>
          <w:t>experience and further studies will be useful to provide information usable for prevention.</w:t>
        </w:r>
      </w:ins>
    </w:p>
    <w:p w14:paraId="47273D09" w14:textId="475D6480" w:rsidR="00AC4CB1" w:rsidRDefault="00AC4CB1" w:rsidP="00C044B8">
      <w:pPr>
        <w:tabs>
          <w:tab w:val="left" w:pos="43"/>
          <w:tab w:val="left" w:pos="284"/>
        </w:tabs>
        <w:jc w:val="both"/>
        <w:rPr>
          <w:ins w:id="615" w:author="hp" w:date="2021-01-21T15:44:00Z"/>
          <w:rFonts w:eastAsia="Arial" w:cs="Arial"/>
          <w:sz w:val="18"/>
          <w:szCs w:val="21"/>
        </w:rPr>
      </w:pPr>
    </w:p>
    <w:p w14:paraId="64E5615B" w14:textId="77777777" w:rsidR="00AC4CB1" w:rsidRPr="001E7519" w:rsidRDefault="00AC4CB1" w:rsidP="00C044B8">
      <w:pPr>
        <w:tabs>
          <w:tab w:val="left" w:pos="43"/>
          <w:tab w:val="left" w:pos="284"/>
        </w:tabs>
        <w:jc w:val="both"/>
        <w:rPr>
          <w:rFonts w:eastAsia="Arial" w:cs="Arial"/>
          <w:sz w:val="18"/>
          <w:szCs w:val="21"/>
        </w:rPr>
      </w:pPr>
    </w:p>
    <w:p w14:paraId="16CA8AD6" w14:textId="77777777" w:rsidR="0077427E" w:rsidRPr="001E7519" w:rsidDel="00DA0C94" w:rsidRDefault="0077427E" w:rsidP="00C044B8">
      <w:pPr>
        <w:tabs>
          <w:tab w:val="left" w:pos="43"/>
          <w:tab w:val="left" w:pos="284"/>
        </w:tabs>
        <w:jc w:val="both"/>
        <w:rPr>
          <w:del w:id="616" w:author="hp" w:date="2021-01-14T11:03:00Z"/>
          <w:rFonts w:eastAsia="Arial" w:cs="Arial"/>
          <w:sz w:val="18"/>
          <w:szCs w:val="21"/>
        </w:rPr>
      </w:pPr>
    </w:p>
    <w:p w14:paraId="733CE066" w14:textId="77777777" w:rsidR="0077427E" w:rsidRPr="001E7519" w:rsidDel="00DA0C94" w:rsidRDefault="0077427E" w:rsidP="00C044B8">
      <w:pPr>
        <w:tabs>
          <w:tab w:val="left" w:pos="43"/>
          <w:tab w:val="left" w:pos="284"/>
        </w:tabs>
        <w:jc w:val="both"/>
        <w:rPr>
          <w:del w:id="617" w:author="hp" w:date="2021-01-14T11:03:00Z"/>
          <w:sz w:val="18"/>
          <w:szCs w:val="16"/>
        </w:rPr>
      </w:pPr>
    </w:p>
    <w:p w14:paraId="01798CCA" w14:textId="77777777" w:rsidR="0077427E" w:rsidRPr="001E7519" w:rsidDel="00DA0C94" w:rsidRDefault="0077427E" w:rsidP="00C044B8">
      <w:pPr>
        <w:jc w:val="both"/>
        <w:rPr>
          <w:del w:id="618" w:author="hp" w:date="2021-01-14T11:03:00Z"/>
          <w:sz w:val="18"/>
          <w:szCs w:val="16"/>
        </w:rPr>
      </w:pPr>
    </w:p>
    <w:p w14:paraId="2F1ACBDE" w14:textId="77777777" w:rsidR="0077427E" w:rsidRPr="001E7519" w:rsidDel="00DA0C94" w:rsidRDefault="0077427E" w:rsidP="00C044B8">
      <w:pPr>
        <w:jc w:val="both"/>
        <w:rPr>
          <w:del w:id="619" w:author="hp" w:date="2021-01-14T11:03:00Z"/>
          <w:sz w:val="18"/>
          <w:szCs w:val="16"/>
        </w:rPr>
      </w:pPr>
    </w:p>
    <w:p w14:paraId="320BDD1D" w14:textId="77777777" w:rsidR="0077427E" w:rsidRPr="001E7519" w:rsidDel="006D5467" w:rsidRDefault="0077427E" w:rsidP="00C044B8">
      <w:pPr>
        <w:jc w:val="both"/>
        <w:rPr>
          <w:del w:id="620" w:author="hp" w:date="2021-01-14T10:48:00Z"/>
          <w:sz w:val="18"/>
          <w:szCs w:val="16"/>
        </w:rPr>
      </w:pPr>
      <w:del w:id="621" w:author="hp" w:date="2021-01-14T10:48:00Z">
        <w:r w:rsidRPr="001E7519" w:rsidDel="006D5467">
          <w:rPr>
            <w:sz w:val="18"/>
            <w:szCs w:val="16"/>
          </w:rPr>
          <w:delText>`</w:delText>
        </w:r>
      </w:del>
    </w:p>
    <w:p w14:paraId="0C2E823C" w14:textId="77777777" w:rsidR="0077427E" w:rsidRPr="001E7519" w:rsidDel="006D5467" w:rsidRDefault="0077427E" w:rsidP="00C044B8">
      <w:pPr>
        <w:jc w:val="both"/>
        <w:rPr>
          <w:del w:id="622" w:author="hp" w:date="2021-01-14T10:48:00Z"/>
          <w:sz w:val="18"/>
          <w:szCs w:val="16"/>
        </w:rPr>
      </w:pPr>
    </w:p>
    <w:p w14:paraId="6F46E7B6" w14:textId="77777777" w:rsidR="0077427E" w:rsidRPr="001E7519" w:rsidDel="006D5467" w:rsidRDefault="0077427E" w:rsidP="00C044B8">
      <w:pPr>
        <w:jc w:val="both"/>
        <w:rPr>
          <w:del w:id="623" w:author="hp" w:date="2021-01-14T10:48:00Z"/>
          <w:sz w:val="18"/>
          <w:szCs w:val="16"/>
        </w:rPr>
      </w:pPr>
    </w:p>
    <w:p w14:paraId="0E34243F" w14:textId="77777777" w:rsidR="0077427E" w:rsidRPr="001E7519" w:rsidDel="006D5467" w:rsidRDefault="0077427E" w:rsidP="00C044B8">
      <w:pPr>
        <w:jc w:val="both"/>
        <w:rPr>
          <w:del w:id="624" w:author="hp" w:date="2021-01-14T10:48:00Z"/>
          <w:sz w:val="18"/>
          <w:szCs w:val="16"/>
        </w:rPr>
      </w:pPr>
    </w:p>
    <w:p w14:paraId="015F4F25" w14:textId="77777777" w:rsidR="0077427E" w:rsidRPr="001E7519" w:rsidDel="006D5467" w:rsidRDefault="0077427E" w:rsidP="00C044B8">
      <w:pPr>
        <w:jc w:val="both"/>
        <w:rPr>
          <w:del w:id="625" w:author="hp" w:date="2021-01-14T10:48:00Z"/>
          <w:sz w:val="18"/>
          <w:szCs w:val="16"/>
        </w:rPr>
      </w:pPr>
    </w:p>
    <w:p w14:paraId="406BF224" w14:textId="77777777" w:rsidR="0077427E" w:rsidRPr="001E7519" w:rsidDel="00DA0C94" w:rsidRDefault="0077427E" w:rsidP="00C044B8">
      <w:pPr>
        <w:jc w:val="both"/>
        <w:rPr>
          <w:del w:id="626" w:author="hp" w:date="2021-01-14T11:03:00Z"/>
          <w:sz w:val="18"/>
          <w:szCs w:val="16"/>
        </w:rPr>
      </w:pPr>
    </w:p>
    <w:p w14:paraId="083535A9" w14:textId="77777777" w:rsidR="0077427E" w:rsidRPr="001E7519" w:rsidRDefault="0077427E" w:rsidP="00C044B8">
      <w:pPr>
        <w:jc w:val="both"/>
        <w:rPr>
          <w:sz w:val="18"/>
          <w:szCs w:val="16"/>
        </w:rPr>
      </w:pPr>
    </w:p>
    <w:p w14:paraId="7C584685" w14:textId="77777777" w:rsidR="0077427E" w:rsidRPr="001E7519" w:rsidRDefault="0077427E" w:rsidP="00C044B8">
      <w:pPr>
        <w:jc w:val="both"/>
        <w:rPr>
          <w:sz w:val="18"/>
          <w:szCs w:val="16"/>
        </w:rPr>
      </w:pPr>
    </w:p>
    <w:p w14:paraId="61964A02" w14:textId="2B334E6B" w:rsidR="00990446" w:rsidRDefault="00990446">
      <w:pPr>
        <w:rPr>
          <w:sz w:val="18"/>
          <w:szCs w:val="16"/>
        </w:rPr>
      </w:pPr>
      <w:r>
        <w:rPr>
          <w:sz w:val="18"/>
          <w:szCs w:val="16"/>
        </w:rPr>
        <w:br w:type="page"/>
      </w:r>
    </w:p>
    <w:p w14:paraId="6A543B68" w14:textId="77777777" w:rsidR="0077427E" w:rsidRPr="001E7519" w:rsidRDefault="0077427E" w:rsidP="00585C8D">
      <w:pPr>
        <w:rPr>
          <w:sz w:val="18"/>
          <w:szCs w:val="16"/>
        </w:rPr>
      </w:pPr>
    </w:p>
    <w:p w14:paraId="596A03F9" w14:textId="4BB40E04" w:rsidR="0077427E" w:rsidRPr="001E7519" w:rsidRDefault="0077427E" w:rsidP="00585C8D">
      <w:pPr>
        <w:rPr>
          <w:sz w:val="18"/>
          <w:szCs w:val="16"/>
        </w:rPr>
      </w:pPr>
    </w:p>
    <w:p w14:paraId="53273C5A" w14:textId="0C394B83" w:rsidR="0077427E" w:rsidRPr="001E7519" w:rsidRDefault="0077427E" w:rsidP="00585C8D">
      <w:pPr>
        <w:pStyle w:val="Heading1"/>
        <w:spacing w:line="276" w:lineRule="auto"/>
        <w:rPr>
          <w:sz w:val="24"/>
          <w:szCs w:val="26"/>
        </w:rPr>
      </w:pPr>
      <w:r w:rsidRPr="001E7519">
        <w:rPr>
          <w:sz w:val="24"/>
          <w:szCs w:val="26"/>
        </w:rPr>
        <w:t>Bibliography</w:t>
      </w:r>
    </w:p>
    <w:p w14:paraId="20F520D1" w14:textId="77777777" w:rsidR="0088040E" w:rsidRPr="001E7519" w:rsidRDefault="0088040E" w:rsidP="00585C8D">
      <w:pPr>
        <w:pStyle w:val="Bibliography"/>
        <w:spacing w:line="276" w:lineRule="auto"/>
        <w:rPr>
          <w:sz w:val="18"/>
          <w:szCs w:val="18"/>
        </w:rPr>
      </w:pPr>
    </w:p>
    <w:p w14:paraId="707D6B0E" w14:textId="77777777" w:rsidR="00CE1C8C" w:rsidRPr="00CE1C8C" w:rsidRDefault="0077427E" w:rsidP="00CE1C8C">
      <w:pPr>
        <w:pStyle w:val="Bibliography"/>
        <w:rPr>
          <w:sz w:val="18"/>
        </w:rPr>
      </w:pPr>
      <w:r w:rsidRPr="00BA02A2">
        <w:rPr>
          <w:sz w:val="18"/>
        </w:rPr>
        <w:fldChar w:fldCharType="begin"/>
      </w:r>
      <w:r w:rsidRPr="00447F3C">
        <w:rPr>
          <w:sz w:val="18"/>
        </w:rPr>
        <w:instrText xml:space="preserve"> ADDIN ZOTERO_BIBL {"uncited":[],"omitted":[],"custom":[]} CSL_BIBLIOGRAPHY </w:instrText>
      </w:r>
      <w:r w:rsidRPr="00BA02A2">
        <w:rPr>
          <w:sz w:val="18"/>
        </w:rPr>
        <w:fldChar w:fldCharType="separate"/>
      </w:r>
      <w:r w:rsidR="00CE1C8C" w:rsidRPr="00CE1C8C">
        <w:rPr>
          <w:sz w:val="18"/>
        </w:rPr>
        <w:t xml:space="preserve">1. </w:t>
      </w:r>
      <w:r w:rsidR="00CE1C8C" w:rsidRPr="00CE1C8C">
        <w:rPr>
          <w:sz w:val="18"/>
        </w:rPr>
        <w:tab/>
        <w:t xml:space="preserve">Lu H, Stratton CW, Tang Y. Outbreak of pneumonia of unknown etiology in Wuhan, China: The mystery and the miracle. </w:t>
      </w:r>
      <w:r w:rsidR="00CE1C8C" w:rsidRPr="006D5467">
        <w:rPr>
          <w:sz w:val="18"/>
          <w:rPrChange w:id="627" w:author="hp" w:date="2021-01-14T10:49:00Z">
            <w:rPr>
              <w:i/>
              <w:iCs/>
              <w:sz w:val="18"/>
            </w:rPr>
          </w:rPrChange>
        </w:rPr>
        <w:t>J Med Virol</w:t>
      </w:r>
      <w:r w:rsidR="00CE1C8C" w:rsidRPr="00CE1C8C">
        <w:rPr>
          <w:sz w:val="18"/>
        </w:rPr>
        <w:t>. 2020;92(4):401-402. doi:10.1002/jmv.25678</w:t>
      </w:r>
    </w:p>
    <w:p w14:paraId="1680E7E2" w14:textId="77777777" w:rsidR="00CE1C8C" w:rsidRPr="00CE1C8C" w:rsidRDefault="00CE1C8C" w:rsidP="00CE1C8C">
      <w:pPr>
        <w:pStyle w:val="Bibliography"/>
        <w:rPr>
          <w:sz w:val="18"/>
        </w:rPr>
      </w:pPr>
      <w:r w:rsidRPr="00CE1C8C">
        <w:rPr>
          <w:sz w:val="18"/>
        </w:rPr>
        <w:t xml:space="preserve">2. </w:t>
      </w:r>
      <w:r w:rsidRPr="00CE1C8C">
        <w:rPr>
          <w:sz w:val="18"/>
        </w:rPr>
        <w:tab/>
        <w:t>World Health Organization. Weekly epidemiological update - 1 December 2020. Accessed December 8, 2020. https://www.who.int/publications/m/item/weekly-epidemiological-update---1-december-2020</w:t>
      </w:r>
    </w:p>
    <w:p w14:paraId="6A4C7CE0" w14:textId="77777777" w:rsidR="00CE1C8C" w:rsidRPr="00CE1C8C" w:rsidRDefault="00CE1C8C" w:rsidP="00CE1C8C">
      <w:pPr>
        <w:pStyle w:val="Bibliography"/>
        <w:rPr>
          <w:sz w:val="18"/>
        </w:rPr>
      </w:pPr>
      <w:r w:rsidRPr="00CE1C8C">
        <w:rPr>
          <w:sz w:val="18"/>
        </w:rPr>
        <w:t xml:space="preserve">3. </w:t>
      </w:r>
      <w:r w:rsidRPr="00CE1C8C">
        <w:rPr>
          <w:sz w:val="18"/>
        </w:rPr>
        <w:tab/>
        <w:t>AFP. WHO warns Africa is ill-equipped to deal with coronavirus due to “weaker health systems.” TheJournal.ie. Accessed December 8, 2020. https://www.thejournal.ie/world-health-organisation-african-coronavirus-5017867-Feb2020/</w:t>
      </w:r>
    </w:p>
    <w:p w14:paraId="135F8AEC" w14:textId="77777777" w:rsidR="00CE1C8C" w:rsidRPr="00CE1C8C" w:rsidRDefault="00CE1C8C" w:rsidP="00CE1C8C">
      <w:pPr>
        <w:pStyle w:val="Bibliography"/>
        <w:rPr>
          <w:sz w:val="18"/>
        </w:rPr>
      </w:pPr>
      <w:r w:rsidRPr="00BA02A2">
        <w:rPr>
          <w:sz w:val="18"/>
          <w:lang w:val="fr-CM"/>
          <w:rPrChange w:id="628" w:author="hp" w:date="2021-01-14T10:49:00Z">
            <w:rPr>
              <w:sz w:val="18"/>
              <w:lang w:val="de-CH"/>
            </w:rPr>
          </w:rPrChange>
        </w:rPr>
        <w:t xml:space="preserve">4. </w:t>
      </w:r>
      <w:r w:rsidRPr="00BA02A2">
        <w:rPr>
          <w:sz w:val="18"/>
          <w:lang w:val="fr-CM"/>
          <w:rPrChange w:id="629" w:author="hp" w:date="2021-01-14T10:49:00Z">
            <w:rPr>
              <w:sz w:val="18"/>
              <w:lang w:val="de-CH"/>
            </w:rPr>
          </w:rPrChange>
        </w:rPr>
        <w:tab/>
        <w:t xml:space="preserve">Umviligihozo G, Mupfumi L, Sonela N, et al. </w:t>
      </w:r>
      <w:r w:rsidRPr="00CE1C8C">
        <w:rPr>
          <w:sz w:val="18"/>
        </w:rPr>
        <w:t xml:space="preserve">Sub-Saharan Africa preparedness and response to the COVID-19 pandemic: A perspective of early career African scientists. </w:t>
      </w:r>
      <w:r w:rsidRPr="006D5467">
        <w:rPr>
          <w:sz w:val="18"/>
          <w:rPrChange w:id="630" w:author="hp" w:date="2021-01-14T10:49:00Z">
            <w:rPr>
              <w:i/>
              <w:iCs/>
              <w:sz w:val="18"/>
            </w:rPr>
          </w:rPrChange>
        </w:rPr>
        <w:t>Wellcome Open Res</w:t>
      </w:r>
      <w:r w:rsidRPr="00CE1C8C">
        <w:rPr>
          <w:sz w:val="18"/>
        </w:rPr>
        <w:t>. 2020;5. doi:10.12688/wellcomeopenres.16070.2</w:t>
      </w:r>
    </w:p>
    <w:p w14:paraId="536148A4" w14:textId="77777777" w:rsidR="00CE1C8C" w:rsidRPr="00CE1C8C" w:rsidRDefault="00CE1C8C" w:rsidP="00CE1C8C">
      <w:pPr>
        <w:pStyle w:val="Bibliography"/>
        <w:rPr>
          <w:sz w:val="18"/>
        </w:rPr>
      </w:pPr>
      <w:r w:rsidRPr="00CE1C8C">
        <w:rPr>
          <w:sz w:val="18"/>
        </w:rPr>
        <w:t xml:space="preserve">5. </w:t>
      </w:r>
      <w:r w:rsidRPr="00CE1C8C">
        <w:rPr>
          <w:sz w:val="18"/>
        </w:rPr>
        <w:tab/>
        <w:t xml:space="preserve">Stringhini S, Wisniak A, Piumatti G, et al. Seroprevalence of anti-SARS-CoV-2 IgG antibodies in Geneva, Switzerland (SEROCoV-POP): a population-based study. </w:t>
      </w:r>
      <w:r w:rsidRPr="006D5467">
        <w:rPr>
          <w:sz w:val="18"/>
          <w:rPrChange w:id="631" w:author="hp" w:date="2021-01-14T10:49:00Z">
            <w:rPr>
              <w:i/>
              <w:iCs/>
              <w:sz w:val="18"/>
            </w:rPr>
          </w:rPrChange>
        </w:rPr>
        <w:t>The Lancet</w:t>
      </w:r>
      <w:r w:rsidRPr="00CE1C8C">
        <w:rPr>
          <w:sz w:val="18"/>
        </w:rPr>
        <w:t>. 2020;396(10247):313-319. doi:10.1016/S0140-6736(20)31304-0</w:t>
      </w:r>
    </w:p>
    <w:p w14:paraId="562C8B4D" w14:textId="77777777" w:rsidR="00CE1C8C" w:rsidRPr="00CE1C8C" w:rsidRDefault="00CE1C8C" w:rsidP="00CE1C8C">
      <w:pPr>
        <w:pStyle w:val="Bibliography"/>
        <w:rPr>
          <w:sz w:val="18"/>
        </w:rPr>
      </w:pPr>
      <w:r w:rsidRPr="00CE1C8C">
        <w:rPr>
          <w:sz w:val="18"/>
        </w:rPr>
        <w:t xml:space="preserve">6. </w:t>
      </w:r>
      <w:r w:rsidRPr="00CE1C8C">
        <w:rPr>
          <w:sz w:val="18"/>
        </w:rPr>
        <w:tab/>
        <w:t xml:space="preserve">Dortet L, Ronat J-B, Vauloup-Fellous C, et al. Evaluating Ten Commercially-Available SARS-CoV-2 Rapid Serological Tests Using the STARD (Standards for Reporting of Diagnostic Accuracy Studies) Method. </w:t>
      </w:r>
      <w:r w:rsidRPr="006D5467">
        <w:rPr>
          <w:sz w:val="18"/>
          <w:rPrChange w:id="632" w:author="hp" w:date="2021-01-14T10:49:00Z">
            <w:rPr>
              <w:i/>
              <w:iCs/>
              <w:sz w:val="18"/>
            </w:rPr>
          </w:rPrChange>
        </w:rPr>
        <w:t>J Clin Microbiol</w:t>
      </w:r>
      <w:r w:rsidRPr="00CE1C8C">
        <w:rPr>
          <w:sz w:val="18"/>
        </w:rPr>
        <w:t>. Published online November 25, 2020. doi:10.1128/JCM.02342-20</w:t>
      </w:r>
    </w:p>
    <w:p w14:paraId="05E8ED01" w14:textId="77777777" w:rsidR="00CE1C8C" w:rsidRPr="00CE1C8C" w:rsidRDefault="00CE1C8C" w:rsidP="00CE1C8C">
      <w:pPr>
        <w:pStyle w:val="Bibliography"/>
        <w:rPr>
          <w:sz w:val="18"/>
        </w:rPr>
      </w:pPr>
      <w:r w:rsidRPr="00CE1C8C">
        <w:rPr>
          <w:sz w:val="18"/>
        </w:rPr>
        <w:t xml:space="preserve">7. </w:t>
      </w:r>
      <w:r w:rsidRPr="00CE1C8C">
        <w:rPr>
          <w:sz w:val="18"/>
        </w:rPr>
        <w:tab/>
        <w:t xml:space="preserve">Chazai Partners. </w:t>
      </w:r>
      <w:r w:rsidRPr="00BA02A2">
        <w:rPr>
          <w:sz w:val="18"/>
          <w:lang w:val="fr-CM"/>
          <w:rPrChange w:id="633" w:author="hp" w:date="2021-01-14T10:49:00Z">
            <w:rPr>
              <w:i/>
              <w:iCs/>
              <w:sz w:val="18"/>
              <w:lang w:val="fr-CH"/>
            </w:rPr>
          </w:rPrChange>
        </w:rPr>
        <w:t>Recueil Des Mesures Prises Par Le Gouvernement Camerounais Dans Le Cadre de La Lutte Contre La COVID-19</w:t>
      </w:r>
      <w:r w:rsidRPr="00BA02A2">
        <w:rPr>
          <w:sz w:val="18"/>
          <w:lang w:val="fr-CM"/>
          <w:rPrChange w:id="634" w:author="hp" w:date="2021-01-14T10:49:00Z">
            <w:rPr>
              <w:sz w:val="18"/>
              <w:lang w:val="fr-CH"/>
            </w:rPr>
          </w:rPrChange>
        </w:rPr>
        <w:t xml:space="preserve">. </w:t>
      </w:r>
      <w:r w:rsidRPr="00CE1C8C">
        <w:rPr>
          <w:sz w:val="18"/>
        </w:rPr>
        <w:t>Accessed December 8, 2020. https://www.chazai-partners.com/wp-content/uploads/2020/05/Chazai-Partners-Recueil-des-mesures-prises-par-le-gouvernement-Camerounais-dans-la-lutte-contre-la-COVID-19-29-05-20.pdf</w:t>
      </w:r>
    </w:p>
    <w:p w14:paraId="53D905A5" w14:textId="77777777" w:rsidR="00CE1C8C" w:rsidRPr="00BA02A2" w:rsidRDefault="00CE1C8C" w:rsidP="00CE1C8C">
      <w:pPr>
        <w:pStyle w:val="Bibliography"/>
        <w:rPr>
          <w:sz w:val="18"/>
          <w:lang w:val="fr-CM"/>
          <w:rPrChange w:id="635" w:author="hp" w:date="2021-01-14T10:49:00Z">
            <w:rPr>
              <w:sz w:val="18"/>
              <w:lang w:val="fr-CH"/>
            </w:rPr>
          </w:rPrChange>
        </w:rPr>
      </w:pPr>
      <w:r w:rsidRPr="00BA02A2">
        <w:rPr>
          <w:sz w:val="18"/>
          <w:lang w:val="fr-CM"/>
          <w:rPrChange w:id="636" w:author="hp" w:date="2021-01-14T10:49:00Z">
            <w:rPr>
              <w:sz w:val="18"/>
              <w:lang w:val="fr-CH"/>
            </w:rPr>
          </w:rPrChange>
        </w:rPr>
        <w:t xml:space="preserve">8. </w:t>
      </w:r>
      <w:r w:rsidRPr="00BA02A2">
        <w:rPr>
          <w:sz w:val="18"/>
          <w:lang w:val="fr-CM"/>
          <w:rPrChange w:id="637" w:author="hp" w:date="2021-01-14T10:49:00Z">
            <w:rPr>
              <w:sz w:val="18"/>
              <w:lang w:val="fr-CH"/>
            </w:rPr>
          </w:rPrChange>
        </w:rPr>
        <w:tab/>
      </w:r>
      <w:r w:rsidRPr="00BA02A2">
        <w:rPr>
          <w:sz w:val="18"/>
          <w:lang w:val="fr-CM"/>
          <w:rPrChange w:id="638" w:author="hp" w:date="2021-01-14T10:49:00Z">
            <w:rPr>
              <w:i/>
              <w:iCs/>
              <w:sz w:val="18"/>
              <w:lang w:val="fr-CH"/>
            </w:rPr>
          </w:rPrChange>
        </w:rPr>
        <w:t>Enquête Démographique et de Santé Du Cameroun 2018</w:t>
      </w:r>
      <w:r w:rsidRPr="00BA02A2">
        <w:rPr>
          <w:sz w:val="18"/>
          <w:lang w:val="fr-CM"/>
          <w:rPrChange w:id="639" w:author="hp" w:date="2021-01-14T10:49:00Z">
            <w:rPr>
              <w:sz w:val="18"/>
              <w:lang w:val="fr-CH"/>
            </w:rPr>
          </w:rPrChange>
        </w:rPr>
        <w:t>. Institut National de la Statistique/INS et ICF</w:t>
      </w:r>
    </w:p>
    <w:p w14:paraId="47BA7351" w14:textId="77777777" w:rsidR="00CE1C8C" w:rsidRPr="00CE1C8C" w:rsidRDefault="00CE1C8C" w:rsidP="00CE1C8C">
      <w:pPr>
        <w:pStyle w:val="Bibliography"/>
        <w:rPr>
          <w:sz w:val="18"/>
        </w:rPr>
      </w:pPr>
      <w:r w:rsidRPr="00CE1C8C">
        <w:rPr>
          <w:sz w:val="18"/>
        </w:rPr>
        <w:t xml:space="preserve">9. </w:t>
      </w:r>
      <w:r w:rsidRPr="00CE1C8C">
        <w:rPr>
          <w:sz w:val="18"/>
        </w:rPr>
        <w:tab/>
        <w:t xml:space="preserve">Rogan WJ, Gladen B. Estimating prevalence from the results of a screening test. </w:t>
      </w:r>
      <w:r w:rsidRPr="006D5467">
        <w:rPr>
          <w:sz w:val="18"/>
          <w:rPrChange w:id="640" w:author="hp" w:date="2021-01-14T10:49:00Z">
            <w:rPr>
              <w:i/>
              <w:iCs/>
              <w:sz w:val="18"/>
            </w:rPr>
          </w:rPrChange>
        </w:rPr>
        <w:t>Am J Epidemiol</w:t>
      </w:r>
      <w:r w:rsidRPr="00CE1C8C">
        <w:rPr>
          <w:sz w:val="18"/>
        </w:rPr>
        <w:t>. 1978;107(1):71-76. doi:10.1093/oxfordjournals.aje.a112510</w:t>
      </w:r>
    </w:p>
    <w:p w14:paraId="56E6C53D" w14:textId="77777777" w:rsidR="00CE1C8C" w:rsidRPr="00CE1C8C" w:rsidRDefault="00CE1C8C" w:rsidP="00CE1C8C">
      <w:pPr>
        <w:pStyle w:val="Bibliography"/>
        <w:rPr>
          <w:sz w:val="18"/>
        </w:rPr>
      </w:pPr>
      <w:r w:rsidRPr="00CE1C8C">
        <w:rPr>
          <w:sz w:val="18"/>
        </w:rPr>
        <w:t xml:space="preserve">10. </w:t>
      </w:r>
      <w:r w:rsidRPr="00CE1C8C">
        <w:rPr>
          <w:sz w:val="18"/>
        </w:rPr>
        <w:tab/>
        <w:t>Batra R, Olivieri LG, Rubin D, et al. A comparative evaluation between the Abbott Panbio</w:t>
      </w:r>
      <w:r w:rsidRPr="006D5467">
        <w:rPr>
          <w:sz w:val="18"/>
          <w:rPrChange w:id="641" w:author="hp" w:date="2021-01-14T10:49:00Z">
            <w:rPr>
              <w:sz w:val="18"/>
              <w:vertAlign w:val="superscript"/>
            </w:rPr>
          </w:rPrChange>
        </w:rPr>
        <w:t>TM</w:t>
      </w:r>
      <w:r w:rsidRPr="00CE1C8C">
        <w:rPr>
          <w:sz w:val="18"/>
        </w:rPr>
        <w:t xml:space="preserve"> COVID-19 IgG/IgM rapid test device and Abbott Architect</w:t>
      </w:r>
      <w:r w:rsidRPr="006D5467">
        <w:rPr>
          <w:sz w:val="18"/>
          <w:rPrChange w:id="642" w:author="hp" w:date="2021-01-14T10:49:00Z">
            <w:rPr>
              <w:sz w:val="18"/>
              <w:vertAlign w:val="superscript"/>
            </w:rPr>
          </w:rPrChange>
        </w:rPr>
        <w:t>TM</w:t>
      </w:r>
      <w:r w:rsidRPr="00CE1C8C">
        <w:rPr>
          <w:sz w:val="18"/>
        </w:rPr>
        <w:t xml:space="preserve"> SARS CoV-2 IgG assay. </w:t>
      </w:r>
      <w:r w:rsidRPr="006D5467">
        <w:rPr>
          <w:sz w:val="18"/>
          <w:rPrChange w:id="643" w:author="hp" w:date="2021-01-14T10:49:00Z">
            <w:rPr>
              <w:i/>
              <w:iCs/>
              <w:sz w:val="18"/>
            </w:rPr>
          </w:rPrChange>
        </w:rPr>
        <w:t>J Clin Virol</w:t>
      </w:r>
      <w:r w:rsidRPr="00CE1C8C">
        <w:rPr>
          <w:sz w:val="18"/>
        </w:rPr>
        <w:t>. 2020;132:104645. doi:10.1016/j.jcv.2020.104645</w:t>
      </w:r>
    </w:p>
    <w:p w14:paraId="6E2994B1" w14:textId="77777777" w:rsidR="00CE1C8C" w:rsidRPr="00CE1C8C" w:rsidRDefault="00CE1C8C" w:rsidP="00CE1C8C">
      <w:pPr>
        <w:pStyle w:val="Bibliography"/>
        <w:rPr>
          <w:sz w:val="18"/>
        </w:rPr>
      </w:pPr>
      <w:r w:rsidRPr="00CE1C8C">
        <w:rPr>
          <w:sz w:val="18"/>
        </w:rPr>
        <w:t xml:space="preserve">11. </w:t>
      </w:r>
      <w:r w:rsidRPr="00CE1C8C">
        <w:rPr>
          <w:sz w:val="18"/>
        </w:rPr>
        <w:tab/>
        <w:t xml:space="preserve">Shu H, Wang S, Ruan S, et al. Dynamic Changes of Antibodies to SARS-CoV-2 in COVID-19 Patients at Early Stage of Outbreak. </w:t>
      </w:r>
      <w:r w:rsidRPr="006D5467">
        <w:rPr>
          <w:sz w:val="18"/>
          <w:rPrChange w:id="644" w:author="hp" w:date="2021-01-14T10:49:00Z">
            <w:rPr>
              <w:i/>
              <w:iCs/>
              <w:sz w:val="18"/>
            </w:rPr>
          </w:rPrChange>
        </w:rPr>
        <w:t>Virol Sin</w:t>
      </w:r>
      <w:r w:rsidRPr="00CE1C8C">
        <w:rPr>
          <w:sz w:val="18"/>
        </w:rPr>
        <w:t>. Published online July 27, 2020. doi:10.1007/s12250-020-00268-5</w:t>
      </w:r>
    </w:p>
    <w:p w14:paraId="4C3A3AD8" w14:textId="77777777" w:rsidR="00CE1C8C" w:rsidRPr="00BA02A2" w:rsidRDefault="00CE1C8C" w:rsidP="00CE1C8C">
      <w:pPr>
        <w:pStyle w:val="Bibliography"/>
        <w:rPr>
          <w:sz w:val="18"/>
          <w:lang w:val="fr-CM"/>
          <w:rPrChange w:id="645" w:author="hp" w:date="2021-01-14T10:49:00Z">
            <w:rPr>
              <w:sz w:val="18"/>
              <w:lang w:val="fr-CH"/>
            </w:rPr>
          </w:rPrChange>
        </w:rPr>
      </w:pPr>
      <w:r w:rsidRPr="00CE1C8C">
        <w:rPr>
          <w:sz w:val="18"/>
        </w:rPr>
        <w:t xml:space="preserve">12. </w:t>
      </w:r>
      <w:r w:rsidRPr="00CE1C8C">
        <w:rPr>
          <w:sz w:val="18"/>
        </w:rPr>
        <w:tab/>
        <w:t xml:space="preserve">Lang Z, Reiczigel J. Confidence limits for prevalence of disease adjusted for estimated sensitivity and specificity. </w:t>
      </w:r>
      <w:r w:rsidRPr="00BA02A2">
        <w:rPr>
          <w:sz w:val="18"/>
          <w:lang w:val="fr-CM"/>
          <w:rPrChange w:id="646" w:author="hp" w:date="2021-01-14T10:49:00Z">
            <w:rPr>
              <w:i/>
              <w:iCs/>
              <w:sz w:val="18"/>
              <w:lang w:val="fr-CH"/>
            </w:rPr>
          </w:rPrChange>
        </w:rPr>
        <w:t>Prev Vet Med</w:t>
      </w:r>
      <w:r w:rsidRPr="00BA02A2">
        <w:rPr>
          <w:sz w:val="18"/>
          <w:lang w:val="fr-CM"/>
          <w:rPrChange w:id="647" w:author="hp" w:date="2021-01-14T10:49:00Z">
            <w:rPr>
              <w:sz w:val="18"/>
              <w:lang w:val="fr-CH"/>
            </w:rPr>
          </w:rPrChange>
        </w:rPr>
        <w:t>. 2014;113(1):13-22. doi:10.1016/j.prevetmed.2013.09.015</w:t>
      </w:r>
    </w:p>
    <w:p w14:paraId="70F043B6" w14:textId="77777777" w:rsidR="00CE1C8C" w:rsidRPr="00CE1C8C" w:rsidRDefault="00CE1C8C" w:rsidP="00CE1C8C">
      <w:pPr>
        <w:pStyle w:val="Bibliography"/>
        <w:rPr>
          <w:sz w:val="18"/>
        </w:rPr>
      </w:pPr>
      <w:r w:rsidRPr="00BA02A2">
        <w:rPr>
          <w:sz w:val="18"/>
          <w:lang w:val="fr-CM"/>
          <w:rPrChange w:id="648" w:author="hp" w:date="2021-01-14T10:49:00Z">
            <w:rPr>
              <w:sz w:val="18"/>
              <w:lang w:val="fr-CH"/>
            </w:rPr>
          </w:rPrChange>
        </w:rPr>
        <w:t xml:space="preserve">13. </w:t>
      </w:r>
      <w:r w:rsidRPr="00BA02A2">
        <w:rPr>
          <w:sz w:val="18"/>
          <w:lang w:val="fr-CM"/>
          <w:rPrChange w:id="649" w:author="hp" w:date="2021-01-14T10:49:00Z">
            <w:rPr>
              <w:sz w:val="18"/>
              <w:lang w:val="fr-CH"/>
            </w:rPr>
          </w:rPrChange>
        </w:rPr>
        <w:tab/>
        <w:t xml:space="preserve">Santé O mondiale de la. Surveillance de la santé publique dans le contexte de la COVID-19 : orientations provisoires, 7 août 2020. </w:t>
      </w:r>
      <w:r w:rsidRPr="00CE1C8C">
        <w:rPr>
          <w:sz w:val="18"/>
        </w:rPr>
        <w:t>Published online 2020. Accessed December 29, 2020. https://apps.who.int/iris/handle/10665/333903</w:t>
      </w:r>
    </w:p>
    <w:p w14:paraId="4C6295C0" w14:textId="77777777" w:rsidR="00CE1C8C" w:rsidRPr="00CE1C8C" w:rsidRDefault="00CE1C8C" w:rsidP="00CE1C8C">
      <w:pPr>
        <w:pStyle w:val="Bibliography"/>
        <w:rPr>
          <w:sz w:val="18"/>
        </w:rPr>
      </w:pPr>
      <w:r w:rsidRPr="00CE1C8C">
        <w:rPr>
          <w:sz w:val="18"/>
        </w:rPr>
        <w:t xml:space="preserve">14. </w:t>
      </w:r>
      <w:r w:rsidRPr="00CE1C8C">
        <w:rPr>
          <w:sz w:val="18"/>
        </w:rPr>
        <w:tab/>
        <w:t xml:space="preserve">Bates D, Mächler M, Bolker B, Walker S. Fitting Linear Mixed-Effects Models Using </w:t>
      </w:r>
      <w:r w:rsidRPr="006D5467">
        <w:rPr>
          <w:sz w:val="18"/>
          <w:rPrChange w:id="650" w:author="hp" w:date="2021-01-14T10:49:00Z">
            <w:rPr>
              <w:b/>
              <w:bCs/>
              <w:sz w:val="18"/>
            </w:rPr>
          </w:rPrChange>
        </w:rPr>
        <w:t>lme4</w:t>
      </w:r>
      <w:r w:rsidRPr="00CE1C8C">
        <w:rPr>
          <w:sz w:val="18"/>
        </w:rPr>
        <w:t xml:space="preserve">. </w:t>
      </w:r>
      <w:r w:rsidRPr="006D5467">
        <w:rPr>
          <w:sz w:val="18"/>
          <w:rPrChange w:id="651" w:author="hp" w:date="2021-01-14T10:49:00Z">
            <w:rPr>
              <w:i/>
              <w:iCs/>
              <w:sz w:val="18"/>
            </w:rPr>
          </w:rPrChange>
        </w:rPr>
        <w:t>J Stat Softw</w:t>
      </w:r>
      <w:r w:rsidRPr="00CE1C8C">
        <w:rPr>
          <w:sz w:val="18"/>
        </w:rPr>
        <w:t>. 2015;67(1). doi:10.18637/jss.v067.i01</w:t>
      </w:r>
    </w:p>
    <w:p w14:paraId="7D17D1AB" w14:textId="77777777" w:rsidR="00CE1C8C" w:rsidRPr="00CE1C8C" w:rsidRDefault="00CE1C8C" w:rsidP="00CE1C8C">
      <w:pPr>
        <w:pStyle w:val="Bibliography"/>
        <w:rPr>
          <w:sz w:val="18"/>
        </w:rPr>
      </w:pPr>
      <w:r w:rsidRPr="00CE1C8C">
        <w:rPr>
          <w:sz w:val="18"/>
        </w:rPr>
        <w:t xml:space="preserve">15. </w:t>
      </w:r>
      <w:r w:rsidRPr="00CE1C8C">
        <w:rPr>
          <w:sz w:val="18"/>
        </w:rPr>
        <w:tab/>
        <w:t xml:space="preserve">Andri et mult. al. </w:t>
      </w:r>
      <w:r w:rsidRPr="006D5467">
        <w:rPr>
          <w:sz w:val="18"/>
          <w:rPrChange w:id="652" w:author="hp" w:date="2021-01-14T10:49:00Z">
            <w:rPr>
              <w:i/>
              <w:iCs/>
              <w:sz w:val="18"/>
            </w:rPr>
          </w:rPrChange>
        </w:rPr>
        <w:t>{DescTools}: Tools for Descriptive Statistics</w:t>
      </w:r>
      <w:r w:rsidRPr="00CE1C8C">
        <w:rPr>
          <w:sz w:val="18"/>
        </w:rPr>
        <w:t>.; 2020. https://cran.r-project.org/package=DescTools</w:t>
      </w:r>
    </w:p>
    <w:p w14:paraId="15D3950B" w14:textId="55E7CD9A" w:rsidR="00CE1C8C" w:rsidRDefault="00CE1C8C" w:rsidP="00CE1C8C">
      <w:pPr>
        <w:pStyle w:val="Bibliography"/>
        <w:rPr>
          <w:ins w:id="653" w:author="hp" w:date="2021-01-12T17:13:00Z"/>
          <w:sz w:val="18"/>
        </w:rPr>
      </w:pPr>
      <w:r w:rsidRPr="00CE1C8C">
        <w:rPr>
          <w:sz w:val="18"/>
        </w:rPr>
        <w:t xml:space="preserve">16. </w:t>
      </w:r>
      <w:r w:rsidRPr="00CE1C8C">
        <w:rPr>
          <w:sz w:val="18"/>
        </w:rPr>
        <w:tab/>
        <w:t xml:space="preserve">Wickham H, Averick M, Bryan J, et al. Welcome to the Tidyverse. </w:t>
      </w:r>
      <w:r w:rsidRPr="006D5467">
        <w:rPr>
          <w:sz w:val="18"/>
          <w:rPrChange w:id="654" w:author="hp" w:date="2021-01-14T10:49:00Z">
            <w:rPr>
              <w:i/>
              <w:iCs/>
              <w:sz w:val="18"/>
            </w:rPr>
          </w:rPrChange>
        </w:rPr>
        <w:t>J Open Source Softw</w:t>
      </w:r>
      <w:r w:rsidRPr="00CE1C8C">
        <w:rPr>
          <w:sz w:val="18"/>
        </w:rPr>
        <w:t>. 2019;4(43):1686. doi:10.21105/joss.01686</w:t>
      </w:r>
    </w:p>
    <w:p w14:paraId="38C76EF4" w14:textId="124432AE" w:rsidR="00E3540B" w:rsidRPr="00281543" w:rsidRDefault="00C044B8">
      <w:pPr>
        <w:pStyle w:val="Bibliography"/>
        <w:rPr>
          <w:ins w:id="655" w:author="hp" w:date="2021-01-19T19:22:00Z"/>
          <w:sz w:val="18"/>
          <w:lang w:val="fr-CM"/>
          <w:rPrChange w:id="656" w:author="hp" w:date="2021-01-20T08:06:00Z">
            <w:rPr>
              <w:ins w:id="657" w:author="hp" w:date="2021-01-19T19:22:00Z"/>
              <w:sz w:val="18"/>
            </w:rPr>
          </w:rPrChange>
        </w:rPr>
      </w:pPr>
      <w:ins w:id="658" w:author="hp" w:date="2021-01-21T14:54:00Z">
        <w:r>
          <w:rPr>
            <w:sz w:val="18"/>
          </w:rPr>
          <w:lastRenderedPageBreak/>
          <w:t xml:space="preserve">17. </w:t>
        </w:r>
      </w:ins>
      <w:r w:rsidR="00770D47" w:rsidRPr="006D5467">
        <w:rPr>
          <w:sz w:val="18"/>
          <w:rPrChange w:id="659" w:author="hp" w:date="2021-01-14T10:49:00Z">
            <w:rPr>
              <w:rFonts w:ascii="GuardianTextEgypGR-Medium" w:eastAsia="Open Sans" w:hAnsi="GuardianTextEgypGR-Medium" w:cs="GuardianTextEgypGR-Medium"/>
              <w:sz w:val="16"/>
              <w:szCs w:val="16"/>
              <w:highlight w:val="white"/>
              <w:lang w:val="en-US" w:eastAsia="en-GB"/>
            </w:rPr>
          </w:rPrChange>
        </w:rPr>
        <w:t>Moscola J, Sembajwe,G, Jarrett M, Farber B, Chang T, McGinn T, Davidson KW for the Northwell Health COVID-19 Research Consortium.</w:t>
      </w:r>
      <w:ins w:id="660" w:author="hp" w:date="2021-01-12T17:16:00Z">
        <w:r w:rsidR="00770D47" w:rsidRPr="006D5467">
          <w:rPr>
            <w:sz w:val="18"/>
            <w:rPrChange w:id="661" w:author="hp" w:date="2021-01-14T10:49:00Z">
              <w:rPr>
                <w:rFonts w:ascii="GuardianSans-Semibold" w:eastAsia="Open Sans" w:hAnsi="GuardianSans-Semibold" w:cs="GuardianSans-Semibold"/>
                <w:sz w:val="20"/>
                <w:szCs w:val="20"/>
                <w:highlight w:val="white"/>
                <w:lang w:val="fr-CM" w:eastAsia="en-GB"/>
              </w:rPr>
            </w:rPrChange>
          </w:rPr>
          <w:t xml:space="preserve"> </w:t>
        </w:r>
        <w:r w:rsidR="00770D47" w:rsidRPr="006D5467">
          <w:rPr>
            <w:sz w:val="18"/>
            <w:rPrChange w:id="662" w:author="hp" w:date="2021-01-14T10:49:00Z">
              <w:rPr>
                <w:rFonts w:ascii="GuardianTextEgypGR-Medium" w:eastAsia="Open Sans" w:hAnsi="GuardianTextEgypGR-Medium" w:cs="GuardianTextEgypGR-Medium"/>
                <w:sz w:val="16"/>
                <w:szCs w:val="16"/>
                <w:highlight w:val="white"/>
                <w:lang w:val="fr-CM" w:eastAsia="en-GB"/>
              </w:rPr>
            </w:rPrChange>
          </w:rPr>
          <w:t>Prevalence of SARS-CoV-2 Antibodies in Health Care</w:t>
        </w:r>
        <w:r w:rsidR="00770D47" w:rsidRPr="006D5467">
          <w:rPr>
            <w:sz w:val="18"/>
            <w:rPrChange w:id="663" w:author="hp" w:date="2021-01-14T10:49:00Z">
              <w:rPr>
                <w:rFonts w:ascii="GuardianTextEgypGR-Medium" w:eastAsia="Open Sans" w:hAnsi="GuardianTextEgypGR-Medium" w:cs="GuardianTextEgypGR-Medium"/>
                <w:sz w:val="16"/>
                <w:szCs w:val="16"/>
                <w:highlight w:val="white"/>
                <w:lang w:val="en-US" w:eastAsia="en-GB"/>
              </w:rPr>
            </w:rPrChange>
          </w:rPr>
          <w:t xml:space="preserve"> </w:t>
        </w:r>
        <w:r w:rsidR="00770D47" w:rsidRPr="006D5467">
          <w:rPr>
            <w:sz w:val="18"/>
            <w:rPrChange w:id="664" w:author="hp" w:date="2021-01-14T10:49:00Z">
              <w:rPr>
                <w:rFonts w:ascii="GuardianTextEgypGR-Medium" w:eastAsia="Open Sans" w:hAnsi="GuardianTextEgypGR-Medium" w:cs="GuardianTextEgypGR-Medium"/>
                <w:sz w:val="16"/>
                <w:szCs w:val="16"/>
                <w:highlight w:val="white"/>
                <w:lang w:val="fr-CM" w:eastAsia="en-GB"/>
              </w:rPr>
            </w:rPrChange>
          </w:rPr>
          <w:t>Personnel in the NewYork City Area</w:t>
        </w:r>
        <w:r w:rsidR="00770D47" w:rsidRPr="006D5467">
          <w:rPr>
            <w:sz w:val="18"/>
            <w:rPrChange w:id="665" w:author="hp" w:date="2021-01-14T10:49:00Z">
              <w:rPr>
                <w:rFonts w:ascii="GuardianTextEgypGR-Medium" w:eastAsia="Open Sans" w:hAnsi="GuardianTextEgypGR-Medium" w:cs="GuardianTextEgypGR-Medium"/>
                <w:sz w:val="16"/>
                <w:szCs w:val="16"/>
                <w:highlight w:val="white"/>
                <w:lang w:val="en-US" w:eastAsia="en-GB"/>
              </w:rPr>
            </w:rPrChange>
          </w:rPr>
          <w:t>.</w:t>
        </w:r>
      </w:ins>
      <w:ins w:id="666" w:author="hp" w:date="2021-01-12T17:17:00Z">
        <w:r w:rsidR="00770D47" w:rsidRPr="006D5467">
          <w:rPr>
            <w:sz w:val="18"/>
            <w:rPrChange w:id="667" w:author="hp" w:date="2021-01-14T10:49:00Z">
              <w:rPr>
                <w:rFonts w:ascii="GuardianTextEgypGR-Medium" w:eastAsia="Open Sans" w:hAnsi="GuardianTextEgypGR-Medium" w:cs="GuardianTextEgypGR-Medium"/>
                <w:sz w:val="16"/>
                <w:szCs w:val="16"/>
                <w:highlight w:val="white"/>
                <w:lang w:val="en-US" w:eastAsia="en-GB"/>
              </w:rPr>
            </w:rPrChange>
          </w:rPr>
          <w:t xml:space="preserve"> </w:t>
        </w:r>
        <w:r w:rsidR="00770D47" w:rsidRPr="00281543">
          <w:rPr>
            <w:sz w:val="18"/>
            <w:lang w:val="fr-CM"/>
            <w:rPrChange w:id="668" w:author="hp" w:date="2021-01-20T08:06:00Z">
              <w:rPr>
                <w:rFonts w:ascii="GuardianTextEgypGR-Medium" w:eastAsia="Open Sans" w:hAnsi="GuardianTextEgypGR-Medium" w:cs="GuardianTextEgypGR-Medium"/>
                <w:sz w:val="16"/>
                <w:szCs w:val="16"/>
                <w:highlight w:val="white"/>
                <w:lang w:val="en-US" w:eastAsia="en-GB"/>
              </w:rPr>
            </w:rPrChange>
          </w:rPr>
          <w:t>JAMA 2020 Augu</w:t>
        </w:r>
      </w:ins>
      <w:ins w:id="669" w:author="hp" w:date="2021-01-19T19:20:00Z">
        <w:r w:rsidR="00447F3C" w:rsidRPr="00281543">
          <w:rPr>
            <w:sz w:val="18"/>
            <w:lang w:val="fr-CM"/>
            <w:rPrChange w:id="670" w:author="hp" w:date="2021-01-20T08:06:00Z">
              <w:rPr>
                <w:sz w:val="18"/>
              </w:rPr>
            </w:rPrChange>
          </w:rPr>
          <w:t>st</w:t>
        </w:r>
      </w:ins>
      <w:ins w:id="671" w:author="hp" w:date="2021-01-12T17:17:00Z">
        <w:r w:rsidR="00770D47" w:rsidRPr="00281543">
          <w:rPr>
            <w:sz w:val="18"/>
            <w:lang w:val="fr-CM"/>
            <w:rPrChange w:id="672" w:author="hp" w:date="2021-01-20T08:06:00Z">
              <w:rPr>
                <w:rFonts w:ascii="GuardianTextEgypGR-Medium" w:eastAsia="Open Sans" w:hAnsi="GuardianTextEgypGR-Medium" w:cs="GuardianTextEgypGR-Medium"/>
                <w:sz w:val="16"/>
                <w:szCs w:val="16"/>
                <w:highlight w:val="white"/>
                <w:lang w:val="en-US" w:eastAsia="en-GB"/>
              </w:rPr>
            </w:rPrChange>
          </w:rPr>
          <w:t xml:space="preserve">, published online, </w:t>
        </w:r>
      </w:ins>
    </w:p>
    <w:p w14:paraId="458B3559" w14:textId="642144F5" w:rsidR="00447F3C" w:rsidRPr="00281543" w:rsidRDefault="000D1727" w:rsidP="00447F3C">
      <w:pPr>
        <w:rPr>
          <w:ins w:id="673" w:author="hp" w:date="2021-01-19T19:23:00Z"/>
          <w:highlight w:val="none"/>
          <w:lang w:val="en-US" w:eastAsia="en-US"/>
          <w:rPrChange w:id="674" w:author="hp" w:date="2021-01-20T08:06:00Z">
            <w:rPr>
              <w:ins w:id="675" w:author="hp" w:date="2021-01-19T19:23:00Z"/>
              <w:highlight w:val="none"/>
              <w:lang w:val="fr-CM" w:eastAsia="en-US"/>
            </w:rPr>
          </w:rPrChange>
        </w:rPr>
      </w:pPr>
      <w:ins w:id="676" w:author="hp" w:date="2021-01-21T14:57:00Z">
        <w:r>
          <w:rPr>
            <w:highlight w:val="none"/>
            <w:lang w:val="fr-CM" w:eastAsia="en-US"/>
          </w:rPr>
          <w:t xml:space="preserve">18. </w:t>
        </w:r>
      </w:ins>
      <w:ins w:id="677" w:author="hp" w:date="2021-01-19T19:22:00Z">
        <w:r w:rsidR="00447F3C" w:rsidRPr="00447F3C">
          <w:rPr>
            <w:highlight w:val="none"/>
            <w:lang w:val="fr-CM" w:eastAsia="en-US"/>
            <w:rPrChange w:id="678" w:author="hp" w:date="2021-01-19T19:22:00Z">
              <w:rPr>
                <w:highlight w:val="none"/>
                <w:lang w:eastAsia="en-US"/>
              </w:rPr>
            </w:rPrChange>
          </w:rPr>
          <w:t xml:space="preserve">Ministero della Salute /ISTAT. Primi risultati </w:t>
        </w:r>
        <w:r w:rsidR="00447F3C">
          <w:rPr>
            <w:highlight w:val="none"/>
            <w:lang w:val="fr-CM" w:eastAsia="en-US"/>
          </w:rPr>
          <w:t>di indagine di sieropreva</w:t>
        </w:r>
      </w:ins>
      <w:ins w:id="679" w:author="hp" w:date="2021-01-19T19:23:00Z">
        <w:r w:rsidR="00447F3C">
          <w:rPr>
            <w:highlight w:val="none"/>
            <w:lang w:val="fr-CM" w:eastAsia="en-US"/>
          </w:rPr>
          <w:t xml:space="preserve">lenza sulSARS CoV2. </w:t>
        </w:r>
        <w:r w:rsidR="00447F3C" w:rsidRPr="00281543">
          <w:rPr>
            <w:highlight w:val="none"/>
            <w:lang w:val="en-US" w:eastAsia="en-US"/>
            <w:rPrChange w:id="680" w:author="hp" w:date="2021-01-20T08:06:00Z">
              <w:rPr>
                <w:highlight w:val="none"/>
                <w:lang w:val="fr-CM" w:eastAsia="en-US"/>
              </w:rPr>
            </w:rPrChange>
          </w:rPr>
          <w:t>August 2020.</w:t>
        </w:r>
      </w:ins>
    </w:p>
    <w:p w14:paraId="19255789" w14:textId="77777777" w:rsidR="00447F3C" w:rsidRPr="00281543" w:rsidRDefault="00447F3C">
      <w:pPr>
        <w:rPr>
          <w:ins w:id="681" w:author="hp" w:date="2021-01-14T10:47:00Z"/>
          <w:highlight w:val="none"/>
          <w:lang w:val="en-US" w:eastAsia="en-US"/>
          <w:rPrChange w:id="682" w:author="hp" w:date="2021-01-20T08:06:00Z">
            <w:rPr>
              <w:ins w:id="683" w:author="hp" w:date="2021-01-14T10:47:00Z"/>
              <w:rFonts w:ascii="GuardianTextEgypGR-Medium" w:eastAsia="Open Sans" w:hAnsi="GuardianTextEgypGR-Medium" w:cs="GuardianTextEgypGR-Medium"/>
              <w:sz w:val="16"/>
              <w:szCs w:val="16"/>
              <w:lang w:val="en-US"/>
            </w:rPr>
          </w:rPrChange>
        </w:rPr>
        <w:pPrChange w:id="684" w:author="hp" w:date="2021-01-19T19:22:00Z">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pPr>
        </w:pPrChange>
      </w:pPr>
    </w:p>
    <w:p w14:paraId="24CECD7D" w14:textId="211AE9FA" w:rsidR="006D5467" w:rsidRPr="006D5467" w:rsidRDefault="000D1727">
      <w:pPr>
        <w:pStyle w:val="Bibliography"/>
        <w:rPr>
          <w:ins w:id="685" w:author="hp" w:date="2021-01-14T10:47:00Z"/>
          <w:sz w:val="18"/>
          <w:rPrChange w:id="686" w:author="hp" w:date="2021-01-14T10:49:00Z">
            <w:rPr>
              <w:ins w:id="687" w:author="hp" w:date="2021-01-14T10:47:00Z"/>
              <w:rFonts w:cs="Shaker 2 Lancet"/>
              <w:color w:val="000000"/>
              <w:sz w:val="14"/>
              <w:szCs w:val="14"/>
              <w:highlight w:val="white"/>
            </w:rPr>
          </w:rPrChange>
        </w:rPr>
        <w:pPrChange w:id="688" w:author="hp" w:date="2021-01-14T10:49:00Z">
          <w:pPr>
            <w:pStyle w:val="Pa8"/>
            <w:spacing w:after="20"/>
            <w:ind w:left="280"/>
          </w:pPr>
        </w:pPrChange>
      </w:pPr>
      <w:ins w:id="689" w:author="hp" w:date="2021-01-21T14:57:00Z">
        <w:r w:rsidRPr="00F17913">
          <w:rPr>
            <w:sz w:val="18"/>
            <w:lang w:val="en-US"/>
          </w:rPr>
          <w:t xml:space="preserve">19. </w:t>
        </w:r>
      </w:ins>
      <w:ins w:id="690" w:author="hp" w:date="2021-01-14T10:47:00Z">
        <w:r w:rsidR="006D5467" w:rsidRPr="00F17913">
          <w:rPr>
            <w:sz w:val="18"/>
            <w:lang w:val="en-US"/>
            <w:rPrChange w:id="691" w:author="hp" w:date="2021-01-21T16:00:00Z">
              <w:rPr>
                <w:rFonts w:cs="Shaker 2 Lancet"/>
                <w:color w:val="000000"/>
                <w:highlight w:val="white"/>
              </w:rPr>
            </w:rPrChange>
          </w:rPr>
          <w:t xml:space="preserve">Xu X, Sun J, Nie S, et al. </w:t>
        </w:r>
        <w:r w:rsidR="006D5467" w:rsidRPr="006D5467">
          <w:rPr>
            <w:sz w:val="18"/>
            <w:rPrChange w:id="692" w:author="hp" w:date="2021-01-14T10:49:00Z">
              <w:rPr>
                <w:rFonts w:cs="Shaker 2 Lancet"/>
                <w:color w:val="000000"/>
                <w:sz w:val="14"/>
                <w:szCs w:val="14"/>
                <w:highlight w:val="white"/>
              </w:rPr>
            </w:rPrChange>
          </w:rPr>
          <w:t xml:space="preserve">Seroprevalence of immunoglobulin M and G antibodies against SARS-CoV-2 in China. </w:t>
        </w:r>
        <w:r w:rsidR="006D5467" w:rsidRPr="006D5467">
          <w:rPr>
            <w:sz w:val="18"/>
            <w:rPrChange w:id="693" w:author="hp" w:date="2021-01-14T10:49:00Z">
              <w:rPr>
                <w:rFonts w:cs="Shaker 2 Lancet"/>
                <w:i/>
                <w:iCs/>
                <w:color w:val="000000"/>
                <w:sz w:val="14"/>
                <w:szCs w:val="14"/>
                <w:highlight w:val="white"/>
              </w:rPr>
            </w:rPrChange>
          </w:rPr>
          <w:t xml:space="preserve">Nat Med </w:t>
        </w:r>
        <w:r w:rsidR="006D5467" w:rsidRPr="006D5467">
          <w:rPr>
            <w:sz w:val="18"/>
            <w:rPrChange w:id="694" w:author="hp" w:date="2021-01-14T10:49:00Z">
              <w:rPr>
                <w:rFonts w:cs="Shaker 2 Lancet"/>
                <w:color w:val="000000"/>
                <w:sz w:val="14"/>
                <w:szCs w:val="14"/>
                <w:highlight w:val="white"/>
              </w:rPr>
            </w:rPrChange>
          </w:rPr>
          <w:t xml:space="preserve">2020; published online June 5. https://doi.org/10.1038/s41591-020-0949-6. </w:t>
        </w:r>
      </w:ins>
    </w:p>
    <w:p w14:paraId="2CADFF7D" w14:textId="74E71C49" w:rsidR="006D5467" w:rsidRPr="00F17913" w:rsidRDefault="000D1727">
      <w:pPr>
        <w:pStyle w:val="Bibliography"/>
        <w:rPr>
          <w:ins w:id="695" w:author="hp" w:date="2021-01-14T10:47:00Z"/>
          <w:sz w:val="18"/>
          <w:lang w:val="fr-CM"/>
          <w:rPrChange w:id="696" w:author="hp" w:date="2021-01-21T16:00:00Z">
            <w:rPr>
              <w:ins w:id="697" w:author="hp" w:date="2021-01-14T10:47:00Z"/>
              <w:rFonts w:cs="Shaker 2 Lancet"/>
              <w:color w:val="000000"/>
              <w:sz w:val="14"/>
              <w:szCs w:val="14"/>
              <w:highlight w:val="white"/>
            </w:rPr>
          </w:rPrChange>
        </w:rPr>
        <w:pPrChange w:id="698" w:author="hp" w:date="2021-01-14T10:49:00Z">
          <w:pPr>
            <w:pStyle w:val="Pa8"/>
            <w:spacing w:after="20"/>
            <w:ind w:left="280"/>
          </w:pPr>
        </w:pPrChange>
      </w:pPr>
      <w:ins w:id="699" w:author="hp" w:date="2021-01-21T14:57:00Z">
        <w:r>
          <w:rPr>
            <w:sz w:val="18"/>
          </w:rPr>
          <w:t>20.</w:t>
        </w:r>
      </w:ins>
      <w:ins w:id="700" w:author="hp" w:date="2021-01-14T10:47:00Z">
        <w:r w:rsidR="006D5467" w:rsidRPr="006D5467">
          <w:rPr>
            <w:sz w:val="18"/>
            <w:rPrChange w:id="701" w:author="hp" w:date="2021-01-14T10:49:00Z">
              <w:rPr>
                <w:rFonts w:cs="Shaker 2 Lancet"/>
                <w:color w:val="000000"/>
                <w:sz w:val="14"/>
                <w:szCs w:val="14"/>
                <w:highlight w:val="white"/>
              </w:rPr>
            </w:rPrChange>
          </w:rPr>
          <w:t xml:space="preserve"> Sood N, Simon P, Ebner P, et al. Seroprevalence of SARS-CoV-2-specific antibodies among adults in Los Angeles county, California, on April 10-11, 2020. </w:t>
        </w:r>
        <w:r w:rsidR="006D5467" w:rsidRPr="00BA02A2">
          <w:rPr>
            <w:sz w:val="18"/>
            <w:lang w:val="fr-CM"/>
            <w:rPrChange w:id="702" w:author="hp" w:date="2021-01-14T10:49:00Z">
              <w:rPr>
                <w:rFonts w:cs="Shaker 2 Lancet"/>
                <w:i/>
                <w:iCs/>
                <w:color w:val="000000"/>
                <w:sz w:val="14"/>
                <w:szCs w:val="14"/>
                <w:highlight w:val="white"/>
              </w:rPr>
            </w:rPrChange>
          </w:rPr>
          <w:t xml:space="preserve">JAMA </w:t>
        </w:r>
        <w:proofErr w:type="gramStart"/>
        <w:r w:rsidR="006D5467" w:rsidRPr="00BA02A2">
          <w:rPr>
            <w:sz w:val="18"/>
            <w:lang w:val="fr-CM"/>
            <w:rPrChange w:id="703" w:author="hp" w:date="2021-01-14T10:49:00Z">
              <w:rPr>
                <w:rFonts w:cs="Shaker 2 Lancet"/>
                <w:color w:val="000000"/>
                <w:sz w:val="14"/>
                <w:szCs w:val="14"/>
                <w:highlight w:val="white"/>
              </w:rPr>
            </w:rPrChange>
          </w:rPr>
          <w:t>2020;</w:t>
        </w:r>
        <w:proofErr w:type="gramEnd"/>
        <w:r w:rsidR="006D5467" w:rsidRPr="00BA02A2">
          <w:rPr>
            <w:sz w:val="18"/>
            <w:lang w:val="fr-CM"/>
            <w:rPrChange w:id="704" w:author="hp" w:date="2021-01-14T10:49:00Z">
              <w:rPr>
                <w:rFonts w:cs="Shaker 2 Lancet"/>
                <w:color w:val="000000"/>
                <w:sz w:val="14"/>
                <w:szCs w:val="14"/>
                <w:highlight w:val="white"/>
              </w:rPr>
            </w:rPrChange>
          </w:rPr>
          <w:t xml:space="preserve"> </w:t>
        </w:r>
        <w:r w:rsidR="006D5467" w:rsidRPr="00BA02A2">
          <w:rPr>
            <w:sz w:val="18"/>
            <w:lang w:val="fr-CM"/>
            <w:rPrChange w:id="705" w:author="hp" w:date="2021-01-14T10:49:00Z">
              <w:rPr>
                <w:rFonts w:cs="Shaker 2 Lancet"/>
                <w:b/>
                <w:bCs/>
                <w:color w:val="000000"/>
                <w:sz w:val="14"/>
                <w:szCs w:val="14"/>
                <w:highlight w:val="white"/>
              </w:rPr>
            </w:rPrChange>
          </w:rPr>
          <w:t xml:space="preserve">323: </w:t>
        </w:r>
        <w:r w:rsidR="006D5467" w:rsidRPr="00BA02A2">
          <w:rPr>
            <w:sz w:val="18"/>
            <w:lang w:val="fr-CM"/>
            <w:rPrChange w:id="706" w:author="hp" w:date="2021-01-14T10:49:00Z">
              <w:rPr>
                <w:rFonts w:cs="Shaker 2 Lancet"/>
                <w:color w:val="000000"/>
                <w:sz w:val="14"/>
                <w:szCs w:val="14"/>
                <w:highlight w:val="white"/>
              </w:rPr>
            </w:rPrChange>
          </w:rPr>
          <w:t xml:space="preserve">2425–27. </w:t>
        </w:r>
      </w:ins>
    </w:p>
    <w:p w14:paraId="58E3929E" w14:textId="4325CE00" w:rsidR="006D5467" w:rsidRDefault="006D5467">
      <w:pPr>
        <w:pStyle w:val="Bibliography"/>
        <w:rPr>
          <w:ins w:id="707" w:author="hp" w:date="2021-01-21T15:15:00Z"/>
          <w:sz w:val="18"/>
        </w:rPr>
      </w:pPr>
      <w:ins w:id="708" w:author="hp" w:date="2021-01-14T10:47:00Z">
        <w:r w:rsidRPr="00BA02A2">
          <w:rPr>
            <w:sz w:val="18"/>
            <w:lang w:val="fr-CM"/>
            <w:rPrChange w:id="709" w:author="hp" w:date="2021-01-14T10:50:00Z">
              <w:rPr>
                <w:rFonts w:cs="Shaker 2 Lancet"/>
                <w:color w:val="000000"/>
                <w:sz w:val="14"/>
                <w:szCs w:val="14"/>
              </w:rPr>
            </w:rPrChange>
          </w:rPr>
          <w:t xml:space="preserve"> </w:t>
        </w:r>
      </w:ins>
      <w:ins w:id="710" w:author="hp" w:date="2021-01-21T14:57:00Z">
        <w:r w:rsidR="000D1727">
          <w:rPr>
            <w:sz w:val="18"/>
            <w:lang w:val="fr-CM"/>
          </w:rPr>
          <w:t xml:space="preserve">21. </w:t>
        </w:r>
      </w:ins>
      <w:ins w:id="711" w:author="hp" w:date="2021-01-14T10:47:00Z">
        <w:r w:rsidRPr="00BA02A2">
          <w:rPr>
            <w:sz w:val="18"/>
            <w:lang w:val="fr-CM"/>
            <w:rPrChange w:id="712" w:author="hp" w:date="2021-01-14T10:50:00Z">
              <w:rPr>
                <w:rFonts w:cs="Shaker 2 Lancet"/>
                <w:color w:val="000000"/>
                <w:sz w:val="14"/>
                <w:szCs w:val="14"/>
              </w:rPr>
            </w:rPrChange>
          </w:rPr>
          <w:t xml:space="preserve">Pollán M, Pérez-Gómez B, Pastor-Barriuso R, et al. </w:t>
        </w:r>
        <w:r w:rsidRPr="006D5467">
          <w:rPr>
            <w:sz w:val="18"/>
            <w:rPrChange w:id="713" w:author="hp" w:date="2021-01-14T10:49:00Z">
              <w:rPr>
                <w:rFonts w:cs="Shaker 2 Lancet"/>
                <w:color w:val="000000"/>
                <w:sz w:val="14"/>
                <w:szCs w:val="14"/>
              </w:rPr>
            </w:rPrChange>
          </w:rPr>
          <w:t xml:space="preserve">Prevalence of SARS-CoV-2 in Spain (ENE-COVID): a nationwide, population-based seroepidemiological study. </w:t>
        </w:r>
        <w:r w:rsidRPr="006D5467">
          <w:rPr>
            <w:sz w:val="18"/>
            <w:rPrChange w:id="714" w:author="hp" w:date="2021-01-14T10:49:00Z">
              <w:rPr>
                <w:rFonts w:cs="Shaker 2 Lancet"/>
                <w:i/>
                <w:iCs/>
                <w:color w:val="000000"/>
                <w:sz w:val="14"/>
                <w:szCs w:val="14"/>
              </w:rPr>
            </w:rPrChange>
          </w:rPr>
          <w:t xml:space="preserve">Lancet </w:t>
        </w:r>
        <w:r w:rsidRPr="006D5467">
          <w:rPr>
            <w:sz w:val="18"/>
            <w:rPrChange w:id="715" w:author="hp" w:date="2021-01-14T10:49:00Z">
              <w:rPr>
                <w:rFonts w:cs="Shaker 2 Lancet"/>
                <w:color w:val="000000"/>
                <w:sz w:val="14"/>
                <w:szCs w:val="14"/>
              </w:rPr>
            </w:rPrChange>
          </w:rPr>
          <w:t xml:space="preserve">2020; published online July 6. https://doi.org/10.1016/ S0140-6736(20)31483-5. </w:t>
        </w:r>
      </w:ins>
    </w:p>
    <w:p w14:paraId="1C5CC0B3" w14:textId="39980521" w:rsidR="00475EA1" w:rsidRPr="00F17913" w:rsidRDefault="00475EA1" w:rsidP="00475EA1">
      <w:pPr>
        <w:pStyle w:val="Bibliography"/>
        <w:rPr>
          <w:ins w:id="716" w:author="hp" w:date="2021-01-21T15:15:00Z"/>
          <w:sz w:val="18"/>
          <w:lang w:val="en-US"/>
          <w:rPrChange w:id="717" w:author="hp" w:date="2021-01-21T16:00:00Z">
            <w:rPr>
              <w:ins w:id="718" w:author="hp" w:date="2021-01-21T15:15:00Z"/>
              <w:sz w:val="18"/>
              <w:lang w:val="fr-CM"/>
            </w:rPr>
          </w:rPrChange>
        </w:rPr>
      </w:pPr>
      <w:ins w:id="719" w:author="hp" w:date="2021-01-21T15:15:00Z">
        <w:r w:rsidRPr="00F17913">
          <w:rPr>
            <w:sz w:val="18"/>
            <w:lang w:val="en-US"/>
            <w:rPrChange w:id="720" w:author="hp" w:date="2021-01-21T16:00:00Z">
              <w:rPr/>
            </w:rPrChange>
          </w:rPr>
          <w:t xml:space="preserve">22. </w:t>
        </w:r>
        <w:r w:rsidRPr="00F17913">
          <w:rPr>
            <w:sz w:val="18"/>
            <w:lang w:val="en-US"/>
            <w:rPrChange w:id="721" w:author="hp" w:date="2021-01-21T16:00:00Z">
              <w:rPr>
                <w:sz w:val="20"/>
                <w:szCs w:val="20"/>
                <w:highlight w:val="white"/>
              </w:rPr>
            </w:rPrChange>
          </w:rPr>
          <w:t xml:space="preserve">S. </w:t>
        </w:r>
        <w:proofErr w:type="spellStart"/>
        <w:r w:rsidRPr="00F17913">
          <w:rPr>
            <w:sz w:val="18"/>
            <w:lang w:val="en-US"/>
            <w:rPrChange w:id="722" w:author="hp" w:date="2021-01-21T16:00:00Z">
              <w:rPr>
                <w:sz w:val="20"/>
                <w:szCs w:val="20"/>
                <w:highlight w:val="white"/>
              </w:rPr>
            </w:rPrChange>
          </w:rPr>
          <w:t>Uyoga</w:t>
        </w:r>
        <w:proofErr w:type="spellEnd"/>
        <w:r w:rsidRPr="00F17913">
          <w:rPr>
            <w:sz w:val="18"/>
            <w:lang w:val="en-US"/>
            <w:rPrChange w:id="723" w:author="hp" w:date="2021-01-21T16:00:00Z">
              <w:rPr>
                <w:sz w:val="20"/>
                <w:szCs w:val="20"/>
                <w:highlight w:val="white"/>
              </w:rPr>
            </w:rPrChange>
          </w:rPr>
          <w:t xml:space="preserve"> </w:t>
        </w:r>
        <w:r w:rsidRPr="00F17913">
          <w:rPr>
            <w:sz w:val="18"/>
            <w:lang w:val="en-US"/>
            <w:rPrChange w:id="724" w:author="hp" w:date="2021-01-21T16:00:00Z">
              <w:rPr>
                <w:i/>
                <w:iCs/>
                <w:sz w:val="20"/>
                <w:szCs w:val="20"/>
                <w:highlight w:val="white"/>
              </w:rPr>
            </w:rPrChange>
          </w:rPr>
          <w:t>et al</w:t>
        </w:r>
        <w:r w:rsidRPr="00F17913">
          <w:rPr>
            <w:sz w:val="18"/>
            <w:lang w:val="en-US"/>
            <w:rPrChange w:id="725" w:author="hp" w:date="2021-01-21T16:00:00Z">
              <w:rPr>
                <w:sz w:val="20"/>
                <w:szCs w:val="20"/>
                <w:highlight w:val="white"/>
              </w:rPr>
            </w:rPrChange>
          </w:rPr>
          <w:t xml:space="preserve">., </w:t>
        </w:r>
        <w:r w:rsidRPr="00F17913">
          <w:rPr>
            <w:sz w:val="18"/>
            <w:lang w:val="en-US"/>
            <w:rPrChange w:id="726" w:author="hp" w:date="2021-01-21T16:00:00Z">
              <w:rPr>
                <w:i/>
                <w:iCs/>
                <w:sz w:val="20"/>
                <w:szCs w:val="20"/>
                <w:highlight w:val="white"/>
              </w:rPr>
            </w:rPrChange>
          </w:rPr>
          <w:t xml:space="preserve">Science </w:t>
        </w:r>
        <w:r w:rsidRPr="00F17913">
          <w:rPr>
            <w:sz w:val="18"/>
            <w:lang w:val="en-US"/>
            <w:rPrChange w:id="727" w:author="hp" w:date="2021-01-21T16:00:00Z">
              <w:rPr>
                <w:sz w:val="20"/>
                <w:szCs w:val="20"/>
                <w:highlight w:val="white"/>
              </w:rPr>
            </w:rPrChange>
          </w:rPr>
          <w:t>10.1126/</w:t>
        </w:r>
        <w:proofErr w:type="gramStart"/>
        <w:r w:rsidRPr="00F17913">
          <w:rPr>
            <w:sz w:val="18"/>
            <w:lang w:val="en-US"/>
            <w:rPrChange w:id="728" w:author="hp" w:date="2021-01-21T16:00:00Z">
              <w:rPr>
                <w:sz w:val="20"/>
                <w:szCs w:val="20"/>
                <w:highlight w:val="white"/>
              </w:rPr>
            </w:rPrChange>
          </w:rPr>
          <w:t>science.abe</w:t>
        </w:r>
        <w:proofErr w:type="gramEnd"/>
        <w:r w:rsidRPr="00F17913">
          <w:rPr>
            <w:sz w:val="18"/>
            <w:lang w:val="en-US"/>
            <w:rPrChange w:id="729" w:author="hp" w:date="2021-01-21T16:00:00Z">
              <w:rPr>
                <w:sz w:val="20"/>
                <w:szCs w:val="20"/>
                <w:highlight w:val="white"/>
              </w:rPr>
            </w:rPrChange>
          </w:rPr>
          <w:t>1916 (2020).</w:t>
        </w:r>
      </w:ins>
    </w:p>
    <w:p w14:paraId="18099E07" w14:textId="2DEEA074" w:rsidR="00475EA1" w:rsidRPr="00F17913" w:rsidRDefault="00475EA1">
      <w:pPr>
        <w:pStyle w:val="Bibliography"/>
        <w:rPr>
          <w:sz w:val="18"/>
          <w:lang w:val="en-US"/>
          <w:rPrChange w:id="730" w:author="hp" w:date="2021-01-21T16:00:00Z">
            <w:rPr>
              <w:lang w:val="en-US" w:eastAsia="en-US"/>
            </w:rPr>
          </w:rPrChange>
        </w:rPr>
        <w:pPrChange w:id="731" w:author="hp" w:date="2021-01-21T15:16:00Z">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pPr>
        </w:pPrChange>
      </w:pPr>
      <w:ins w:id="732" w:author="hp" w:date="2021-01-21T15:15:00Z">
        <w:r w:rsidRPr="00F17913">
          <w:rPr>
            <w:sz w:val="18"/>
            <w:lang w:val="en-US"/>
            <w:rPrChange w:id="733" w:author="hp" w:date="2021-01-21T16:00:00Z">
              <w:rPr>
                <w:lang w:val="fr-CM"/>
              </w:rPr>
            </w:rPrChange>
          </w:rPr>
          <w:t>23</w:t>
        </w:r>
      </w:ins>
      <w:ins w:id="734" w:author="hp" w:date="2021-01-21T15:16:00Z">
        <w:r w:rsidRPr="00F17913">
          <w:rPr>
            <w:sz w:val="18"/>
            <w:lang w:val="en-US"/>
            <w:rPrChange w:id="735" w:author="hp" w:date="2021-01-21T16:00:00Z">
              <w:rPr>
                <w:lang w:val="en-US"/>
              </w:rPr>
            </w:rPrChange>
          </w:rPr>
          <w:t xml:space="preserve">. </w:t>
        </w:r>
        <w:proofErr w:type="spellStart"/>
        <w:r w:rsidRPr="00F17913">
          <w:rPr>
            <w:sz w:val="18"/>
            <w:lang w:val="en-US"/>
            <w:rPrChange w:id="736" w:author="hp" w:date="2021-01-21T16:00:00Z">
              <w:rPr>
                <w:lang w:val="en-US"/>
              </w:rPr>
            </w:rPrChange>
          </w:rPr>
          <w:t>M</w:t>
        </w:r>
        <w:r w:rsidRPr="00F17913">
          <w:rPr>
            <w:sz w:val="18"/>
            <w:lang w:val="en-US"/>
            <w:rPrChange w:id="737" w:author="hp" w:date="2021-01-21T16:00:00Z">
              <w:rPr>
                <w:rFonts w:ascii="Arial" w:eastAsia="Open Sans" w:hAnsi="Arial" w:cs="Arial"/>
                <w:color w:val="000000"/>
                <w:sz w:val="16"/>
                <w:szCs w:val="16"/>
                <w:lang w:val="en-US"/>
              </w:rPr>
            </w:rPrChange>
          </w:rPr>
          <w:t>edRxiv</w:t>
        </w:r>
        <w:proofErr w:type="spellEnd"/>
        <w:r w:rsidRPr="00F17913">
          <w:rPr>
            <w:sz w:val="18"/>
            <w:lang w:val="en-US"/>
            <w:rPrChange w:id="738" w:author="hp" w:date="2021-01-21T16:00:00Z">
              <w:rPr>
                <w:rFonts w:ascii="Arial" w:eastAsia="Open Sans" w:hAnsi="Arial" w:cs="Arial"/>
                <w:color w:val="000000"/>
                <w:sz w:val="16"/>
                <w:szCs w:val="16"/>
                <w:lang w:val="en-US"/>
              </w:rPr>
            </w:rPrChange>
          </w:rPr>
          <w:t xml:space="preserve"> preprint</w:t>
        </w:r>
        <w:r w:rsidRPr="00F17913">
          <w:rPr>
            <w:sz w:val="18"/>
            <w:lang w:val="en-US"/>
            <w:rPrChange w:id="739" w:author="hp" w:date="2021-01-21T16:00:00Z">
              <w:rPr>
                <w:rFonts w:ascii="Arial" w:eastAsia="Open Sans" w:hAnsi="Arial" w:cs="Arial"/>
                <w:color w:val="000000"/>
                <w:sz w:val="24"/>
                <w:szCs w:val="24"/>
                <w:lang w:val="fr-CM"/>
              </w:rPr>
            </w:rPrChange>
          </w:rPr>
          <w:t xml:space="preserve"> </w:t>
        </w:r>
        <w:r w:rsidRPr="00F17913">
          <w:rPr>
            <w:sz w:val="18"/>
            <w:lang w:val="en-US"/>
            <w:rPrChange w:id="740" w:author="hp" w:date="2021-01-21T16:00:00Z">
              <w:rPr>
                <w:rFonts w:ascii="Arial" w:eastAsia="Open Sans" w:hAnsi="Arial" w:cs="Arial"/>
                <w:color w:val="000000"/>
                <w:sz w:val="16"/>
                <w:szCs w:val="16"/>
                <w:lang w:val="fr-CM"/>
              </w:rPr>
            </w:rPrChange>
          </w:rPr>
          <w:t xml:space="preserve">this version posted August 5, 2020. </w:t>
        </w:r>
        <w:proofErr w:type="spellStart"/>
        <w:r w:rsidRPr="00F17913">
          <w:rPr>
            <w:sz w:val="18"/>
            <w:lang w:val="en-US"/>
            <w:rPrChange w:id="741" w:author="hp" w:date="2021-01-21T16:00:00Z">
              <w:rPr>
                <w:rFonts w:ascii="Arial" w:eastAsia="Open Sans" w:hAnsi="Arial" w:cs="Arial"/>
                <w:color w:val="000000"/>
                <w:sz w:val="16"/>
                <w:szCs w:val="16"/>
                <w:lang w:val="fr-CM"/>
              </w:rPr>
            </w:rPrChange>
          </w:rPr>
          <w:t>doi</w:t>
        </w:r>
        <w:proofErr w:type="spellEnd"/>
        <w:r w:rsidRPr="00F17913">
          <w:rPr>
            <w:sz w:val="18"/>
            <w:lang w:val="en-US"/>
            <w:rPrChange w:id="742" w:author="hp" w:date="2021-01-21T16:00:00Z">
              <w:rPr>
                <w:rFonts w:ascii="Arial" w:eastAsia="Open Sans" w:hAnsi="Arial" w:cs="Arial"/>
                <w:color w:val="000000"/>
                <w:sz w:val="16"/>
                <w:szCs w:val="16"/>
                <w:lang w:val="fr-CM"/>
              </w:rPr>
            </w:rPrChange>
          </w:rPr>
          <w:t xml:space="preserve">: https://doi.org/10.1101/2020.08.04.20168112. </w:t>
        </w:r>
      </w:ins>
    </w:p>
    <w:p w14:paraId="45A66CE4" w14:textId="0090B08C" w:rsidR="00217B1B" w:rsidRDefault="0077427E" w:rsidP="006D5467">
      <w:pPr>
        <w:pStyle w:val="Bibliography"/>
        <w:rPr>
          <w:ins w:id="743" w:author="hp" w:date="2021-01-14T11:32:00Z"/>
          <w:sz w:val="18"/>
        </w:rPr>
      </w:pPr>
      <w:r w:rsidRPr="00BA02A2">
        <w:rPr>
          <w:sz w:val="18"/>
        </w:rPr>
        <w:fldChar w:fldCharType="end"/>
      </w:r>
      <w:ins w:id="744" w:author="hp" w:date="2021-01-21T14:57:00Z">
        <w:r w:rsidR="000D1727">
          <w:rPr>
            <w:sz w:val="18"/>
          </w:rPr>
          <w:t>2</w:t>
        </w:r>
      </w:ins>
      <w:ins w:id="745" w:author="hp" w:date="2021-01-21T15:18:00Z">
        <w:r w:rsidR="00475EA1">
          <w:rPr>
            <w:sz w:val="18"/>
          </w:rPr>
          <w:t>4</w:t>
        </w:r>
      </w:ins>
      <w:ins w:id="746" w:author="hp" w:date="2021-01-21T14:57:00Z">
        <w:r w:rsidR="000D1727">
          <w:rPr>
            <w:sz w:val="18"/>
          </w:rPr>
          <w:t xml:space="preserve">. </w:t>
        </w:r>
      </w:ins>
      <w:ins w:id="747" w:author="hp" w:date="2021-01-13T12:06:00Z">
        <w:r w:rsidR="005D57F9" w:rsidRPr="006D5467">
          <w:rPr>
            <w:sz w:val="18"/>
            <w:rPrChange w:id="748" w:author="hp" w:date="2021-01-14T10:49:00Z">
              <w:rPr>
                <w:b/>
                <w:bCs/>
                <w:sz w:val="18"/>
                <w:szCs w:val="16"/>
                <w:lang w:val="fr-CM"/>
              </w:rPr>
            </w:rPrChange>
          </w:rPr>
          <w:t>Iyer</w:t>
        </w:r>
        <w:r w:rsidR="005D57F9" w:rsidRPr="006D5467">
          <w:rPr>
            <w:sz w:val="18"/>
            <w:rPrChange w:id="749" w:author="hp" w:date="2021-01-14T10:49:00Z">
              <w:rPr>
                <w:b/>
                <w:bCs/>
                <w:sz w:val="18"/>
                <w:szCs w:val="16"/>
                <w:lang w:val="en-US"/>
              </w:rPr>
            </w:rPrChange>
          </w:rPr>
          <w:t xml:space="preserve"> AS</w:t>
        </w:r>
        <w:r w:rsidR="005D57F9" w:rsidRPr="006D5467">
          <w:rPr>
            <w:sz w:val="18"/>
            <w:rPrChange w:id="750" w:author="hp" w:date="2021-01-14T10:49:00Z">
              <w:rPr>
                <w:b/>
                <w:bCs/>
                <w:sz w:val="18"/>
                <w:szCs w:val="16"/>
                <w:lang w:val="fr-CM"/>
              </w:rPr>
            </w:rPrChange>
          </w:rPr>
          <w:t>, Jones</w:t>
        </w:r>
      </w:ins>
      <w:ins w:id="751" w:author="hp" w:date="2021-01-13T12:07:00Z">
        <w:r w:rsidR="005D57F9" w:rsidRPr="006D5467">
          <w:rPr>
            <w:sz w:val="18"/>
            <w:rPrChange w:id="752" w:author="hp" w:date="2021-01-14T10:49:00Z">
              <w:rPr>
                <w:b/>
                <w:bCs/>
                <w:sz w:val="18"/>
                <w:szCs w:val="16"/>
                <w:lang w:val="en-US"/>
              </w:rPr>
            </w:rPrChange>
          </w:rPr>
          <w:t xml:space="preserve"> FK</w:t>
        </w:r>
      </w:ins>
      <w:ins w:id="753" w:author="hp" w:date="2021-01-13T12:06:00Z">
        <w:r w:rsidR="005D57F9" w:rsidRPr="006D5467">
          <w:rPr>
            <w:sz w:val="18"/>
            <w:rPrChange w:id="754" w:author="hp" w:date="2021-01-14T10:49:00Z">
              <w:rPr>
                <w:b/>
                <w:bCs/>
                <w:sz w:val="18"/>
                <w:szCs w:val="16"/>
                <w:lang w:val="fr-CM"/>
              </w:rPr>
            </w:rPrChange>
          </w:rPr>
          <w:t xml:space="preserve">, </w:t>
        </w:r>
        <w:proofErr w:type="spellStart"/>
        <w:r w:rsidR="005D57F9" w:rsidRPr="006D5467">
          <w:rPr>
            <w:sz w:val="18"/>
            <w:rPrChange w:id="755" w:author="hp" w:date="2021-01-14T10:49:00Z">
              <w:rPr>
                <w:b/>
                <w:bCs/>
                <w:sz w:val="18"/>
                <w:szCs w:val="16"/>
                <w:lang w:val="fr-CM"/>
              </w:rPr>
            </w:rPrChange>
          </w:rPr>
          <w:t>Nodoushani</w:t>
        </w:r>
      </w:ins>
      <w:proofErr w:type="spellEnd"/>
      <w:ins w:id="756" w:author="hp" w:date="2021-01-13T12:07:00Z">
        <w:r w:rsidR="005D57F9" w:rsidRPr="006D5467">
          <w:rPr>
            <w:sz w:val="18"/>
            <w:rPrChange w:id="757" w:author="hp" w:date="2021-01-14T10:49:00Z">
              <w:rPr>
                <w:b/>
                <w:bCs/>
                <w:sz w:val="18"/>
                <w:szCs w:val="16"/>
                <w:lang w:val="en-US"/>
              </w:rPr>
            </w:rPrChange>
          </w:rPr>
          <w:t xml:space="preserve"> A</w:t>
        </w:r>
      </w:ins>
      <w:ins w:id="758" w:author="hp" w:date="2021-01-13T12:06:00Z">
        <w:r w:rsidR="005D57F9" w:rsidRPr="006D5467">
          <w:rPr>
            <w:sz w:val="18"/>
            <w:rPrChange w:id="759" w:author="hp" w:date="2021-01-14T10:49:00Z">
              <w:rPr>
                <w:b/>
                <w:bCs/>
                <w:sz w:val="18"/>
                <w:szCs w:val="16"/>
                <w:lang w:val="fr-CM"/>
              </w:rPr>
            </w:rPrChange>
          </w:rPr>
          <w:t>, Kelly</w:t>
        </w:r>
      </w:ins>
      <w:ins w:id="760" w:author="hp" w:date="2021-01-13T12:07:00Z">
        <w:r w:rsidR="005D57F9" w:rsidRPr="006D5467">
          <w:rPr>
            <w:sz w:val="18"/>
            <w:rPrChange w:id="761" w:author="hp" w:date="2021-01-14T10:49:00Z">
              <w:rPr>
                <w:b/>
                <w:bCs/>
                <w:sz w:val="18"/>
                <w:szCs w:val="16"/>
                <w:lang w:val="en-US"/>
              </w:rPr>
            </w:rPrChange>
          </w:rPr>
          <w:t xml:space="preserve"> M, </w:t>
        </w:r>
      </w:ins>
      <w:ins w:id="762" w:author="hp" w:date="2021-01-13T12:06:00Z">
        <w:r w:rsidR="005D57F9" w:rsidRPr="006D5467">
          <w:rPr>
            <w:sz w:val="18"/>
            <w:rPrChange w:id="763" w:author="hp" w:date="2021-01-14T10:49:00Z">
              <w:rPr>
                <w:b/>
                <w:bCs/>
                <w:sz w:val="18"/>
                <w:szCs w:val="16"/>
                <w:lang w:val="fr-CM"/>
              </w:rPr>
            </w:rPrChange>
          </w:rPr>
          <w:t>Becker</w:t>
        </w:r>
      </w:ins>
      <w:ins w:id="764" w:author="hp" w:date="2021-01-13T12:07:00Z">
        <w:r w:rsidR="005D57F9" w:rsidRPr="006D5467">
          <w:rPr>
            <w:sz w:val="18"/>
            <w:rPrChange w:id="765" w:author="hp" w:date="2021-01-14T10:49:00Z">
              <w:rPr>
                <w:b/>
                <w:bCs/>
                <w:sz w:val="18"/>
                <w:szCs w:val="16"/>
                <w:lang w:val="en-US"/>
              </w:rPr>
            </w:rPrChange>
          </w:rPr>
          <w:t xml:space="preserve"> M</w:t>
        </w:r>
      </w:ins>
      <w:ins w:id="766" w:author="hp" w:date="2021-01-13T12:06:00Z">
        <w:r w:rsidR="005D57F9" w:rsidRPr="006D5467">
          <w:rPr>
            <w:sz w:val="18"/>
            <w:rPrChange w:id="767" w:author="hp" w:date="2021-01-14T10:49:00Z">
              <w:rPr>
                <w:b/>
                <w:bCs/>
                <w:sz w:val="18"/>
                <w:szCs w:val="16"/>
                <w:lang w:val="fr-CM"/>
              </w:rPr>
            </w:rPrChange>
          </w:rPr>
          <w:t>, Slater</w:t>
        </w:r>
      </w:ins>
      <w:ins w:id="768" w:author="hp" w:date="2021-01-13T12:07:00Z">
        <w:r w:rsidR="005D57F9" w:rsidRPr="006D5467">
          <w:rPr>
            <w:sz w:val="18"/>
            <w:rPrChange w:id="769" w:author="hp" w:date="2021-01-14T10:49:00Z">
              <w:rPr>
                <w:b/>
                <w:bCs/>
                <w:sz w:val="18"/>
                <w:szCs w:val="16"/>
                <w:lang w:val="en-US"/>
              </w:rPr>
            </w:rPrChange>
          </w:rPr>
          <w:t xml:space="preserve"> D </w:t>
        </w:r>
      </w:ins>
      <w:ins w:id="770" w:author="hp" w:date="2021-01-13T12:08:00Z">
        <w:r w:rsidR="005D57F9" w:rsidRPr="006D5467">
          <w:rPr>
            <w:sz w:val="18"/>
            <w:rPrChange w:id="771" w:author="hp" w:date="2021-01-14T10:49:00Z">
              <w:rPr>
                <w:b/>
                <w:bCs/>
                <w:sz w:val="18"/>
                <w:szCs w:val="16"/>
                <w:lang w:val="en-US"/>
              </w:rPr>
            </w:rPrChange>
          </w:rPr>
          <w:t>et al.</w:t>
        </w:r>
      </w:ins>
      <w:ins w:id="772" w:author="hp" w:date="2021-01-13T12:06:00Z">
        <w:r w:rsidR="005D57F9" w:rsidRPr="006D5467">
          <w:rPr>
            <w:sz w:val="18"/>
            <w:rPrChange w:id="773" w:author="hp" w:date="2021-01-14T10:49:00Z">
              <w:rPr>
                <w:b/>
                <w:bCs/>
                <w:sz w:val="18"/>
                <w:szCs w:val="16"/>
                <w:lang w:val="fr-CM"/>
              </w:rPr>
            </w:rPrChange>
          </w:rPr>
          <w:t xml:space="preserve"> </w:t>
        </w:r>
      </w:ins>
      <w:ins w:id="774" w:author="hp" w:date="2021-01-13T12:05:00Z">
        <w:r w:rsidR="005D57F9" w:rsidRPr="006D5467">
          <w:rPr>
            <w:sz w:val="18"/>
            <w:rPrChange w:id="775" w:author="hp" w:date="2021-01-14T10:49:00Z">
              <w:rPr>
                <w:b/>
                <w:bCs/>
                <w:sz w:val="18"/>
                <w:szCs w:val="16"/>
                <w:lang w:val="fr-CM"/>
              </w:rPr>
            </w:rPrChange>
          </w:rPr>
          <w:t>Persistence and decay of human antibody responses to the receptor binding domain of SARS-CoV-2 spike protein in COVID-19 patients</w:t>
        </w:r>
      </w:ins>
      <w:ins w:id="776" w:author="hp" w:date="2021-01-13T12:08:00Z">
        <w:r w:rsidR="005D57F9" w:rsidRPr="006D5467">
          <w:rPr>
            <w:sz w:val="18"/>
            <w:rPrChange w:id="777" w:author="hp" w:date="2021-01-14T10:49:00Z">
              <w:rPr>
                <w:b/>
                <w:bCs/>
                <w:sz w:val="18"/>
                <w:szCs w:val="16"/>
                <w:lang w:val="en-US"/>
              </w:rPr>
            </w:rPrChange>
          </w:rPr>
          <w:t xml:space="preserve">. </w:t>
        </w:r>
        <w:r w:rsidR="005D57F9" w:rsidRPr="006D5467">
          <w:rPr>
            <w:sz w:val="18"/>
            <w:rPrChange w:id="778" w:author="hp" w:date="2021-01-14T10:49:00Z">
              <w:rPr>
                <w:b/>
                <w:bCs/>
                <w:i/>
                <w:iCs/>
                <w:sz w:val="18"/>
                <w:szCs w:val="16"/>
                <w:lang w:val="fr-CM"/>
              </w:rPr>
            </w:rPrChange>
          </w:rPr>
          <w:t xml:space="preserve">Sci. Immunol. </w:t>
        </w:r>
      </w:ins>
      <w:ins w:id="779" w:author="hp" w:date="2021-01-13T12:09:00Z">
        <w:r w:rsidR="005D57F9" w:rsidRPr="006D5467">
          <w:rPr>
            <w:sz w:val="18"/>
            <w:rPrChange w:id="780" w:author="hp" w:date="2021-01-14T10:49:00Z">
              <w:rPr>
                <w:b/>
                <w:bCs/>
                <w:i/>
                <w:iCs/>
                <w:sz w:val="18"/>
                <w:szCs w:val="16"/>
                <w:lang w:val="fr-CM"/>
              </w:rPr>
            </w:rPrChange>
          </w:rPr>
          <w:t>2020.doi :</w:t>
        </w:r>
      </w:ins>
      <w:ins w:id="781" w:author="hp" w:date="2021-01-13T12:08:00Z">
        <w:r w:rsidR="005D57F9" w:rsidRPr="006D5467">
          <w:rPr>
            <w:sz w:val="18"/>
            <w:rPrChange w:id="782" w:author="hp" w:date="2021-01-14T10:49:00Z">
              <w:rPr>
                <w:b/>
                <w:bCs/>
                <w:sz w:val="18"/>
                <w:szCs w:val="16"/>
                <w:lang w:val="fr-CM"/>
              </w:rPr>
            </w:rPrChange>
          </w:rPr>
          <w:t>10.1126/</w:t>
        </w:r>
        <w:proofErr w:type="gramStart"/>
        <w:r w:rsidR="005D57F9" w:rsidRPr="006D5467">
          <w:rPr>
            <w:sz w:val="18"/>
            <w:rPrChange w:id="783" w:author="hp" w:date="2021-01-14T10:49:00Z">
              <w:rPr>
                <w:b/>
                <w:bCs/>
                <w:sz w:val="18"/>
                <w:szCs w:val="16"/>
                <w:lang w:val="fr-CM"/>
              </w:rPr>
            </w:rPrChange>
          </w:rPr>
          <w:t>sciimmunol.abe</w:t>
        </w:r>
        <w:proofErr w:type="gramEnd"/>
        <w:r w:rsidR="005D57F9" w:rsidRPr="006D5467">
          <w:rPr>
            <w:sz w:val="18"/>
            <w:rPrChange w:id="784" w:author="hp" w:date="2021-01-14T10:49:00Z">
              <w:rPr>
                <w:b/>
                <w:bCs/>
                <w:sz w:val="18"/>
                <w:szCs w:val="16"/>
                <w:lang w:val="fr-CM"/>
              </w:rPr>
            </w:rPrChange>
          </w:rPr>
          <w:t>0367 (2020).</w:t>
        </w:r>
      </w:ins>
    </w:p>
    <w:p w14:paraId="50912ED1" w14:textId="12F8A607" w:rsidR="000532E9" w:rsidRDefault="000D1727">
      <w:pPr>
        <w:pStyle w:val="Bibliography"/>
        <w:rPr>
          <w:ins w:id="785" w:author="hp" w:date="2021-01-21T15:32:00Z"/>
          <w:sz w:val="18"/>
        </w:rPr>
      </w:pPr>
      <w:ins w:id="786" w:author="hp" w:date="2021-01-21T14:57:00Z">
        <w:r>
          <w:rPr>
            <w:sz w:val="18"/>
          </w:rPr>
          <w:t>2</w:t>
        </w:r>
      </w:ins>
      <w:ins w:id="787" w:author="hp" w:date="2021-01-21T15:18:00Z">
        <w:r w:rsidR="00475EA1">
          <w:rPr>
            <w:sz w:val="18"/>
          </w:rPr>
          <w:t>5</w:t>
        </w:r>
      </w:ins>
      <w:ins w:id="788" w:author="hp" w:date="2021-01-21T14:58:00Z">
        <w:r>
          <w:rPr>
            <w:sz w:val="18"/>
          </w:rPr>
          <w:t xml:space="preserve">. </w:t>
        </w:r>
      </w:ins>
      <w:ins w:id="789" w:author="hp" w:date="2021-01-14T11:32:00Z">
        <w:r w:rsidR="000532E9" w:rsidRPr="000532E9">
          <w:rPr>
            <w:sz w:val="18"/>
            <w:rPrChange w:id="790" w:author="hp" w:date="2021-01-14T11:33:00Z">
              <w:rPr>
                <w:rFonts w:ascii="Arial" w:hAnsi="Arial" w:cs="Arial"/>
                <w:color w:val="000000"/>
                <w:sz w:val="20"/>
                <w:szCs w:val="20"/>
              </w:rPr>
            </w:rPrChange>
          </w:rPr>
          <w:fldChar w:fldCharType="begin"/>
        </w:r>
        <w:r w:rsidR="000532E9" w:rsidRPr="000532E9">
          <w:rPr>
            <w:sz w:val="18"/>
            <w:rPrChange w:id="791" w:author="hp" w:date="2021-01-14T11:33:00Z">
              <w:rPr>
                <w:rFonts w:ascii="Arial" w:hAnsi="Arial" w:cs="Arial"/>
                <w:color w:val="000000"/>
                <w:sz w:val="20"/>
                <w:szCs w:val="20"/>
              </w:rPr>
            </w:rPrChange>
          </w:rPr>
          <w:instrText xml:space="preserve"> HYPERLINK "https://www.ncbi.nlm.nih.gov/pubmed/?term=Gupta%20AK%5BAuthor%5D&amp;cauthor=true&amp;cauthor_uid=33253975" </w:instrText>
        </w:r>
        <w:r w:rsidR="000532E9" w:rsidRPr="000532E9">
          <w:rPr>
            <w:sz w:val="18"/>
            <w:rPrChange w:id="792" w:author="hp" w:date="2021-01-14T11:33:00Z">
              <w:rPr>
                <w:rFonts w:ascii="Arial" w:hAnsi="Arial" w:cs="Arial"/>
                <w:color w:val="000000"/>
                <w:sz w:val="20"/>
                <w:szCs w:val="20"/>
              </w:rPr>
            </w:rPrChange>
          </w:rPr>
          <w:fldChar w:fldCharType="separate"/>
        </w:r>
        <w:r w:rsidR="000532E9" w:rsidRPr="000532E9">
          <w:rPr>
            <w:sz w:val="18"/>
            <w:rPrChange w:id="793" w:author="hp" w:date="2021-01-14T11:33:00Z">
              <w:rPr>
                <w:rStyle w:val="Hyperlink"/>
                <w:color w:val="642A8F"/>
                <w:sz w:val="20"/>
                <w:szCs w:val="20"/>
              </w:rPr>
            </w:rPrChange>
          </w:rPr>
          <w:t>Gupta</w:t>
        </w:r>
        <w:r w:rsidR="000532E9" w:rsidRPr="000532E9">
          <w:rPr>
            <w:sz w:val="18"/>
            <w:rPrChange w:id="794" w:author="hp" w:date="2021-01-14T11:33:00Z">
              <w:rPr>
                <w:rFonts w:ascii="Arial" w:hAnsi="Arial" w:cs="Arial"/>
                <w:color w:val="000000"/>
                <w:sz w:val="20"/>
                <w:szCs w:val="20"/>
              </w:rPr>
            </w:rPrChange>
          </w:rPr>
          <w:fldChar w:fldCharType="end"/>
        </w:r>
      </w:ins>
      <w:ins w:id="795" w:author="hp" w:date="2021-01-14T11:33:00Z">
        <w:r w:rsidR="000532E9">
          <w:rPr>
            <w:sz w:val="18"/>
          </w:rPr>
          <w:t xml:space="preserve"> AK, </w:t>
        </w:r>
      </w:ins>
      <w:ins w:id="796" w:author="hp" w:date="2021-01-14T11:34:00Z">
        <w:r w:rsidR="000532E9">
          <w:rPr>
            <w:sz w:val="18"/>
          </w:rPr>
          <w:t xml:space="preserve">Nethan ST, Mehrotra R. </w:t>
        </w:r>
      </w:ins>
      <w:ins w:id="797" w:author="hp" w:date="2021-01-14T11:32:00Z">
        <w:r w:rsidR="000532E9" w:rsidRPr="000532E9">
          <w:rPr>
            <w:sz w:val="18"/>
            <w:rPrChange w:id="798" w:author="hp" w:date="2021-01-14T11:33:00Z">
              <w:rPr>
                <w:rFonts w:ascii="Arial" w:hAnsi="Arial" w:cs="Arial"/>
                <w:b/>
                <w:bCs/>
                <w:color w:val="000000"/>
                <w:sz w:val="37"/>
                <w:szCs w:val="37"/>
              </w:rPr>
            </w:rPrChange>
          </w:rPr>
          <w:t>Tobacco use as a well-recognized cause of severe COVID-19 manifestations</w:t>
        </w:r>
      </w:ins>
      <w:ins w:id="799" w:author="hp" w:date="2021-01-14T11:33:00Z">
        <w:r w:rsidR="000532E9" w:rsidRPr="000532E9">
          <w:rPr>
            <w:sz w:val="18"/>
            <w:rPrChange w:id="800" w:author="hp" w:date="2021-01-14T11:33:00Z">
              <w:rPr>
                <w:rFonts w:ascii="Arial" w:hAnsi="Arial" w:cs="Arial"/>
                <w:b/>
                <w:bCs/>
                <w:color w:val="000000"/>
                <w:sz w:val="37"/>
                <w:szCs w:val="37"/>
              </w:rPr>
            </w:rPrChange>
          </w:rPr>
          <w:t xml:space="preserve">. </w:t>
        </w:r>
        <w:r w:rsidR="000532E9" w:rsidRPr="000532E9">
          <w:rPr>
            <w:sz w:val="18"/>
            <w:rPrChange w:id="801" w:author="hp" w:date="2021-01-14T11:33:00Z">
              <w:rPr>
                <w:rStyle w:val="cit"/>
                <w:rFonts w:ascii="Arial" w:hAnsi="Arial" w:cs="Arial"/>
                <w:color w:val="000000"/>
                <w:sz w:val="20"/>
                <w:szCs w:val="20"/>
              </w:rPr>
            </w:rPrChange>
          </w:rPr>
          <w:fldChar w:fldCharType="begin"/>
        </w:r>
        <w:r w:rsidR="000532E9" w:rsidRPr="000532E9">
          <w:rPr>
            <w:sz w:val="18"/>
            <w:rPrChange w:id="802" w:author="hp" w:date="2021-01-14T11:33:00Z">
              <w:rPr>
                <w:rStyle w:val="cit"/>
                <w:rFonts w:ascii="Arial" w:hAnsi="Arial" w:cs="Arial"/>
                <w:color w:val="000000"/>
                <w:sz w:val="20"/>
                <w:szCs w:val="20"/>
              </w:rPr>
            </w:rPrChange>
          </w:rPr>
          <w:instrText xml:space="preserve"> HYPERLINK "https://www.ncbi.nlm.nih.gov/pmc/articles/PMC7674071/" </w:instrText>
        </w:r>
        <w:r w:rsidR="000532E9" w:rsidRPr="000532E9">
          <w:rPr>
            <w:sz w:val="18"/>
            <w:rPrChange w:id="803" w:author="hp" w:date="2021-01-14T11:33:00Z">
              <w:rPr>
                <w:rStyle w:val="cit"/>
                <w:rFonts w:ascii="Arial" w:hAnsi="Arial" w:cs="Arial"/>
                <w:color w:val="000000"/>
                <w:sz w:val="20"/>
                <w:szCs w:val="20"/>
              </w:rPr>
            </w:rPrChange>
          </w:rPr>
          <w:fldChar w:fldCharType="separate"/>
        </w:r>
        <w:r w:rsidR="000532E9" w:rsidRPr="000532E9">
          <w:rPr>
            <w:sz w:val="18"/>
            <w:rPrChange w:id="804" w:author="hp" w:date="2021-01-14T11:33:00Z">
              <w:rPr>
                <w:rStyle w:val="Hyperlink"/>
                <w:color w:val="642A8F"/>
                <w:sz w:val="20"/>
                <w:szCs w:val="20"/>
              </w:rPr>
            </w:rPrChange>
          </w:rPr>
          <w:t>Respir Med</w:t>
        </w:r>
        <w:r w:rsidR="000532E9" w:rsidRPr="000532E9">
          <w:rPr>
            <w:sz w:val="18"/>
            <w:rPrChange w:id="805" w:author="hp" w:date="2021-01-14T11:33:00Z">
              <w:rPr>
                <w:rStyle w:val="cit"/>
                <w:rFonts w:ascii="Arial" w:hAnsi="Arial" w:cs="Arial"/>
                <w:color w:val="000000"/>
                <w:sz w:val="20"/>
                <w:szCs w:val="20"/>
              </w:rPr>
            </w:rPrChange>
          </w:rPr>
          <w:fldChar w:fldCharType="end"/>
        </w:r>
        <w:r w:rsidR="000532E9" w:rsidRPr="000532E9">
          <w:rPr>
            <w:sz w:val="18"/>
            <w:rPrChange w:id="806" w:author="hp" w:date="2021-01-14T11:33:00Z">
              <w:rPr>
                <w:rStyle w:val="cit"/>
                <w:rFonts w:ascii="Arial" w:hAnsi="Arial" w:cs="Arial"/>
                <w:color w:val="000000"/>
                <w:sz w:val="20"/>
                <w:szCs w:val="20"/>
              </w:rPr>
            </w:rPrChange>
          </w:rPr>
          <w:t>. 2021 Jan; 176: 106233.</w:t>
        </w:r>
        <w:r w:rsidR="000532E9" w:rsidRPr="000532E9">
          <w:rPr>
            <w:sz w:val="18"/>
            <w:rPrChange w:id="807" w:author="hp" w:date="2021-01-14T11:33:00Z">
              <w:rPr>
                <w:rStyle w:val="fm-vol-iss-date"/>
                <w:color w:val="000000"/>
                <w:sz w:val="20"/>
                <w:szCs w:val="20"/>
              </w:rPr>
            </w:rPrChange>
          </w:rPr>
          <w:t xml:space="preserve"> Published online 2020 Nov 19. </w:t>
        </w:r>
        <w:proofErr w:type="spellStart"/>
        <w:r w:rsidR="000532E9" w:rsidRPr="000532E9">
          <w:rPr>
            <w:sz w:val="18"/>
            <w:rPrChange w:id="808" w:author="hp" w:date="2021-01-14T11:33:00Z">
              <w:rPr>
                <w:rStyle w:val="doi"/>
                <w:color w:val="000000"/>
                <w:sz w:val="20"/>
                <w:szCs w:val="20"/>
              </w:rPr>
            </w:rPrChange>
          </w:rPr>
          <w:t>doi</w:t>
        </w:r>
        <w:proofErr w:type="spellEnd"/>
        <w:r w:rsidR="000532E9" w:rsidRPr="000532E9">
          <w:rPr>
            <w:sz w:val="18"/>
            <w:rPrChange w:id="809" w:author="hp" w:date="2021-01-14T11:33:00Z">
              <w:rPr>
                <w:rStyle w:val="doi"/>
                <w:color w:val="000000"/>
                <w:sz w:val="20"/>
                <w:szCs w:val="20"/>
              </w:rPr>
            </w:rPrChange>
          </w:rPr>
          <w:t>: </w:t>
        </w:r>
        <w:r w:rsidR="000532E9" w:rsidRPr="000532E9">
          <w:rPr>
            <w:sz w:val="18"/>
            <w:rPrChange w:id="810" w:author="hp" w:date="2021-01-14T11:33:00Z">
              <w:rPr>
                <w:rStyle w:val="doi"/>
                <w:color w:val="000000"/>
                <w:sz w:val="20"/>
                <w:szCs w:val="20"/>
              </w:rPr>
            </w:rPrChange>
          </w:rPr>
          <w:fldChar w:fldCharType="begin"/>
        </w:r>
        <w:r w:rsidR="000532E9" w:rsidRPr="000532E9">
          <w:rPr>
            <w:sz w:val="18"/>
            <w:rPrChange w:id="811" w:author="hp" w:date="2021-01-14T11:33:00Z">
              <w:rPr>
                <w:rStyle w:val="doi"/>
                <w:color w:val="000000"/>
                <w:sz w:val="20"/>
                <w:szCs w:val="20"/>
              </w:rPr>
            </w:rPrChange>
          </w:rPr>
          <w:instrText xml:space="preserve"> HYPERLINK "https://dx.doi.org/10.1016%2Fj.rmed.2020.106233" \t "pmc_ext" </w:instrText>
        </w:r>
        <w:r w:rsidR="000532E9" w:rsidRPr="000532E9">
          <w:rPr>
            <w:sz w:val="18"/>
            <w:rPrChange w:id="812" w:author="hp" w:date="2021-01-14T11:33:00Z">
              <w:rPr>
                <w:rStyle w:val="doi"/>
                <w:color w:val="000000"/>
                <w:sz w:val="20"/>
                <w:szCs w:val="20"/>
              </w:rPr>
            </w:rPrChange>
          </w:rPr>
          <w:fldChar w:fldCharType="separate"/>
        </w:r>
        <w:r w:rsidR="000532E9" w:rsidRPr="000532E9">
          <w:rPr>
            <w:sz w:val="18"/>
            <w:rPrChange w:id="813" w:author="hp" w:date="2021-01-14T11:33:00Z">
              <w:rPr>
                <w:rStyle w:val="Hyperlink"/>
                <w:color w:val="642A8F"/>
                <w:sz w:val="20"/>
                <w:szCs w:val="20"/>
              </w:rPr>
            </w:rPrChange>
          </w:rPr>
          <w:t>10.1016/j.rmed.2020.106233</w:t>
        </w:r>
        <w:r w:rsidR="000532E9" w:rsidRPr="000532E9">
          <w:rPr>
            <w:sz w:val="18"/>
            <w:rPrChange w:id="814" w:author="hp" w:date="2021-01-14T11:33:00Z">
              <w:rPr>
                <w:rStyle w:val="doi"/>
                <w:color w:val="000000"/>
                <w:sz w:val="20"/>
                <w:szCs w:val="20"/>
              </w:rPr>
            </w:rPrChange>
          </w:rPr>
          <w:fldChar w:fldCharType="end"/>
        </w:r>
      </w:ins>
    </w:p>
    <w:p w14:paraId="6215517E" w14:textId="77777777" w:rsidR="00A60B5B" w:rsidRPr="00F17913" w:rsidRDefault="0082024D" w:rsidP="00A60B5B">
      <w:pPr>
        <w:pStyle w:val="Bibliography"/>
        <w:rPr>
          <w:ins w:id="815" w:author="hp" w:date="2021-01-21T15:37:00Z"/>
          <w:sz w:val="18"/>
          <w:lang w:val="fr-CM"/>
          <w:rPrChange w:id="816" w:author="hp" w:date="2021-01-21T15:54:00Z">
            <w:rPr>
              <w:ins w:id="817" w:author="hp" w:date="2021-01-21T15:37:00Z"/>
              <w:sz w:val="18"/>
            </w:rPr>
          </w:rPrChange>
        </w:rPr>
      </w:pPr>
      <w:ins w:id="818" w:author="hp" w:date="2021-01-21T15:32:00Z">
        <w:r w:rsidRPr="009A0B97">
          <w:rPr>
            <w:sz w:val="18"/>
            <w:rPrChange w:id="819" w:author="hp" w:date="2021-01-21T15:33:00Z">
              <w:rPr/>
            </w:rPrChange>
          </w:rPr>
          <w:t xml:space="preserve">26. </w:t>
        </w:r>
        <w:r w:rsidRPr="009A0B97">
          <w:rPr>
            <w:sz w:val="18"/>
            <w:rPrChange w:id="820" w:author="hp" w:date="2021-01-21T15:33:00Z">
              <w:rPr>
                <w:rFonts w:ascii="Helvetica-Condensed" w:eastAsia="Open Sans" w:hAnsi="Helvetica-Condensed" w:cs="Helvetica-Condensed"/>
                <w:color w:val="000000"/>
                <w:sz w:val="16"/>
                <w:szCs w:val="16"/>
                <w:lang w:val="fr-CM"/>
              </w:rPr>
            </w:rPrChange>
          </w:rPr>
          <w:t xml:space="preserve">Adela N, </w:t>
        </w:r>
        <w:proofErr w:type="spellStart"/>
        <w:r w:rsidRPr="009A0B97">
          <w:rPr>
            <w:sz w:val="18"/>
            <w:rPrChange w:id="821" w:author="hp" w:date="2021-01-21T15:33:00Z">
              <w:rPr>
                <w:rFonts w:ascii="Helvetica-Condensed" w:eastAsia="Open Sans" w:hAnsi="Helvetica-Condensed" w:cs="Helvetica-Condensed"/>
                <w:color w:val="000000"/>
                <w:sz w:val="16"/>
                <w:szCs w:val="16"/>
                <w:lang w:val="fr-CM"/>
              </w:rPr>
            </w:rPrChange>
          </w:rPr>
          <w:t>Nkengazong</w:t>
        </w:r>
        <w:proofErr w:type="spellEnd"/>
        <w:r w:rsidRPr="009A0B97">
          <w:rPr>
            <w:sz w:val="18"/>
            <w:rPrChange w:id="822" w:author="hp" w:date="2021-01-21T15:33:00Z">
              <w:rPr>
                <w:rFonts w:ascii="Helvetica-Condensed" w:eastAsia="Open Sans" w:hAnsi="Helvetica-Condensed" w:cs="Helvetica-Condensed"/>
                <w:color w:val="000000"/>
                <w:sz w:val="16"/>
                <w:szCs w:val="16"/>
                <w:lang w:val="fr-CM"/>
              </w:rPr>
            </w:rPrChange>
          </w:rPr>
          <w:t xml:space="preserve"> L, Ambe LA, Ebog</w:t>
        </w:r>
      </w:ins>
      <w:ins w:id="823" w:author="hp" w:date="2021-01-21T15:33:00Z">
        <w:r w:rsidRPr="009A0B97">
          <w:rPr>
            <w:sz w:val="18"/>
            <w:rPrChange w:id="824" w:author="hp" w:date="2021-01-21T15:33:00Z">
              <w:rPr>
                <w:rFonts w:ascii="Helvetica-Condensed" w:eastAsia="Open Sans" w:hAnsi="Helvetica-Condensed" w:cs="Helvetica-Condensed"/>
                <w:color w:val="000000"/>
                <w:sz w:val="16"/>
                <w:szCs w:val="16"/>
                <w:lang w:val="fr-CM"/>
              </w:rPr>
            </w:rPrChange>
          </w:rPr>
          <w:t xml:space="preserve">o </w:t>
        </w:r>
      </w:ins>
      <w:ins w:id="825" w:author="hp" w:date="2021-01-21T15:32:00Z">
        <w:r w:rsidRPr="009A0B97">
          <w:rPr>
            <w:sz w:val="18"/>
            <w:rPrChange w:id="826" w:author="hp" w:date="2021-01-21T15:33:00Z">
              <w:rPr>
                <w:rFonts w:ascii="Helvetica-Condensed" w:eastAsia="Open Sans" w:hAnsi="Helvetica-Condensed" w:cs="Helvetica-Condensed"/>
                <w:color w:val="000000"/>
                <w:sz w:val="16"/>
                <w:szCs w:val="16"/>
                <w:lang w:val="fr-CM"/>
              </w:rPr>
            </w:rPrChange>
          </w:rPr>
          <w:t xml:space="preserve">JT, </w:t>
        </w:r>
        <w:proofErr w:type="spellStart"/>
        <w:r w:rsidRPr="009A0B97">
          <w:rPr>
            <w:sz w:val="18"/>
            <w:rPrChange w:id="827" w:author="hp" w:date="2021-01-21T15:33:00Z">
              <w:rPr>
                <w:rFonts w:ascii="Helvetica-Condensed" w:eastAsia="Open Sans" w:hAnsi="Helvetica-Condensed" w:cs="Helvetica-Condensed"/>
                <w:color w:val="000000"/>
                <w:sz w:val="16"/>
                <w:szCs w:val="16"/>
                <w:lang w:val="fr-CM"/>
              </w:rPr>
            </w:rPrChange>
          </w:rPr>
          <w:t>Mba</w:t>
        </w:r>
        <w:proofErr w:type="spellEnd"/>
        <w:r w:rsidRPr="009A0B97">
          <w:rPr>
            <w:sz w:val="18"/>
            <w:rPrChange w:id="828" w:author="hp" w:date="2021-01-21T15:33:00Z">
              <w:rPr>
                <w:rFonts w:ascii="Helvetica-Condensed" w:eastAsia="Open Sans" w:hAnsi="Helvetica-Condensed" w:cs="Helvetica-Condensed"/>
                <w:color w:val="000000"/>
                <w:sz w:val="16"/>
                <w:szCs w:val="16"/>
                <w:lang w:val="fr-CM"/>
              </w:rPr>
            </w:rPrChange>
          </w:rPr>
          <w:t xml:space="preserve"> FM, Goni HO, et al. (2020) Knowledge</w:t>
        </w:r>
      </w:ins>
      <w:ins w:id="829" w:author="hp" w:date="2021-01-21T15:33:00Z">
        <w:r w:rsidR="009A0B97">
          <w:rPr>
            <w:sz w:val="18"/>
          </w:rPr>
          <w:t xml:space="preserve">, </w:t>
        </w:r>
      </w:ins>
      <w:ins w:id="830" w:author="hp" w:date="2021-01-21T15:32:00Z">
        <w:r w:rsidRPr="009A0B97">
          <w:rPr>
            <w:sz w:val="18"/>
            <w:rPrChange w:id="831" w:author="hp" w:date="2021-01-21T15:33:00Z">
              <w:rPr>
                <w:rFonts w:ascii="Helvetica-Condensed" w:eastAsia="Open Sans" w:hAnsi="Helvetica-Condensed" w:cs="Helvetica-Condensed"/>
                <w:color w:val="000000"/>
                <w:sz w:val="16"/>
                <w:szCs w:val="16"/>
                <w:lang w:val="fr-CM"/>
              </w:rPr>
            </w:rPrChange>
          </w:rPr>
          <w:t xml:space="preserve">attitudes, practices of/towards COVID </w:t>
        </w:r>
      </w:ins>
      <w:ins w:id="832" w:author="hp" w:date="2021-01-21T15:33:00Z">
        <w:r w:rsidR="009A0B97" w:rsidRPr="009A0B97">
          <w:rPr>
            <w:sz w:val="18"/>
            <w:rPrChange w:id="833" w:author="hp" w:date="2021-01-21T15:33:00Z">
              <w:rPr>
                <w:rFonts w:ascii="Helvetica-Condensed" w:eastAsia="Open Sans" w:hAnsi="Helvetica-Condensed" w:cs="Helvetica-Condensed"/>
                <w:color w:val="000000"/>
                <w:sz w:val="16"/>
                <w:szCs w:val="16"/>
                <w:lang w:val="en-US"/>
              </w:rPr>
            </w:rPrChange>
          </w:rPr>
          <w:t xml:space="preserve">19 </w:t>
        </w:r>
      </w:ins>
      <w:ins w:id="834" w:author="hp" w:date="2021-01-21T15:32:00Z">
        <w:r w:rsidRPr="009A0B97">
          <w:rPr>
            <w:sz w:val="18"/>
            <w:rPrChange w:id="835" w:author="hp" w:date="2021-01-21T15:33:00Z">
              <w:rPr>
                <w:rFonts w:ascii="Helvetica-Condensed" w:eastAsia="Open Sans" w:hAnsi="Helvetica-Condensed" w:cs="Helvetica-Condensed"/>
                <w:color w:val="000000"/>
                <w:sz w:val="16"/>
                <w:szCs w:val="16"/>
                <w:lang w:val="fr-CM"/>
              </w:rPr>
            </w:rPrChange>
          </w:rPr>
          <w:t>preventive measures and symptoms: A cross</w:t>
        </w:r>
      </w:ins>
      <w:ins w:id="836" w:author="hp" w:date="2021-01-21T15:34:00Z">
        <w:r w:rsidR="009A0B97">
          <w:rPr>
            <w:sz w:val="18"/>
          </w:rPr>
          <w:t xml:space="preserve"> </w:t>
        </w:r>
      </w:ins>
      <w:ins w:id="837" w:author="hp" w:date="2021-01-21T15:32:00Z">
        <w:r w:rsidRPr="009A0B97">
          <w:rPr>
            <w:sz w:val="18"/>
            <w:rPrChange w:id="838" w:author="hp" w:date="2021-01-21T15:33:00Z">
              <w:rPr>
                <w:rFonts w:ascii="Helvetica-Condensed" w:eastAsia="Open Sans" w:hAnsi="Helvetica-Condensed" w:cs="Helvetica-Condensed"/>
                <w:color w:val="000000"/>
                <w:sz w:val="16"/>
                <w:szCs w:val="16"/>
                <w:lang w:val="fr-CM"/>
              </w:rPr>
            </w:rPrChange>
          </w:rPr>
          <w:t>sectional</w:t>
        </w:r>
      </w:ins>
      <w:ins w:id="839" w:author="hp" w:date="2021-01-21T15:33:00Z">
        <w:r w:rsidR="009A0B97" w:rsidRPr="009A0B97">
          <w:rPr>
            <w:sz w:val="18"/>
            <w:rPrChange w:id="840" w:author="hp" w:date="2021-01-21T15:33:00Z">
              <w:rPr>
                <w:rFonts w:ascii="Helvetica-Condensed" w:eastAsia="Open Sans" w:hAnsi="Helvetica-Condensed" w:cs="Helvetica-Condensed"/>
                <w:color w:val="000000"/>
                <w:sz w:val="16"/>
                <w:szCs w:val="16"/>
                <w:lang w:val="en-US"/>
              </w:rPr>
            </w:rPrChange>
          </w:rPr>
          <w:t xml:space="preserve"> </w:t>
        </w:r>
      </w:ins>
      <w:ins w:id="841" w:author="hp" w:date="2021-01-21T15:32:00Z">
        <w:r w:rsidRPr="009A0B97">
          <w:rPr>
            <w:sz w:val="18"/>
            <w:rPrChange w:id="842" w:author="hp" w:date="2021-01-21T15:33:00Z">
              <w:rPr>
                <w:rFonts w:ascii="Helvetica-Condensed" w:eastAsia="Open Sans" w:hAnsi="Helvetica-Condensed" w:cs="Helvetica-Condensed"/>
                <w:color w:val="000000"/>
                <w:sz w:val="16"/>
                <w:szCs w:val="16"/>
                <w:lang w:val="fr-CM"/>
              </w:rPr>
            </w:rPrChange>
          </w:rPr>
          <w:t>study during the exponential rise of the</w:t>
        </w:r>
      </w:ins>
      <w:ins w:id="843" w:author="hp" w:date="2021-01-21T15:33:00Z">
        <w:r w:rsidR="009A0B97" w:rsidRPr="009A0B97">
          <w:rPr>
            <w:sz w:val="18"/>
            <w:rPrChange w:id="844" w:author="hp" w:date="2021-01-21T15:33:00Z">
              <w:rPr>
                <w:rFonts w:ascii="Helvetica-Condensed" w:eastAsia="Open Sans" w:hAnsi="Helvetica-Condensed" w:cs="Helvetica-Condensed"/>
                <w:color w:val="000000"/>
                <w:sz w:val="16"/>
                <w:szCs w:val="16"/>
                <w:lang w:val="en-US"/>
              </w:rPr>
            </w:rPrChange>
          </w:rPr>
          <w:t xml:space="preserve"> </w:t>
        </w:r>
      </w:ins>
      <w:ins w:id="845" w:author="hp" w:date="2021-01-21T15:32:00Z">
        <w:r w:rsidRPr="009A0B97">
          <w:rPr>
            <w:sz w:val="18"/>
            <w:rPrChange w:id="846" w:author="hp" w:date="2021-01-21T15:33:00Z">
              <w:rPr>
                <w:rFonts w:ascii="Helvetica-Condensed" w:eastAsia="Open Sans" w:hAnsi="Helvetica-Condensed" w:cs="Helvetica-Condensed"/>
                <w:color w:val="000000"/>
                <w:sz w:val="16"/>
                <w:szCs w:val="16"/>
                <w:lang w:val="fr-CM"/>
              </w:rPr>
            </w:rPrChange>
          </w:rPr>
          <w:t xml:space="preserve">outbreak in Cameroon. </w:t>
        </w:r>
        <w:proofErr w:type="spellStart"/>
        <w:r w:rsidRPr="00F17913">
          <w:rPr>
            <w:sz w:val="18"/>
            <w:lang w:val="fr-CM"/>
            <w:rPrChange w:id="847" w:author="hp" w:date="2021-01-21T15:54:00Z">
              <w:rPr>
                <w:rFonts w:ascii="Helvetica-Condensed" w:eastAsia="Open Sans" w:hAnsi="Helvetica-Condensed" w:cs="Helvetica-Condensed"/>
                <w:color w:val="000000"/>
                <w:sz w:val="16"/>
                <w:szCs w:val="16"/>
                <w:lang w:val="fr-CM"/>
              </w:rPr>
            </w:rPrChange>
          </w:rPr>
          <w:t>PLoS</w:t>
        </w:r>
        <w:proofErr w:type="spellEnd"/>
        <w:r w:rsidRPr="00F17913">
          <w:rPr>
            <w:sz w:val="18"/>
            <w:lang w:val="fr-CM"/>
            <w:rPrChange w:id="848" w:author="hp" w:date="2021-01-21T15:54:00Z">
              <w:rPr>
                <w:rFonts w:ascii="Helvetica-Condensed" w:eastAsia="Open Sans" w:hAnsi="Helvetica-Condensed" w:cs="Helvetica-Condensed"/>
                <w:color w:val="000000"/>
                <w:sz w:val="16"/>
                <w:szCs w:val="16"/>
                <w:lang w:val="fr-CM"/>
              </w:rPr>
            </w:rPrChange>
          </w:rPr>
          <w:t xml:space="preserve"> </w:t>
        </w:r>
        <w:proofErr w:type="spellStart"/>
        <w:r w:rsidRPr="00F17913">
          <w:rPr>
            <w:sz w:val="18"/>
            <w:lang w:val="fr-CM"/>
            <w:rPrChange w:id="849" w:author="hp" w:date="2021-01-21T15:54:00Z">
              <w:rPr>
                <w:rFonts w:ascii="Helvetica-Condensed" w:eastAsia="Open Sans" w:hAnsi="Helvetica-Condensed" w:cs="Helvetica-Condensed"/>
                <w:color w:val="000000"/>
                <w:sz w:val="16"/>
                <w:szCs w:val="16"/>
                <w:lang w:val="fr-CM"/>
              </w:rPr>
            </w:rPrChange>
          </w:rPr>
          <w:t>Negl</w:t>
        </w:r>
        <w:proofErr w:type="spellEnd"/>
        <w:r w:rsidRPr="00F17913">
          <w:rPr>
            <w:sz w:val="18"/>
            <w:lang w:val="fr-CM"/>
            <w:rPrChange w:id="850" w:author="hp" w:date="2021-01-21T15:54:00Z">
              <w:rPr>
                <w:rFonts w:ascii="Helvetica-Condensed" w:eastAsia="Open Sans" w:hAnsi="Helvetica-Condensed" w:cs="Helvetica-Condensed"/>
                <w:color w:val="000000"/>
                <w:sz w:val="16"/>
                <w:szCs w:val="16"/>
                <w:lang w:val="fr-CM"/>
              </w:rPr>
            </w:rPrChange>
          </w:rPr>
          <w:t xml:space="preserve"> Trop Dis 14(9</w:t>
        </w:r>
        <w:proofErr w:type="gramStart"/>
        <w:r w:rsidRPr="00F17913">
          <w:rPr>
            <w:sz w:val="18"/>
            <w:lang w:val="fr-CM"/>
            <w:rPrChange w:id="851" w:author="hp" w:date="2021-01-21T15:54:00Z">
              <w:rPr>
                <w:rFonts w:ascii="Helvetica-Condensed" w:eastAsia="Open Sans" w:hAnsi="Helvetica-Condensed" w:cs="Helvetica-Condensed"/>
                <w:color w:val="000000"/>
                <w:sz w:val="16"/>
                <w:szCs w:val="16"/>
                <w:lang w:val="fr-CM"/>
              </w:rPr>
            </w:rPrChange>
          </w:rPr>
          <w:t>):</w:t>
        </w:r>
      </w:ins>
      <w:proofErr w:type="gramEnd"/>
      <w:ins w:id="852" w:author="hp" w:date="2021-01-21T15:33:00Z">
        <w:r w:rsidR="009A0B97" w:rsidRPr="00F17913">
          <w:rPr>
            <w:sz w:val="18"/>
            <w:lang w:val="fr-CM"/>
            <w:rPrChange w:id="853" w:author="hp" w:date="2021-01-21T15:54:00Z">
              <w:rPr>
                <w:rFonts w:ascii="Helvetica-Condensed" w:eastAsia="Open Sans" w:hAnsi="Helvetica-Condensed" w:cs="Helvetica-Condensed"/>
                <w:color w:val="000000"/>
                <w:sz w:val="16"/>
                <w:szCs w:val="16"/>
                <w:lang w:val="en-US"/>
              </w:rPr>
            </w:rPrChange>
          </w:rPr>
          <w:t xml:space="preserve"> </w:t>
        </w:r>
      </w:ins>
      <w:ins w:id="854" w:author="hp" w:date="2021-01-21T15:32:00Z">
        <w:r w:rsidRPr="00F17913">
          <w:rPr>
            <w:sz w:val="18"/>
            <w:lang w:val="fr-CM"/>
            <w:rPrChange w:id="855" w:author="hp" w:date="2021-01-21T15:54:00Z">
              <w:rPr>
                <w:rFonts w:ascii="Helvetica-Condensed" w:eastAsia="Open Sans" w:hAnsi="Helvetica-Condensed" w:cs="Helvetica-Condensed"/>
                <w:color w:val="000000"/>
                <w:sz w:val="16"/>
                <w:szCs w:val="16"/>
                <w:lang w:val="fr-CM"/>
              </w:rPr>
            </w:rPrChange>
          </w:rPr>
          <w:t xml:space="preserve">e0008700. </w:t>
        </w:r>
      </w:ins>
      <w:ins w:id="856" w:author="hp" w:date="2021-01-21T15:33:00Z">
        <w:r w:rsidR="009A0B97" w:rsidRPr="009A0B97">
          <w:rPr>
            <w:sz w:val="18"/>
            <w:rPrChange w:id="857" w:author="hp" w:date="2021-01-21T15:33:00Z">
              <w:rPr>
                <w:rFonts w:ascii="Helvetica-Condensed" w:eastAsia="Open Sans" w:hAnsi="Helvetica-Condensed" w:cs="Helvetica-Condensed"/>
                <w:color w:val="2C5CFB"/>
                <w:sz w:val="16"/>
                <w:szCs w:val="16"/>
                <w:lang w:val="fr-CM"/>
              </w:rPr>
            </w:rPrChange>
          </w:rPr>
          <w:fldChar w:fldCharType="begin"/>
        </w:r>
        <w:r w:rsidR="009A0B97" w:rsidRPr="00F17913">
          <w:rPr>
            <w:sz w:val="18"/>
            <w:lang w:val="fr-CM"/>
            <w:rPrChange w:id="858" w:author="hp" w:date="2021-01-21T15:54:00Z">
              <w:rPr>
                <w:rFonts w:ascii="Helvetica-Condensed" w:eastAsia="Open Sans" w:hAnsi="Helvetica-Condensed" w:cs="Helvetica-Condensed"/>
                <w:color w:val="2C5CFB"/>
                <w:sz w:val="16"/>
                <w:szCs w:val="16"/>
                <w:lang w:val="fr-CM"/>
              </w:rPr>
            </w:rPrChange>
          </w:rPr>
          <w:instrText xml:space="preserve"> HYPERLINK "</w:instrText>
        </w:r>
      </w:ins>
      <w:ins w:id="859" w:author="hp" w:date="2021-01-21T15:32:00Z">
        <w:r w:rsidR="009A0B97" w:rsidRPr="00F17913">
          <w:rPr>
            <w:sz w:val="18"/>
            <w:lang w:val="fr-CM"/>
            <w:rPrChange w:id="860" w:author="hp" w:date="2021-01-21T15:54:00Z">
              <w:rPr>
                <w:rFonts w:ascii="Helvetica-Condensed" w:eastAsia="Open Sans" w:hAnsi="Helvetica-Condensed" w:cs="Helvetica-Condensed"/>
                <w:color w:val="2C5CFB"/>
                <w:sz w:val="16"/>
                <w:szCs w:val="16"/>
                <w:lang w:val="fr-CM"/>
              </w:rPr>
            </w:rPrChange>
          </w:rPr>
          <w:instrText>https://doi.org/10.1371/journal</w:instrText>
        </w:r>
      </w:ins>
      <w:ins w:id="861" w:author="hp" w:date="2021-01-21T15:33:00Z">
        <w:r w:rsidR="009A0B97" w:rsidRPr="00F17913">
          <w:rPr>
            <w:sz w:val="18"/>
            <w:lang w:val="fr-CM"/>
            <w:rPrChange w:id="862" w:author="hp" w:date="2021-01-21T15:54:00Z">
              <w:rPr>
                <w:rFonts w:ascii="Helvetica-Condensed" w:eastAsia="Open Sans" w:hAnsi="Helvetica-Condensed" w:cs="Helvetica-Condensed"/>
                <w:color w:val="2C5CFB"/>
                <w:sz w:val="16"/>
                <w:szCs w:val="16"/>
                <w:lang w:val="fr-CM"/>
              </w:rPr>
            </w:rPrChange>
          </w:rPr>
          <w:instrText xml:space="preserve">" </w:instrText>
        </w:r>
        <w:r w:rsidR="009A0B97" w:rsidRPr="009A0B97">
          <w:rPr>
            <w:sz w:val="18"/>
            <w:rPrChange w:id="863" w:author="hp" w:date="2021-01-21T15:33:00Z">
              <w:rPr>
                <w:rFonts w:ascii="Helvetica-Condensed" w:eastAsia="Open Sans" w:hAnsi="Helvetica-Condensed" w:cs="Helvetica-Condensed"/>
                <w:color w:val="2C5CFB"/>
                <w:sz w:val="16"/>
                <w:szCs w:val="16"/>
                <w:lang w:val="fr-CM"/>
              </w:rPr>
            </w:rPrChange>
          </w:rPr>
          <w:fldChar w:fldCharType="separate"/>
        </w:r>
      </w:ins>
      <w:ins w:id="864" w:author="hp" w:date="2021-01-21T15:32:00Z">
        <w:r w:rsidR="009A0B97" w:rsidRPr="00F17913">
          <w:rPr>
            <w:sz w:val="18"/>
            <w:lang w:val="fr-CM"/>
            <w:rPrChange w:id="865" w:author="hp" w:date="2021-01-21T15:54:00Z">
              <w:rPr>
                <w:rStyle w:val="Hyperlink"/>
                <w:rFonts w:ascii="Helvetica-Condensed" w:eastAsia="Open Sans" w:hAnsi="Helvetica-Condensed" w:cs="Helvetica-Condensed"/>
                <w:sz w:val="16"/>
                <w:szCs w:val="16"/>
                <w:lang w:val="fr-CM"/>
              </w:rPr>
            </w:rPrChange>
          </w:rPr>
          <w:t>https://doi.org/10.1371/journal</w:t>
        </w:r>
      </w:ins>
      <w:ins w:id="866" w:author="hp" w:date="2021-01-21T15:33:00Z">
        <w:r w:rsidR="009A0B97" w:rsidRPr="009A0B97">
          <w:rPr>
            <w:sz w:val="18"/>
            <w:rPrChange w:id="867" w:author="hp" w:date="2021-01-21T15:33:00Z">
              <w:rPr>
                <w:rFonts w:ascii="Helvetica-Condensed" w:eastAsia="Open Sans" w:hAnsi="Helvetica-Condensed" w:cs="Helvetica-Condensed"/>
                <w:color w:val="2C5CFB"/>
                <w:sz w:val="16"/>
                <w:szCs w:val="16"/>
                <w:lang w:val="fr-CM"/>
              </w:rPr>
            </w:rPrChange>
          </w:rPr>
          <w:fldChar w:fldCharType="end"/>
        </w:r>
      </w:ins>
      <w:ins w:id="868" w:author="hp" w:date="2021-01-21T15:32:00Z">
        <w:r w:rsidRPr="00F17913">
          <w:rPr>
            <w:sz w:val="18"/>
            <w:lang w:val="fr-CM"/>
            <w:rPrChange w:id="869" w:author="hp" w:date="2021-01-21T15:54:00Z">
              <w:rPr>
                <w:rFonts w:ascii="Helvetica-Condensed" w:eastAsia="Open Sans" w:hAnsi="Helvetica-Condensed" w:cs="Helvetica-Condensed"/>
                <w:color w:val="2C5CFB"/>
                <w:sz w:val="16"/>
                <w:szCs w:val="16"/>
                <w:lang w:val="fr-CM"/>
              </w:rPr>
            </w:rPrChange>
          </w:rPr>
          <w:t>.</w:t>
        </w:r>
      </w:ins>
      <w:ins w:id="870" w:author="hp" w:date="2021-01-21T15:33:00Z">
        <w:r w:rsidR="009A0B97" w:rsidRPr="00F17913">
          <w:rPr>
            <w:sz w:val="18"/>
            <w:lang w:val="fr-CM"/>
            <w:rPrChange w:id="871" w:author="hp" w:date="2021-01-21T15:54:00Z">
              <w:rPr>
                <w:rFonts w:ascii="Helvetica-Condensed" w:eastAsia="Open Sans" w:hAnsi="Helvetica-Condensed" w:cs="Helvetica-Condensed"/>
                <w:color w:val="000000"/>
                <w:sz w:val="16"/>
                <w:szCs w:val="16"/>
                <w:lang w:val="fr-CM"/>
              </w:rPr>
            </w:rPrChange>
          </w:rPr>
          <w:t xml:space="preserve"> </w:t>
        </w:r>
      </w:ins>
      <w:proofErr w:type="gramStart"/>
      <w:ins w:id="872" w:author="hp" w:date="2021-01-21T15:32:00Z">
        <w:r w:rsidRPr="00F17913">
          <w:rPr>
            <w:sz w:val="18"/>
            <w:lang w:val="fr-CM"/>
            <w:rPrChange w:id="873" w:author="hp" w:date="2021-01-21T15:54:00Z">
              <w:rPr>
                <w:rFonts w:ascii="Helvetica-Condensed" w:eastAsia="Open Sans" w:hAnsi="Helvetica-Condensed" w:cs="Helvetica-Condensed"/>
                <w:color w:val="2C5CFB"/>
                <w:sz w:val="16"/>
                <w:szCs w:val="16"/>
                <w:lang w:val="fr-CM"/>
              </w:rPr>
            </w:rPrChange>
          </w:rPr>
          <w:t>pntd</w:t>
        </w:r>
        <w:proofErr w:type="gramEnd"/>
        <w:r w:rsidRPr="00F17913">
          <w:rPr>
            <w:sz w:val="18"/>
            <w:lang w:val="fr-CM"/>
            <w:rPrChange w:id="874" w:author="hp" w:date="2021-01-21T15:54:00Z">
              <w:rPr>
                <w:rFonts w:ascii="Helvetica-Condensed" w:eastAsia="Open Sans" w:hAnsi="Helvetica-Condensed" w:cs="Helvetica-Condensed"/>
                <w:color w:val="2C5CFB"/>
                <w:sz w:val="16"/>
                <w:szCs w:val="16"/>
                <w:lang w:val="fr-CM"/>
              </w:rPr>
            </w:rPrChange>
          </w:rPr>
          <w:t>.0008700</w:t>
        </w:r>
      </w:ins>
    </w:p>
    <w:p w14:paraId="470C5C15" w14:textId="08E23B5F" w:rsidR="00A60B5B" w:rsidRPr="00A60B5B" w:rsidRDefault="00A60B5B">
      <w:pPr>
        <w:pStyle w:val="Bibliography"/>
        <w:rPr>
          <w:ins w:id="875" w:author="hp" w:date="2021-01-21T15:36:00Z"/>
          <w:sz w:val="18"/>
          <w:rPrChange w:id="876" w:author="hp" w:date="2021-01-21T15:38:00Z">
            <w:rPr>
              <w:ins w:id="877" w:author="hp" w:date="2021-01-21T15:36:00Z"/>
              <w:rFonts w:ascii="OTNEJMScalaSansLF-Bold" w:eastAsia="Open Sans" w:hAnsi="OTNEJMScalaSansLF-Bold" w:cs="OTNEJMScalaSansLF-Bold"/>
              <w:b/>
              <w:bCs/>
              <w:sz w:val="36"/>
              <w:szCs w:val="36"/>
              <w:lang w:val="fr-CM"/>
            </w:rPr>
          </w:rPrChange>
        </w:rPr>
        <w:pPrChange w:id="878" w:author="hp" w:date="2021-01-21T15:37:00Z">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pPr>
        </w:pPrChange>
      </w:pPr>
      <w:ins w:id="879" w:author="hp" w:date="2021-01-21T15:37:00Z">
        <w:r>
          <w:rPr>
            <w:sz w:val="18"/>
          </w:rPr>
          <w:t xml:space="preserve">27. </w:t>
        </w:r>
      </w:ins>
      <w:ins w:id="880" w:author="hp" w:date="2021-01-21T15:36:00Z">
        <w:r w:rsidRPr="00A60B5B">
          <w:rPr>
            <w:sz w:val="18"/>
            <w:rPrChange w:id="881" w:author="hp" w:date="2021-01-21T15:38:00Z">
              <w:rPr>
                <w:rFonts w:ascii="OTNEJMScalaSansLF" w:eastAsia="Open Sans" w:hAnsi="OTNEJMScalaSansLF" w:cs="OTNEJMScalaSansLF"/>
                <w:sz w:val="20"/>
                <w:szCs w:val="20"/>
                <w:lang w:val="en-US"/>
              </w:rPr>
            </w:rPrChange>
          </w:rPr>
          <w:t>Evans</w:t>
        </w:r>
      </w:ins>
      <w:ins w:id="882" w:author="hp" w:date="2021-01-21T15:37:00Z">
        <w:r w:rsidRPr="00A60B5B">
          <w:rPr>
            <w:sz w:val="18"/>
            <w:rPrChange w:id="883" w:author="hp" w:date="2021-01-21T15:38:00Z">
              <w:rPr>
                <w:rFonts w:ascii="OTNEJMScalaSansLF" w:eastAsia="Open Sans" w:hAnsi="OTNEJMScalaSansLF" w:cs="OTNEJMScalaSansLF"/>
                <w:sz w:val="20"/>
                <w:szCs w:val="20"/>
                <w:lang w:val="en-US"/>
              </w:rPr>
            </w:rPrChange>
          </w:rPr>
          <w:t xml:space="preserve"> ML</w:t>
        </w:r>
      </w:ins>
      <w:ins w:id="884" w:author="hp" w:date="2021-01-21T15:36:00Z">
        <w:r w:rsidRPr="00A60B5B">
          <w:rPr>
            <w:sz w:val="18"/>
            <w:rPrChange w:id="885" w:author="hp" w:date="2021-01-21T15:38:00Z">
              <w:rPr>
                <w:rFonts w:ascii="OTNEJMScalaSansLF" w:eastAsia="Open Sans" w:hAnsi="OTNEJMScalaSansLF" w:cs="OTNEJMScalaSansLF"/>
                <w:sz w:val="20"/>
                <w:szCs w:val="20"/>
                <w:lang w:val="en-US"/>
              </w:rPr>
            </w:rPrChange>
          </w:rPr>
          <w:t>, Lindauer</w:t>
        </w:r>
      </w:ins>
      <w:ins w:id="886" w:author="hp" w:date="2021-01-21T15:37:00Z">
        <w:r w:rsidRPr="00A60B5B">
          <w:rPr>
            <w:sz w:val="18"/>
            <w:rPrChange w:id="887" w:author="hp" w:date="2021-01-21T15:38:00Z">
              <w:rPr>
                <w:rFonts w:ascii="OTNEJMScalaSansLF" w:eastAsia="Open Sans" w:hAnsi="OTNEJMScalaSansLF" w:cs="OTNEJMScalaSansLF"/>
                <w:sz w:val="20"/>
                <w:szCs w:val="20"/>
                <w:lang w:val="en-US"/>
              </w:rPr>
            </w:rPrChange>
          </w:rPr>
          <w:t xml:space="preserve"> M, </w:t>
        </w:r>
      </w:ins>
      <w:ins w:id="888" w:author="hp" w:date="2021-01-21T15:36:00Z">
        <w:r w:rsidRPr="00A60B5B">
          <w:rPr>
            <w:sz w:val="18"/>
            <w:rPrChange w:id="889" w:author="hp" w:date="2021-01-21T15:38:00Z">
              <w:rPr>
                <w:rFonts w:ascii="OTNEJMScalaSansLF" w:eastAsia="Open Sans" w:hAnsi="OTNEJMScalaSansLF" w:cs="OTNEJMScalaSansLF"/>
                <w:sz w:val="20"/>
                <w:szCs w:val="20"/>
                <w:lang w:val="en-US"/>
              </w:rPr>
            </w:rPrChange>
          </w:rPr>
          <w:t>Farrell</w:t>
        </w:r>
      </w:ins>
      <w:ins w:id="890" w:author="hp" w:date="2021-01-21T15:37:00Z">
        <w:r w:rsidRPr="00A60B5B">
          <w:rPr>
            <w:sz w:val="18"/>
            <w:rPrChange w:id="891" w:author="hp" w:date="2021-01-21T15:38:00Z">
              <w:rPr>
                <w:rFonts w:ascii="OTNEJMScalaSansLF" w:eastAsia="Open Sans" w:hAnsi="OTNEJMScalaSansLF" w:cs="OTNEJMScalaSansLF"/>
                <w:sz w:val="20"/>
                <w:szCs w:val="20"/>
                <w:lang w:val="en-US"/>
              </w:rPr>
            </w:rPrChange>
          </w:rPr>
          <w:t xml:space="preserve"> ME.  </w:t>
        </w:r>
      </w:ins>
      <w:ins w:id="892" w:author="hp" w:date="2021-01-21T15:36:00Z">
        <w:r w:rsidRPr="00A60B5B">
          <w:rPr>
            <w:sz w:val="18"/>
            <w:rPrChange w:id="893" w:author="hp" w:date="2021-01-21T15:38:00Z">
              <w:rPr>
                <w:rFonts w:ascii="OTNEJMScalaSansLF-Bold" w:eastAsia="Open Sans" w:hAnsi="OTNEJMScalaSansLF-Bold" w:cs="OTNEJMScalaSansLF-Bold"/>
                <w:b/>
                <w:bCs/>
                <w:sz w:val="36"/>
                <w:szCs w:val="36"/>
                <w:lang w:val="fr-CM"/>
              </w:rPr>
            </w:rPrChange>
          </w:rPr>
          <w:t>A Pandemic within a Pandemic — Intimate Partner Violence</w:t>
        </w:r>
      </w:ins>
      <w:ins w:id="894" w:author="hp" w:date="2021-01-21T15:37:00Z">
        <w:r w:rsidRPr="00A60B5B">
          <w:rPr>
            <w:sz w:val="18"/>
            <w:rPrChange w:id="895" w:author="hp" w:date="2021-01-21T15:38:00Z">
              <w:rPr>
                <w:rFonts w:ascii="OTNEJMScalaSansLF-Bold" w:eastAsia="Open Sans" w:hAnsi="OTNEJMScalaSansLF-Bold" w:cs="OTNEJMScalaSansLF-Bold"/>
                <w:b/>
                <w:bCs/>
                <w:sz w:val="36"/>
                <w:szCs w:val="36"/>
                <w:lang w:val="en-US"/>
              </w:rPr>
            </w:rPrChange>
          </w:rPr>
          <w:t xml:space="preserve"> </w:t>
        </w:r>
      </w:ins>
      <w:ins w:id="896" w:author="hp" w:date="2021-01-21T15:36:00Z">
        <w:r w:rsidRPr="00A60B5B">
          <w:rPr>
            <w:sz w:val="18"/>
            <w:rPrChange w:id="897" w:author="hp" w:date="2021-01-21T15:38:00Z">
              <w:rPr>
                <w:rFonts w:ascii="OTNEJMScalaSansLF-Bold" w:eastAsia="Open Sans" w:hAnsi="OTNEJMScalaSansLF-Bold" w:cs="OTNEJMScalaSansLF-Bold"/>
                <w:b/>
                <w:bCs/>
                <w:sz w:val="36"/>
                <w:szCs w:val="36"/>
                <w:lang w:val="fr-CM"/>
              </w:rPr>
            </w:rPrChange>
          </w:rPr>
          <w:t>during Covid-19</w:t>
        </w:r>
      </w:ins>
      <w:ins w:id="898" w:author="hp" w:date="2021-01-21T15:38:00Z">
        <w:r w:rsidRPr="00A60B5B">
          <w:rPr>
            <w:sz w:val="18"/>
            <w:rPrChange w:id="899" w:author="hp" w:date="2021-01-21T15:38:00Z">
              <w:rPr>
                <w:rFonts w:ascii="OTNEJMScalaSansLF-Bold" w:eastAsia="Open Sans" w:hAnsi="OTNEJMScalaSansLF-Bold" w:cs="OTNEJMScalaSansLF-Bold"/>
                <w:b/>
                <w:bCs/>
                <w:sz w:val="36"/>
                <w:szCs w:val="36"/>
                <w:lang w:val="en-US"/>
              </w:rPr>
            </w:rPrChange>
          </w:rPr>
          <w:t xml:space="preserve">. NEJM 2020 </w:t>
        </w:r>
        <w:r w:rsidRPr="00A60B5B">
          <w:rPr>
            <w:sz w:val="18"/>
            <w:rPrChange w:id="900" w:author="hp" w:date="2021-01-21T15:38:00Z">
              <w:rPr>
                <w:rFonts w:ascii="OTNEJMScalaSansLFCap" w:eastAsia="Open Sans" w:hAnsi="OTNEJMScalaSansLFCap" w:cs="OTNEJMScalaSansLFCap"/>
                <w:sz w:val="15"/>
                <w:szCs w:val="15"/>
                <w:lang w:val="fr-CM"/>
              </w:rPr>
            </w:rPrChange>
          </w:rPr>
          <w:t>383;24</w:t>
        </w:r>
      </w:ins>
    </w:p>
    <w:p w14:paraId="579BA697" w14:textId="5C658C77" w:rsidR="00A60B5B" w:rsidRPr="00A60B5B" w:rsidRDefault="00A60B5B" w:rsidP="00A60B5B">
      <w:pPr>
        <w:rPr>
          <w:lang w:val="en-US" w:eastAsia="en-US"/>
          <w:rPrChange w:id="901" w:author="hp" w:date="2021-01-21T15:36:00Z">
            <w:rPr>
              <w:sz w:val="18"/>
            </w:rPr>
          </w:rPrChange>
        </w:rPr>
      </w:pPr>
    </w:p>
    <w:sectPr w:rsidR="00A60B5B" w:rsidRPr="00A60B5B" w:rsidSect="00217B1B">
      <w:headerReference w:type="default" r:id="rId32"/>
      <w:footerReference w:type="default" r:id="rId33"/>
      <w:pgSz w:w="11909" w:h="16834"/>
      <w:pgMar w:top="1251" w:right="849" w:bottom="993" w:left="849" w:header="415" w:footer="0" w:gutter="0"/>
      <w:pgNumType w:start="1"/>
      <w:cols w:space="720" w:equalWidth="0">
        <w:col w:w="10206" w:space="0"/>
      </w:cols>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03" w:author="hp" w:date="2021-01-21T10:33:00Z" w:initials="h">
    <w:p w14:paraId="72BC7EBE" w14:textId="4AD4D25E" w:rsidR="00F20DE7" w:rsidRDefault="00F20DE7">
      <w:pPr>
        <w:pStyle w:val="CommentText"/>
      </w:pPr>
      <w:r>
        <w:rPr>
          <w:rStyle w:val="CommentReference"/>
        </w:rPr>
        <w:annotationRef/>
      </w:r>
      <w:r>
        <w:t>In the legend is written only IgG, what is the correct sentence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2BC7E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3D6F6" w16cex:dateUtc="2021-01-21T0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2BC7EBE" w16cid:durableId="23B3D6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ADCE0D" w14:textId="77777777" w:rsidR="001A3596" w:rsidRDefault="001A3596">
      <w:pPr>
        <w:spacing w:line="240" w:lineRule="auto"/>
      </w:pPr>
      <w:r>
        <w:separator/>
      </w:r>
    </w:p>
    <w:p w14:paraId="30C69108" w14:textId="77777777" w:rsidR="001A3596" w:rsidRDefault="001A3596"/>
    <w:p w14:paraId="4CB69E3F" w14:textId="77777777" w:rsidR="001A3596" w:rsidRDefault="001A3596"/>
  </w:endnote>
  <w:endnote w:type="continuationSeparator" w:id="0">
    <w:p w14:paraId="31FD98F7" w14:textId="77777777" w:rsidR="001A3596" w:rsidRDefault="001A3596">
      <w:pPr>
        <w:spacing w:line="240" w:lineRule="auto"/>
      </w:pPr>
      <w:r>
        <w:continuationSeparator/>
      </w:r>
    </w:p>
    <w:p w14:paraId="68E219EA" w14:textId="77777777" w:rsidR="001A3596" w:rsidRDefault="001A3596"/>
    <w:p w14:paraId="45090C36" w14:textId="77777777" w:rsidR="001A3596" w:rsidRDefault="001A35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Helvetica"/>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DejaVu Sans Condensed">
    <w:altName w:val="Verdana"/>
    <w:charset w:val="00"/>
    <w:family w:val="swiss"/>
    <w:pitch w:val="variable"/>
    <w:sig w:usb0="00000003" w:usb1="00000000" w:usb2="00000000" w:usb3="00000000" w:csb0="00000001" w:csb1="00000000"/>
  </w:font>
  <w:font w:name="Avenir Medium">
    <w:altName w:val="Calibri"/>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haker 2 Lancet">
    <w:altName w:val="Calibri"/>
    <w:panose1 w:val="00000000000000000000"/>
    <w:charset w:val="00"/>
    <w:family w:val="swiss"/>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DejaVu Math TeX Gyre">
    <w:altName w:val="Calibri"/>
    <w:charset w:val="00"/>
    <w:family w:val="auto"/>
    <w:pitch w:val="default"/>
  </w:font>
  <w:font w:name="Avenir Light">
    <w:altName w:val="Calibri"/>
    <w:charset w:val="4D"/>
    <w:family w:val="swiss"/>
    <w:pitch w:val="variable"/>
    <w:sig w:usb0="800000AF" w:usb1="5000204A" w:usb2="00000000" w:usb3="00000000" w:csb0="0000009B" w:csb1="00000000"/>
  </w:font>
  <w:font w:name="Baghdad">
    <w:altName w:val="﷽﷽﷽﷽﷽﷽﷽﷽"/>
    <w:charset w:val="B2"/>
    <w:family w:val="auto"/>
    <w:pitch w:val="variable"/>
    <w:sig w:usb0="80002003" w:usb1="80000000" w:usb2="00000008" w:usb3="00000000" w:csb0="00000040" w:csb1="00000000"/>
  </w:font>
  <w:font w:name="Comfortaa">
    <w:altName w:val="Times New Roman"/>
    <w:charset w:val="00"/>
    <w:family w:val="auto"/>
    <w:pitch w:val="default"/>
  </w:font>
  <w:font w:name="Antique Olive">
    <w:altName w:val="Calibri"/>
    <w:panose1 w:val="00000000000000000000"/>
    <w:charset w:val="00"/>
    <w:family w:val="swiss"/>
    <w:notTrueType/>
    <w:pitch w:val="variable"/>
    <w:sig w:usb0="00000003" w:usb1="00000000" w:usb2="00000000" w:usb3="00000000" w:csb0="00000001" w:csb1="00000000"/>
  </w:font>
  <w:font w:name="Avenir Book">
    <w:altName w:val="Tw Cen MT"/>
    <w:charset w:val="00"/>
    <w:family w:val="auto"/>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Roboto">
    <w:altName w:val="Arial"/>
    <w:charset w:val="00"/>
    <w:family w:val="auto"/>
    <w:pitch w:val="variable"/>
    <w:sig w:usb0="E00002FF" w:usb1="5000205B" w:usb2="00000020" w:usb3="00000000" w:csb0="0000019F" w:csb1="00000000"/>
  </w:font>
  <w:font w:name="OpenSans">
    <w:altName w:val="Calibri"/>
    <w:charset w:val="00"/>
    <w:family w:val="swiss"/>
    <w:pitch w:val="variable"/>
    <w:sig w:usb0="E00002EF" w:usb1="4000205B" w:usb2="00000028" w:usb3="00000000" w:csb0="0000019F" w:csb1="00000000"/>
  </w:font>
  <w:font w:name="GuardianTextEgypGR-Medium">
    <w:altName w:val="Calibri"/>
    <w:panose1 w:val="00000000000000000000"/>
    <w:charset w:val="00"/>
    <w:family w:val="auto"/>
    <w:notTrueType/>
    <w:pitch w:val="default"/>
    <w:sig w:usb0="00000003" w:usb1="00000000" w:usb2="00000000" w:usb3="00000000" w:csb0="00000001" w:csb1="00000000"/>
  </w:font>
  <w:font w:name="GuardianSans-Semibold">
    <w:altName w:val="Calibri"/>
    <w:panose1 w:val="00000000000000000000"/>
    <w:charset w:val="00"/>
    <w:family w:val="auto"/>
    <w:notTrueType/>
    <w:pitch w:val="default"/>
    <w:sig w:usb0="00000003" w:usb1="00000000" w:usb2="00000000" w:usb3="00000000" w:csb0="00000001" w:csb1="00000000"/>
  </w:font>
  <w:font w:name="Helvetica-Condensed">
    <w:altName w:val="Arial"/>
    <w:panose1 w:val="00000000000000000000"/>
    <w:charset w:val="00"/>
    <w:family w:val="auto"/>
    <w:notTrueType/>
    <w:pitch w:val="default"/>
    <w:sig w:usb0="00000003" w:usb1="00000000" w:usb2="00000000" w:usb3="00000000" w:csb0="00000001" w:csb1="00000000"/>
  </w:font>
  <w:font w:name="OTNEJMScalaSansLF-Bold">
    <w:altName w:val="Calibri"/>
    <w:panose1 w:val="00000000000000000000"/>
    <w:charset w:val="00"/>
    <w:family w:val="swiss"/>
    <w:notTrueType/>
    <w:pitch w:val="default"/>
    <w:sig w:usb0="00000003" w:usb1="00000000" w:usb2="00000000" w:usb3="00000000" w:csb0="00000001" w:csb1="00000000"/>
  </w:font>
  <w:font w:name="OTNEJMScalaSansLF">
    <w:altName w:val="Calibri"/>
    <w:panose1 w:val="00000000000000000000"/>
    <w:charset w:val="00"/>
    <w:family w:val="swiss"/>
    <w:notTrueType/>
    <w:pitch w:val="default"/>
    <w:sig w:usb0="00000003" w:usb1="00000000" w:usb2="00000000" w:usb3="00000000" w:csb0="00000001" w:csb1="00000000"/>
  </w:font>
  <w:font w:name="OTNEJMScalaSansLFCap">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9232025"/>
      <w:docPartObj>
        <w:docPartGallery w:val="Page Numbers (Bottom of Page)"/>
        <w:docPartUnique/>
      </w:docPartObj>
    </w:sdtPr>
    <w:sdtEndPr>
      <w:rPr>
        <w:rStyle w:val="PageNumber"/>
      </w:rPr>
    </w:sdtEndPr>
    <w:sdtContent>
      <w:p w14:paraId="7F62DA88" w14:textId="77777777" w:rsidR="00ED6AFF" w:rsidRDefault="00ED6AFF" w:rsidP="004071B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669FFA" w14:textId="77777777" w:rsidR="00ED6AFF" w:rsidRDefault="00ED6AFF">
    <w:pPr>
      <w:pStyle w:val="Footer"/>
    </w:pPr>
  </w:p>
  <w:p w14:paraId="3F8B28BB" w14:textId="77777777" w:rsidR="00ED6AFF" w:rsidRDefault="00ED6AFF"/>
  <w:p w14:paraId="14D64A58" w14:textId="77777777" w:rsidR="00ED6AFF" w:rsidRDefault="00ED6AF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46F235" w14:textId="491CECBC" w:rsidR="00ED6AFF" w:rsidRPr="002F1C03" w:rsidRDefault="00ED6AFF" w:rsidP="00A65D71">
    <w:pPr>
      <w:rPr>
        <w:color w:val="2C969C"/>
        <w:sz w:val="16"/>
        <w:szCs w:val="16"/>
        <w:lang w:val="fr-CH"/>
      </w:rPr>
    </w:pPr>
    <w:r w:rsidRPr="0077427E">
      <w:rPr>
        <w:noProof/>
        <w:color w:val="2C969C"/>
      </w:rPr>
      <mc:AlternateContent>
        <mc:Choice Requires="wps">
          <w:drawing>
            <wp:anchor distT="114300" distB="114300" distL="114300" distR="114300" simplePos="0" relativeHeight="251660288" behindDoc="0" locked="0" layoutInCell="1" allowOverlap="1" wp14:anchorId="02A35384" wp14:editId="3ECFA57D">
              <wp:simplePos x="0" y="0"/>
              <wp:positionH relativeFrom="column">
                <wp:posOffset>635</wp:posOffset>
              </wp:positionH>
              <wp:positionV relativeFrom="paragraph">
                <wp:posOffset>-18513</wp:posOffset>
              </wp:positionV>
              <wp:extent cx="6480000" cy="17342"/>
              <wp:effectExtent l="0" t="12700" r="35560" b="33655"/>
              <wp:wrapSquare wrapText="bothSides"/>
              <wp:docPr id="4" name="Straight Arrow Connector 2"/>
              <wp:cNvGraphicFramePr/>
              <a:graphic xmlns:a="http://schemas.openxmlformats.org/drawingml/2006/main">
                <a:graphicData uri="http://schemas.microsoft.com/office/word/2010/wordprocessingShape">
                  <wps:wsp>
                    <wps:cNvCnPr/>
                    <wps:spPr bwMode="auto">
                      <a:xfrm rot="10800000" flipH="1">
                        <a:off x="0" y="0"/>
                        <a:ext cx="6480000" cy="17342"/>
                      </a:xfrm>
                      <a:prstGeom prst="straightConnector1">
                        <a:avLst/>
                      </a:prstGeom>
                      <a:noFill/>
                      <a:ln w="38100" cap="flat" cmpd="sng">
                        <a:solidFill>
                          <a:srgbClr val="824F20">
                            <a:alpha val="50196"/>
                          </a:srgbClr>
                        </a:solidFill>
                        <a:prstDash val="solid"/>
                        <a:round/>
                        <a:headEnd type="none" w="med" len="med"/>
                        <a:tailEnd type="none" w="med" len="med"/>
                      </a:ln>
                    </wps:spPr>
                    <wps:bodyPr/>
                  </wps:wsp>
                </a:graphicData>
              </a:graphic>
            </wp:anchor>
          </w:drawing>
        </mc:Choice>
        <mc:Fallback>
          <w:pict>
            <v:shapetype w14:anchorId="0653A991" id="_x0000_t32" coordsize="21600,21600" o:spt="32" o:oned="t" path="m,l21600,21600e" filled="f">
              <v:path arrowok="t" fillok="f" o:connecttype="none"/>
              <o:lock v:ext="edit" shapetype="t"/>
            </v:shapetype>
            <v:shape id="Straight Arrow Connector 2" o:spid="_x0000_s1026" type="#_x0000_t32" style="position:absolute;margin-left:.05pt;margin-top:-1.45pt;width:510.25pt;height:1.35pt;rotation:180;flip:x;z-index:251660288;visibility:visible;mso-wrap-style:square;mso-wrap-distance-left:9pt;mso-wrap-distance-top:9pt;mso-wrap-distance-right:9pt;mso-wrap-distance-bottom:9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" strokecolor="#824f20" strokeweight="3pt">
              <v:stroke opacity="32896f"/>
              <w10:wrap type="square"/>
            </v:shape>
          </w:pict>
        </mc:Fallback>
      </mc:AlternateContent>
    </w:r>
    <w:r w:rsidRPr="002F1C03">
      <w:rPr>
        <w:color w:val="2C969C"/>
        <w:sz w:val="16"/>
        <w:szCs w:val="16"/>
        <w:lang w:val="fr-CH"/>
      </w:rPr>
      <w:t>ASCRES • CIRES • MINSANTE • CIRCB • GIZ •</w:t>
    </w:r>
    <w:r>
      <w:rPr>
        <w:color w:val="2C969C"/>
        <w:sz w:val="16"/>
        <w:szCs w:val="16"/>
        <w:lang w:val="fr-CH"/>
      </w:rPr>
      <w:t xml:space="preserve"> </w:t>
    </w:r>
    <w:proofErr w:type="spellStart"/>
    <w:r>
      <w:rPr>
        <w:color w:val="2C969C"/>
        <w:sz w:val="16"/>
        <w:szCs w:val="16"/>
        <w:lang w:val="fr-CH"/>
      </w:rPr>
      <w:t>UniGe</w:t>
    </w:r>
    <w:proofErr w:type="spellEnd"/>
    <w:r w:rsidRPr="002F1C03">
      <w:rPr>
        <w:color w:val="2C969C"/>
        <w:sz w:val="16"/>
        <w:szCs w:val="16"/>
        <w:lang w:val="fr-CH"/>
      </w:rPr>
      <w:t xml:space="preserve"> •</w:t>
    </w:r>
    <w:r>
      <w:rPr>
        <w:color w:val="2C969C"/>
        <w:sz w:val="16"/>
        <w:szCs w:val="16"/>
        <w:lang w:val="fr-CH"/>
      </w:rPr>
      <w:t xml:space="preserve"> Canton Geneva</w:t>
    </w:r>
    <w:sdt>
      <w:sdtPr>
        <w:rPr>
          <w:rStyle w:val="PageNumber"/>
          <w:color w:val="2C969C"/>
        </w:rPr>
        <w:id w:val="1185027589"/>
        <w:docPartObj>
          <w:docPartGallery w:val="Page Numbers (Bottom of Page)"/>
          <w:docPartUnique/>
        </w:docPartObj>
      </w:sdtPr>
      <w:sdtEndPr>
        <w:rPr>
          <w:rStyle w:val="PageNumber"/>
        </w:rPr>
      </w:sdtEndPr>
      <w:sdtContent>
        <w:r w:rsidRPr="002F1C03">
          <w:rPr>
            <w:rStyle w:val="PageNumber"/>
            <w:color w:val="2C969C"/>
            <w:lang w:val="fr-CH"/>
          </w:rPr>
          <w:t xml:space="preserve">                          </w:t>
        </w:r>
        <w:r w:rsidRPr="00A65D71">
          <w:rPr>
            <w:rStyle w:val="PageNumber"/>
            <w:b/>
            <w:bCs/>
            <w:color w:val="2C969C"/>
            <w:sz w:val="18"/>
            <w:szCs w:val="16"/>
          </w:rPr>
          <w:fldChar w:fldCharType="begin"/>
        </w:r>
        <w:r w:rsidRPr="002F1C03">
          <w:rPr>
            <w:rStyle w:val="PageNumber"/>
            <w:b/>
            <w:bCs/>
            <w:color w:val="2C969C"/>
            <w:sz w:val="18"/>
            <w:szCs w:val="16"/>
            <w:lang w:val="fr-CH"/>
          </w:rPr>
          <w:instrText xml:space="preserve"> PAGE </w:instrText>
        </w:r>
        <w:r w:rsidRPr="00A65D71">
          <w:rPr>
            <w:rStyle w:val="PageNumber"/>
            <w:b/>
            <w:bCs/>
            <w:color w:val="2C969C"/>
            <w:sz w:val="18"/>
            <w:szCs w:val="16"/>
          </w:rPr>
          <w:fldChar w:fldCharType="separate"/>
        </w:r>
        <w:r w:rsidRPr="002F1C03">
          <w:rPr>
            <w:rStyle w:val="PageNumber"/>
            <w:b/>
            <w:bCs/>
            <w:noProof/>
            <w:color w:val="2C969C"/>
            <w:sz w:val="18"/>
            <w:szCs w:val="16"/>
            <w:lang w:val="fr-CH"/>
          </w:rPr>
          <w:t>3</w:t>
        </w:r>
        <w:r w:rsidRPr="00A65D71">
          <w:rPr>
            <w:rStyle w:val="PageNumber"/>
            <w:b/>
            <w:bCs/>
            <w:color w:val="2C969C"/>
            <w:sz w:val="18"/>
            <w:szCs w:val="16"/>
          </w:rPr>
          <w:fldChar w:fldCharType="end"/>
        </w:r>
        <w:r w:rsidRPr="002F1C03">
          <w:rPr>
            <w:rStyle w:val="PageNumber"/>
            <w:color w:val="2C969C"/>
            <w:sz w:val="18"/>
            <w:szCs w:val="16"/>
            <w:lang w:val="fr-CH"/>
          </w:rPr>
          <w:t xml:space="preserve"> </w:t>
        </w:r>
      </w:sdtContent>
    </w:sdt>
    <w:r w:rsidRPr="002F1C03">
      <w:rPr>
        <w:color w:val="2C969C"/>
        <w:sz w:val="16"/>
        <w:szCs w:val="16"/>
        <w:lang w:val="fr-CH"/>
      </w:rPr>
      <w:t xml:space="preserve">     </w:t>
    </w:r>
  </w:p>
  <w:p w14:paraId="76C69758" w14:textId="6A00C5C0" w:rsidR="00ED6AFF" w:rsidRPr="002F1C03" w:rsidRDefault="00ED6AFF" w:rsidP="007E649B">
    <w:pPr>
      <w:pStyle w:val="Footer"/>
      <w:rPr>
        <w:lang w:val="fr-CH"/>
      </w:rPr>
    </w:pPr>
    <w:r w:rsidRPr="002F1C03">
      <w:rPr>
        <w:rStyle w:val="PageNumber"/>
        <w:lang w:val="fr-CH"/>
      </w:rPr>
      <w:tab/>
    </w:r>
  </w:p>
  <w:p w14:paraId="270903A0" w14:textId="77777777" w:rsidR="00ED6AFF" w:rsidRPr="002F1C03" w:rsidRDefault="00ED6AFF">
    <w:pPr>
      <w:rPr>
        <w:lang w:val="fr-CH"/>
      </w:rPr>
    </w:pPr>
  </w:p>
  <w:p w14:paraId="38551BCB" w14:textId="77777777" w:rsidR="00ED6AFF" w:rsidRPr="0025156A" w:rsidRDefault="00ED6AFF">
    <w:pPr>
      <w:rPr>
        <w:lang w:val="fr-C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99EDC5" w14:textId="77777777" w:rsidR="001A3596" w:rsidRDefault="001A3596">
      <w:pPr>
        <w:spacing w:line="240" w:lineRule="auto"/>
      </w:pPr>
      <w:r>
        <w:separator/>
      </w:r>
    </w:p>
    <w:p w14:paraId="5A4350C4" w14:textId="77777777" w:rsidR="001A3596" w:rsidRDefault="001A3596"/>
    <w:p w14:paraId="637E63DD" w14:textId="77777777" w:rsidR="001A3596" w:rsidRDefault="001A3596"/>
  </w:footnote>
  <w:footnote w:type="continuationSeparator" w:id="0">
    <w:p w14:paraId="1C961A5F" w14:textId="77777777" w:rsidR="001A3596" w:rsidRDefault="001A3596">
      <w:pPr>
        <w:spacing w:line="240" w:lineRule="auto"/>
      </w:pPr>
      <w:r>
        <w:continuationSeparator/>
      </w:r>
    </w:p>
    <w:p w14:paraId="457E6968" w14:textId="77777777" w:rsidR="001A3596" w:rsidRDefault="001A3596"/>
    <w:p w14:paraId="1D9EA2C9" w14:textId="77777777" w:rsidR="001A3596" w:rsidRDefault="001A359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8FB29" w14:textId="6C6C432D" w:rsidR="00ED6AFF" w:rsidRPr="008213DB" w:rsidRDefault="00ED6AFF" w:rsidP="008E602F">
    <w:pPr>
      <w:spacing w:line="240" w:lineRule="auto"/>
      <w:jc w:val="center"/>
      <w:rPr>
        <w:b/>
        <w:color w:val="F9983D"/>
        <w:sz w:val="14"/>
        <w:szCs w:val="14"/>
      </w:rPr>
    </w:pPr>
    <w:r w:rsidRPr="008213DB">
      <w:rPr>
        <w:noProof/>
        <w:color w:val="2C969C"/>
      </w:rPr>
      <mc:AlternateContent>
        <mc:Choice Requires="wps">
          <w:drawing>
            <wp:anchor distT="114300" distB="114300" distL="114300" distR="114300" simplePos="0" relativeHeight="251658240" behindDoc="0" locked="0" layoutInCell="1" allowOverlap="1" wp14:anchorId="2E6B9CDE" wp14:editId="55556861">
              <wp:simplePos x="0" y="0"/>
              <wp:positionH relativeFrom="column">
                <wp:posOffset>-142240</wp:posOffset>
              </wp:positionH>
              <wp:positionV relativeFrom="paragraph">
                <wp:posOffset>104184</wp:posOffset>
              </wp:positionV>
              <wp:extent cx="1341120" cy="372745"/>
              <wp:effectExtent l="0" t="0" r="508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41120" cy="372745"/>
                      </a:xfrm>
                      <a:prstGeom prst="rect">
                        <a:avLst/>
                      </a:prstGeom>
                      <a:solidFill>
                        <a:srgbClr val="824F20">
                          <a:alpha val="49804"/>
                        </a:srgbClr>
                      </a:solidFill>
                      <a:ln>
                        <a:noFill/>
                      </a:ln>
                    </wps:spPr>
                    <wps:txbx>
                      <w:txbxContent>
                        <w:p w14:paraId="58913711" w14:textId="38B29AC5" w:rsidR="00ED6AFF" w:rsidRPr="0022738E" w:rsidRDefault="00ED6AFF">
                          <w:pPr>
                            <w:spacing w:line="240" w:lineRule="auto"/>
                            <w:rPr>
                              <w:color w:val="FFFFFF"/>
                              <w:sz w:val="6"/>
                              <w:szCs w:val="6"/>
                              <w:highlight w:val="none"/>
                            </w:rPr>
                          </w:pPr>
                          <w:r w:rsidRPr="0022738E">
                            <w:rPr>
                              <w:rFonts w:ascii="Arial" w:eastAsia="Arial" w:hAnsi="Arial" w:cs="Arial"/>
                              <w:color w:val="FFFFFF" w:themeColor="background1"/>
                              <w:sz w:val="20"/>
                              <w:szCs w:val="6"/>
                              <w:highlight w:val="none"/>
                            </w:rPr>
                            <w:t xml:space="preserve">          </w:t>
                          </w:r>
                          <w:r>
                            <w:rPr>
                              <w:rFonts w:ascii="Arial" w:eastAsia="Arial" w:hAnsi="Arial" w:cs="Arial"/>
                              <w:color w:val="FFFFFF" w:themeColor="background1"/>
                              <w:sz w:val="20"/>
                              <w:szCs w:val="6"/>
                              <w:highlight w:val="none"/>
                            </w:rPr>
                            <w:t>EpiCO 19</w:t>
                          </w:r>
                          <w:r w:rsidRPr="0022738E">
                            <w:rPr>
                              <w:rFonts w:ascii="Arial" w:eastAsia="Arial" w:hAnsi="Arial" w:cs="Arial"/>
                              <w:color w:val="FFFFFF" w:themeColor="background1"/>
                              <w:sz w:val="20"/>
                              <w:szCs w:val="6"/>
                              <w:highlight w:val="none"/>
                            </w:rPr>
                            <w:t xml:space="preserve"> </w:t>
                          </w:r>
                        </w:p>
                      </w:txbxContent>
                    </wps:txbx>
                    <wps:bodyPr spcFirstLastPara="1" wrap="square" lIns="91425" tIns="91425" rIns="91425" bIns="91425" anchor="ctr" anchorCtr="0">
                      <a:noAutofit/>
                    </wps:bodyPr>
                  </wps:wsp>
                </a:graphicData>
              </a:graphic>
            </wp:anchor>
          </w:drawing>
        </mc:Choice>
        <mc:Fallback>
          <w:pict>
            <v:rect w14:anchorId="2E6B9CDE" id="Text Box 1" o:spid="_x0000_s1045" style="position:absolute;left:0;text-align:left;margin-left:-11.2pt;margin-top:8.2pt;width:105.6pt;height:29.35pt;z-index:25165824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" fillcolor="#824f20" stroked="f">
              <v:fill opacity="32639f"/>
              <v:textbox inset="2.53958mm,2.53958mm,2.53958mm,2.53958mm">
                <w:txbxContent>
                  <w:p w14:paraId="58913711" w14:textId="38B29AC5" w:rsidR="00ED6AFF" w:rsidRPr="0022738E" w:rsidRDefault="00ED6AFF">
                    <w:pPr>
                      <w:spacing w:line="240" w:lineRule="auto"/>
                      <w:rPr>
                        <w:color w:val="FFFFFF"/>
                        <w:sz w:val="6"/>
                        <w:szCs w:val="6"/>
                        <w:highlight w:val="none"/>
                      </w:rPr>
                    </w:pPr>
                    <w:r w:rsidRPr="0022738E">
                      <w:rPr>
                        <w:rFonts w:ascii="Arial" w:eastAsia="Arial" w:hAnsi="Arial" w:cs="Arial"/>
                        <w:color w:val="FFFFFF" w:themeColor="background1"/>
                        <w:sz w:val="20"/>
                        <w:szCs w:val="6"/>
                        <w:highlight w:val="none"/>
                      </w:rPr>
                      <w:t xml:space="preserve">          </w:t>
                    </w:r>
                    <w:r>
                      <w:rPr>
                        <w:rFonts w:ascii="Arial" w:eastAsia="Arial" w:hAnsi="Arial" w:cs="Arial"/>
                        <w:color w:val="FFFFFF" w:themeColor="background1"/>
                        <w:sz w:val="20"/>
                        <w:szCs w:val="6"/>
                        <w:highlight w:val="none"/>
                      </w:rPr>
                      <w:t>EpiCO 19</w:t>
                    </w:r>
                    <w:r w:rsidRPr="0022738E">
                      <w:rPr>
                        <w:rFonts w:ascii="Arial" w:eastAsia="Arial" w:hAnsi="Arial" w:cs="Arial"/>
                        <w:color w:val="FFFFFF" w:themeColor="background1"/>
                        <w:sz w:val="20"/>
                        <w:szCs w:val="6"/>
                        <w:highlight w:val="none"/>
                      </w:rPr>
                      <w:t xml:space="preserve"> </w:t>
                    </w:r>
                  </w:p>
                </w:txbxContent>
              </v:textbox>
              <w10:wrap type="square"/>
            </v:rect>
          </w:pict>
        </mc:Fallback>
      </mc:AlternateContent>
    </w:r>
    <w:r w:rsidRPr="008213DB">
      <w:rPr>
        <w:b/>
        <w:color w:val="2C969C"/>
        <w:sz w:val="14"/>
        <w:szCs w:val="14"/>
      </w:rPr>
      <w:t>Epidemiological survey and active screening for COVID-19</w:t>
    </w:r>
  </w:p>
  <w:p w14:paraId="17480E44" w14:textId="7A815429" w:rsidR="00ED6AFF" w:rsidRDefault="00ED6AFF">
    <w:pPr>
      <w:spacing w:line="240" w:lineRule="auto"/>
      <w:jc w:val="right"/>
      <w:rPr>
        <w:sz w:val="12"/>
        <w:szCs w:val="12"/>
      </w:rPr>
    </w:pPr>
    <w:r>
      <w:rPr>
        <w:sz w:val="12"/>
        <w:szCs w:val="12"/>
      </w:rPr>
      <w:t xml:space="preserve"> Jan 2021</w:t>
    </w:r>
  </w:p>
  <w:p w14:paraId="6601D726" w14:textId="2ADD1655" w:rsidR="00ED6AFF" w:rsidRPr="007F3F9A" w:rsidRDefault="00ED6AFF" w:rsidP="007F3F9A">
    <w:pPr>
      <w:tabs>
        <w:tab w:val="left" w:pos="3600"/>
        <w:tab w:val="right" w:pos="8135"/>
      </w:tabs>
      <w:spacing w:line="240" w:lineRule="auto"/>
      <w:rPr>
        <w:color w:val="2C969C"/>
        <w:sz w:val="12"/>
        <w:szCs w:val="12"/>
      </w:rPr>
    </w:pPr>
    <w:r>
      <w:rPr>
        <w:color w:val="2C969C"/>
        <w:sz w:val="12"/>
        <w:szCs w:val="12"/>
        <w:lang w:val="en-US"/>
      </w:rPr>
      <w:tab/>
    </w:r>
    <w:r>
      <w:rPr>
        <w:noProof/>
      </w:rPr>
      <mc:AlternateContent>
        <mc:Choice Requires="wps">
          <w:drawing>
            <wp:anchor distT="114300" distB="114300" distL="114300" distR="114300" simplePos="0" relativeHeight="251662336" behindDoc="0" locked="0" layoutInCell="1" allowOverlap="1" wp14:anchorId="1C8DA89E" wp14:editId="10F861D9">
              <wp:simplePos x="0" y="0"/>
              <wp:positionH relativeFrom="column">
                <wp:posOffset>1238885</wp:posOffset>
              </wp:positionH>
              <wp:positionV relativeFrom="paragraph">
                <wp:posOffset>222885</wp:posOffset>
              </wp:positionV>
              <wp:extent cx="5296535" cy="0"/>
              <wp:effectExtent l="0" t="12700" r="37465" b="25400"/>
              <wp:wrapSquare wrapText="bothSides"/>
              <wp:docPr id="2" name="Straight Arrow Connector 12"/>
              <wp:cNvGraphicFramePr/>
              <a:graphic xmlns:a="http://schemas.openxmlformats.org/drawingml/2006/main">
                <a:graphicData uri="http://schemas.microsoft.com/office/word/2010/wordprocessingShape">
                  <wps:wsp>
                    <wps:cNvCnPr/>
                    <wps:spPr bwMode="auto">
                      <a:xfrm rot="10800000" flipH="1" flipV="1">
                        <a:off x="0" y="0"/>
                        <a:ext cx="5296535" cy="0"/>
                      </a:xfrm>
                      <a:prstGeom prst="straightConnector1">
                        <a:avLst/>
                      </a:prstGeom>
                      <a:noFill/>
                      <a:ln w="38100" cap="flat" cmpd="sng">
                        <a:solidFill>
                          <a:srgbClr val="824F20">
                            <a:alpha val="50196"/>
                          </a:srgbClr>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shapetype w14:anchorId="236484C8" id="_x0000_t32" coordsize="21600,21600" o:spt="32" o:oned="t" path="m,l21600,21600e" filled="f">
              <v:path arrowok="t" fillok="f" o:connecttype="none"/>
              <o:lock v:ext="edit" shapetype="t"/>
            </v:shapetype>
            <v:shape id="Straight Arrow Connector 12" o:spid="_x0000_s1026" type="#_x0000_t32" style="position:absolute;margin-left:97.55pt;margin-top:17.55pt;width:417.05pt;height:0;rotation:180;flip:x y;z-index:251662336;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" strokecolor="#824f20" strokeweight="3pt">
              <v:stroke opacity="32896f"/>
              <w10:wrap type="square"/>
            </v:shape>
          </w:pict>
        </mc:Fallback>
      </mc:AlternateContent>
    </w:r>
    <w:r w:rsidRPr="0077427E">
      <w:rPr>
        <w:color w:val="2C969C"/>
        <w:sz w:val="12"/>
        <w:szCs w:val="12"/>
        <w:lang w:val="en-US"/>
      </w:rPr>
      <w:t xml:space="preserve"> </w:t>
    </w:r>
  </w:p>
  <w:p w14:paraId="37716637" w14:textId="77777777" w:rsidR="00ED6AFF" w:rsidRDefault="00ED6AF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A5C40"/>
    <w:multiLevelType w:val="hybridMultilevel"/>
    <w:tmpl w:val="B9E2BB82"/>
    <w:lvl w:ilvl="0" w:tplc="2264DB06">
      <w:start w:val="1"/>
      <w:numFmt w:val="decimal"/>
      <w:lvlText w:val="%1."/>
      <w:lvlJc w:val="left"/>
      <w:pPr>
        <w:ind w:left="450" w:hanging="360"/>
      </w:pPr>
    </w:lvl>
    <w:lvl w:ilvl="1" w:tplc="F60E238C">
      <w:start w:val="1"/>
      <w:numFmt w:val="lowerLetter"/>
      <w:lvlText w:val="%2."/>
      <w:lvlJc w:val="left"/>
      <w:pPr>
        <w:ind w:left="1170" w:hanging="360"/>
      </w:pPr>
    </w:lvl>
    <w:lvl w:ilvl="2" w:tplc="1D9E8596">
      <w:start w:val="1"/>
      <w:numFmt w:val="lowerRoman"/>
      <w:lvlText w:val="%3."/>
      <w:lvlJc w:val="right"/>
      <w:pPr>
        <w:ind w:left="1890" w:hanging="180"/>
      </w:pPr>
    </w:lvl>
    <w:lvl w:ilvl="3" w:tplc="5AC8454C">
      <w:start w:val="1"/>
      <w:numFmt w:val="decimal"/>
      <w:lvlText w:val="%4."/>
      <w:lvlJc w:val="left"/>
      <w:pPr>
        <w:ind w:left="2610" w:hanging="360"/>
      </w:pPr>
    </w:lvl>
    <w:lvl w:ilvl="4" w:tplc="C8842B0C">
      <w:start w:val="1"/>
      <w:numFmt w:val="lowerLetter"/>
      <w:lvlText w:val="%5."/>
      <w:lvlJc w:val="left"/>
      <w:pPr>
        <w:ind w:left="3330" w:hanging="360"/>
      </w:pPr>
    </w:lvl>
    <w:lvl w:ilvl="5" w:tplc="D714A99C">
      <w:start w:val="1"/>
      <w:numFmt w:val="lowerRoman"/>
      <w:lvlText w:val="%6."/>
      <w:lvlJc w:val="right"/>
      <w:pPr>
        <w:ind w:left="4050" w:hanging="180"/>
      </w:pPr>
    </w:lvl>
    <w:lvl w:ilvl="6" w:tplc="76785754">
      <w:start w:val="1"/>
      <w:numFmt w:val="decimal"/>
      <w:lvlText w:val="%7."/>
      <w:lvlJc w:val="left"/>
      <w:pPr>
        <w:ind w:left="4770" w:hanging="360"/>
      </w:pPr>
    </w:lvl>
    <w:lvl w:ilvl="7" w:tplc="C71E6E58">
      <w:start w:val="1"/>
      <w:numFmt w:val="lowerLetter"/>
      <w:lvlText w:val="%8."/>
      <w:lvlJc w:val="left"/>
      <w:pPr>
        <w:ind w:left="5490" w:hanging="360"/>
      </w:pPr>
    </w:lvl>
    <w:lvl w:ilvl="8" w:tplc="C0DC2888">
      <w:start w:val="1"/>
      <w:numFmt w:val="lowerRoman"/>
      <w:lvlText w:val="%9."/>
      <w:lvlJc w:val="right"/>
      <w:pPr>
        <w:ind w:left="6210" w:hanging="180"/>
      </w:pPr>
    </w:lvl>
  </w:abstractNum>
  <w:abstractNum w:abstractNumId="1" w15:restartNumberingAfterBreak="0">
    <w:nsid w:val="157D04EB"/>
    <w:multiLevelType w:val="hybridMultilevel"/>
    <w:tmpl w:val="A4F03F40"/>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 w15:restartNumberingAfterBreak="0">
    <w:nsid w:val="27983C03"/>
    <w:multiLevelType w:val="hybridMultilevel"/>
    <w:tmpl w:val="ED382274"/>
    <w:lvl w:ilvl="0" w:tplc="1D56F6D8">
      <w:start w:val="1"/>
      <w:numFmt w:val="bullet"/>
      <w:lvlText w:val="·"/>
      <w:lvlJc w:val="left"/>
      <w:pPr>
        <w:ind w:left="720" w:hanging="360"/>
      </w:pPr>
      <w:rPr>
        <w:rFonts w:ascii="Symbol" w:eastAsia="Symbol" w:hAnsi="Symbol" w:cs="Symbol"/>
      </w:rPr>
    </w:lvl>
    <w:lvl w:ilvl="1" w:tplc="48A0A014">
      <w:start w:val="1"/>
      <w:numFmt w:val="bullet"/>
      <w:lvlText w:val="o"/>
      <w:lvlJc w:val="left"/>
      <w:pPr>
        <w:ind w:left="1440" w:hanging="360"/>
      </w:pPr>
      <w:rPr>
        <w:rFonts w:ascii="Courier New" w:eastAsia="Courier New" w:hAnsi="Courier New" w:cs="Courier New"/>
      </w:rPr>
    </w:lvl>
    <w:lvl w:ilvl="2" w:tplc="9B0CB672">
      <w:start w:val="1"/>
      <w:numFmt w:val="bullet"/>
      <w:lvlText w:val="§"/>
      <w:lvlJc w:val="left"/>
      <w:pPr>
        <w:ind w:left="2160" w:hanging="360"/>
      </w:pPr>
      <w:rPr>
        <w:rFonts w:ascii="Wingdings" w:eastAsia="Wingdings" w:hAnsi="Wingdings" w:cs="Wingdings"/>
      </w:rPr>
    </w:lvl>
    <w:lvl w:ilvl="3" w:tplc="BB206884">
      <w:start w:val="1"/>
      <w:numFmt w:val="bullet"/>
      <w:lvlText w:val="·"/>
      <w:lvlJc w:val="left"/>
      <w:pPr>
        <w:ind w:left="2880" w:hanging="360"/>
      </w:pPr>
      <w:rPr>
        <w:rFonts w:ascii="Symbol" w:eastAsia="Symbol" w:hAnsi="Symbol" w:cs="Symbol"/>
      </w:rPr>
    </w:lvl>
    <w:lvl w:ilvl="4" w:tplc="03202FF6">
      <w:start w:val="1"/>
      <w:numFmt w:val="bullet"/>
      <w:lvlText w:val="o"/>
      <w:lvlJc w:val="left"/>
      <w:pPr>
        <w:ind w:left="3600" w:hanging="360"/>
      </w:pPr>
      <w:rPr>
        <w:rFonts w:ascii="Courier New" w:eastAsia="Courier New" w:hAnsi="Courier New" w:cs="Courier New"/>
      </w:rPr>
    </w:lvl>
    <w:lvl w:ilvl="5" w:tplc="4212FFEE">
      <w:start w:val="1"/>
      <w:numFmt w:val="bullet"/>
      <w:lvlText w:val="§"/>
      <w:lvlJc w:val="left"/>
      <w:pPr>
        <w:ind w:left="4320" w:hanging="360"/>
      </w:pPr>
      <w:rPr>
        <w:rFonts w:ascii="Wingdings" w:eastAsia="Wingdings" w:hAnsi="Wingdings" w:cs="Wingdings"/>
      </w:rPr>
    </w:lvl>
    <w:lvl w:ilvl="6" w:tplc="DE44768C">
      <w:start w:val="1"/>
      <w:numFmt w:val="bullet"/>
      <w:lvlText w:val="·"/>
      <w:lvlJc w:val="left"/>
      <w:pPr>
        <w:ind w:left="5040" w:hanging="360"/>
      </w:pPr>
      <w:rPr>
        <w:rFonts w:ascii="Symbol" w:eastAsia="Symbol" w:hAnsi="Symbol" w:cs="Symbol"/>
      </w:rPr>
    </w:lvl>
    <w:lvl w:ilvl="7" w:tplc="77C2DC7E">
      <w:start w:val="1"/>
      <w:numFmt w:val="bullet"/>
      <w:lvlText w:val="o"/>
      <w:lvlJc w:val="left"/>
      <w:pPr>
        <w:ind w:left="5760" w:hanging="360"/>
      </w:pPr>
      <w:rPr>
        <w:rFonts w:ascii="Courier New" w:eastAsia="Courier New" w:hAnsi="Courier New" w:cs="Courier New"/>
      </w:rPr>
    </w:lvl>
    <w:lvl w:ilvl="8" w:tplc="45F66D3A">
      <w:start w:val="1"/>
      <w:numFmt w:val="bullet"/>
      <w:lvlText w:val="§"/>
      <w:lvlJc w:val="left"/>
      <w:pPr>
        <w:ind w:left="6480" w:hanging="360"/>
      </w:pPr>
      <w:rPr>
        <w:rFonts w:ascii="Wingdings" w:eastAsia="Wingdings" w:hAnsi="Wingdings" w:cs="Wingdings"/>
      </w:rPr>
    </w:lvl>
  </w:abstractNum>
  <w:abstractNum w:abstractNumId="3" w15:restartNumberingAfterBreak="0">
    <w:nsid w:val="2BCC5F3B"/>
    <w:multiLevelType w:val="hybridMultilevel"/>
    <w:tmpl w:val="3E2A1EEC"/>
    <w:lvl w:ilvl="0" w:tplc="C360BB48">
      <w:start w:val="1"/>
      <w:numFmt w:val="bullet"/>
      <w:lvlText w:val="●"/>
      <w:lvlJc w:val="left"/>
      <w:pPr>
        <w:ind w:left="720" w:hanging="360"/>
      </w:pPr>
      <w:rPr>
        <w:u w:val="none"/>
      </w:rPr>
    </w:lvl>
    <w:lvl w:ilvl="1" w:tplc="3260F1B4">
      <w:start w:val="1"/>
      <w:numFmt w:val="bullet"/>
      <w:lvlText w:val="○"/>
      <w:lvlJc w:val="left"/>
      <w:pPr>
        <w:ind w:left="1440" w:hanging="360"/>
      </w:pPr>
      <w:rPr>
        <w:u w:val="none"/>
      </w:rPr>
    </w:lvl>
    <w:lvl w:ilvl="2" w:tplc="0BF64DB4">
      <w:start w:val="1"/>
      <w:numFmt w:val="bullet"/>
      <w:lvlText w:val="■"/>
      <w:lvlJc w:val="left"/>
      <w:pPr>
        <w:ind w:left="2160" w:hanging="360"/>
      </w:pPr>
      <w:rPr>
        <w:u w:val="none"/>
      </w:rPr>
    </w:lvl>
    <w:lvl w:ilvl="3" w:tplc="5EAC5442">
      <w:start w:val="1"/>
      <w:numFmt w:val="bullet"/>
      <w:lvlText w:val="●"/>
      <w:lvlJc w:val="left"/>
      <w:pPr>
        <w:ind w:left="2880" w:hanging="360"/>
      </w:pPr>
      <w:rPr>
        <w:u w:val="none"/>
      </w:rPr>
    </w:lvl>
    <w:lvl w:ilvl="4" w:tplc="F1EA3B92">
      <w:start w:val="1"/>
      <w:numFmt w:val="bullet"/>
      <w:lvlText w:val="○"/>
      <w:lvlJc w:val="left"/>
      <w:pPr>
        <w:ind w:left="3600" w:hanging="360"/>
      </w:pPr>
      <w:rPr>
        <w:u w:val="none"/>
      </w:rPr>
    </w:lvl>
    <w:lvl w:ilvl="5" w:tplc="C0088570">
      <w:start w:val="1"/>
      <w:numFmt w:val="bullet"/>
      <w:lvlText w:val="■"/>
      <w:lvlJc w:val="left"/>
      <w:pPr>
        <w:ind w:left="4320" w:hanging="360"/>
      </w:pPr>
      <w:rPr>
        <w:u w:val="none"/>
      </w:rPr>
    </w:lvl>
    <w:lvl w:ilvl="6" w:tplc="824AB51A">
      <w:start w:val="1"/>
      <w:numFmt w:val="bullet"/>
      <w:lvlText w:val="●"/>
      <w:lvlJc w:val="left"/>
      <w:pPr>
        <w:ind w:left="5040" w:hanging="360"/>
      </w:pPr>
      <w:rPr>
        <w:u w:val="none"/>
      </w:rPr>
    </w:lvl>
    <w:lvl w:ilvl="7" w:tplc="3BCC875C">
      <w:start w:val="1"/>
      <w:numFmt w:val="bullet"/>
      <w:lvlText w:val="○"/>
      <w:lvlJc w:val="left"/>
      <w:pPr>
        <w:ind w:left="5760" w:hanging="360"/>
      </w:pPr>
      <w:rPr>
        <w:u w:val="none"/>
      </w:rPr>
    </w:lvl>
    <w:lvl w:ilvl="8" w:tplc="4222A86A">
      <w:start w:val="1"/>
      <w:numFmt w:val="bullet"/>
      <w:lvlText w:val="■"/>
      <w:lvlJc w:val="left"/>
      <w:pPr>
        <w:ind w:left="6480" w:hanging="360"/>
      </w:pPr>
      <w:rPr>
        <w:u w:val="none"/>
      </w:rPr>
    </w:lvl>
  </w:abstractNum>
  <w:abstractNum w:abstractNumId="4" w15:restartNumberingAfterBreak="0">
    <w:nsid w:val="2F7840F5"/>
    <w:multiLevelType w:val="hybridMultilevel"/>
    <w:tmpl w:val="65282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940CB8"/>
    <w:multiLevelType w:val="hybridMultilevel"/>
    <w:tmpl w:val="DD8CEB82"/>
    <w:lvl w:ilvl="0" w:tplc="9CE21378">
      <w:start w:val="1"/>
      <w:numFmt w:val="lowerLetter"/>
      <w:lvlText w:val="%1."/>
      <w:lvlJc w:val="left"/>
      <w:pPr>
        <w:ind w:left="358" w:hanging="360"/>
      </w:pPr>
      <w:rPr>
        <w:rFonts w:hint="default"/>
        <w:b/>
        <w:bCs/>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6" w15:restartNumberingAfterBreak="0">
    <w:nsid w:val="2FBD10F1"/>
    <w:multiLevelType w:val="hybridMultilevel"/>
    <w:tmpl w:val="3B44FE8A"/>
    <w:lvl w:ilvl="0" w:tplc="9886C924">
      <w:start w:val="1"/>
      <w:numFmt w:val="bullet"/>
      <w:lvlText w:val="●"/>
      <w:lvlJc w:val="left"/>
      <w:pPr>
        <w:ind w:left="720" w:hanging="360"/>
      </w:pPr>
      <w:rPr>
        <w:u w:val="none"/>
      </w:rPr>
    </w:lvl>
    <w:lvl w:ilvl="1" w:tplc="0BECC2CC">
      <w:start w:val="1"/>
      <w:numFmt w:val="bullet"/>
      <w:lvlText w:val="○"/>
      <w:lvlJc w:val="left"/>
      <w:pPr>
        <w:ind w:left="1440" w:hanging="360"/>
      </w:pPr>
      <w:rPr>
        <w:u w:val="none"/>
      </w:rPr>
    </w:lvl>
    <w:lvl w:ilvl="2" w:tplc="C532A788">
      <w:start w:val="1"/>
      <w:numFmt w:val="bullet"/>
      <w:lvlText w:val="■"/>
      <w:lvlJc w:val="left"/>
      <w:pPr>
        <w:ind w:left="2160" w:hanging="360"/>
      </w:pPr>
      <w:rPr>
        <w:u w:val="none"/>
      </w:rPr>
    </w:lvl>
    <w:lvl w:ilvl="3" w:tplc="B4CC63A8">
      <w:start w:val="1"/>
      <w:numFmt w:val="bullet"/>
      <w:lvlText w:val="●"/>
      <w:lvlJc w:val="left"/>
      <w:pPr>
        <w:ind w:left="2880" w:hanging="360"/>
      </w:pPr>
      <w:rPr>
        <w:u w:val="none"/>
      </w:rPr>
    </w:lvl>
    <w:lvl w:ilvl="4" w:tplc="8C62159A">
      <w:start w:val="1"/>
      <w:numFmt w:val="bullet"/>
      <w:lvlText w:val="○"/>
      <w:lvlJc w:val="left"/>
      <w:pPr>
        <w:ind w:left="3600" w:hanging="360"/>
      </w:pPr>
      <w:rPr>
        <w:u w:val="none"/>
      </w:rPr>
    </w:lvl>
    <w:lvl w:ilvl="5" w:tplc="247AC100">
      <w:start w:val="1"/>
      <w:numFmt w:val="bullet"/>
      <w:lvlText w:val="■"/>
      <w:lvlJc w:val="left"/>
      <w:pPr>
        <w:ind w:left="4320" w:hanging="360"/>
      </w:pPr>
      <w:rPr>
        <w:u w:val="none"/>
      </w:rPr>
    </w:lvl>
    <w:lvl w:ilvl="6" w:tplc="AB34594A">
      <w:start w:val="1"/>
      <w:numFmt w:val="bullet"/>
      <w:lvlText w:val="●"/>
      <w:lvlJc w:val="left"/>
      <w:pPr>
        <w:ind w:left="5040" w:hanging="360"/>
      </w:pPr>
      <w:rPr>
        <w:u w:val="none"/>
      </w:rPr>
    </w:lvl>
    <w:lvl w:ilvl="7" w:tplc="C0A40DE6">
      <w:start w:val="1"/>
      <w:numFmt w:val="bullet"/>
      <w:lvlText w:val="○"/>
      <w:lvlJc w:val="left"/>
      <w:pPr>
        <w:ind w:left="5760" w:hanging="360"/>
      </w:pPr>
      <w:rPr>
        <w:u w:val="none"/>
      </w:rPr>
    </w:lvl>
    <w:lvl w:ilvl="8" w:tplc="9CF6F10E">
      <w:start w:val="1"/>
      <w:numFmt w:val="bullet"/>
      <w:lvlText w:val="■"/>
      <w:lvlJc w:val="left"/>
      <w:pPr>
        <w:ind w:left="6480" w:hanging="360"/>
      </w:pPr>
      <w:rPr>
        <w:u w:val="none"/>
      </w:rPr>
    </w:lvl>
  </w:abstractNum>
  <w:abstractNum w:abstractNumId="7" w15:restartNumberingAfterBreak="0">
    <w:nsid w:val="306959DF"/>
    <w:multiLevelType w:val="hybridMultilevel"/>
    <w:tmpl w:val="FD16E0AE"/>
    <w:lvl w:ilvl="0" w:tplc="39526824">
      <w:start w:val="1"/>
      <w:numFmt w:val="decimal"/>
      <w:lvlText w:val="%1."/>
      <w:lvlJc w:val="left"/>
      <w:pPr>
        <w:ind w:left="450" w:hanging="360"/>
      </w:pPr>
    </w:lvl>
    <w:lvl w:ilvl="1" w:tplc="AB2E7094">
      <w:start w:val="1"/>
      <w:numFmt w:val="lowerLetter"/>
      <w:lvlText w:val="%2."/>
      <w:lvlJc w:val="left"/>
      <w:pPr>
        <w:ind w:left="1170" w:hanging="360"/>
      </w:pPr>
    </w:lvl>
    <w:lvl w:ilvl="2" w:tplc="38EC1630">
      <w:start w:val="1"/>
      <w:numFmt w:val="lowerRoman"/>
      <w:lvlText w:val="%3."/>
      <w:lvlJc w:val="right"/>
      <w:pPr>
        <w:ind w:left="1890" w:hanging="180"/>
      </w:pPr>
    </w:lvl>
    <w:lvl w:ilvl="3" w:tplc="A9C20A38">
      <w:start w:val="1"/>
      <w:numFmt w:val="decimal"/>
      <w:lvlText w:val="%4."/>
      <w:lvlJc w:val="left"/>
      <w:pPr>
        <w:ind w:left="2610" w:hanging="360"/>
      </w:pPr>
    </w:lvl>
    <w:lvl w:ilvl="4" w:tplc="63C64290">
      <w:start w:val="1"/>
      <w:numFmt w:val="lowerLetter"/>
      <w:lvlText w:val="%5."/>
      <w:lvlJc w:val="left"/>
      <w:pPr>
        <w:ind w:left="3330" w:hanging="360"/>
      </w:pPr>
    </w:lvl>
    <w:lvl w:ilvl="5" w:tplc="FA5EB056">
      <w:start w:val="1"/>
      <w:numFmt w:val="lowerRoman"/>
      <w:lvlText w:val="%6."/>
      <w:lvlJc w:val="right"/>
      <w:pPr>
        <w:ind w:left="4050" w:hanging="180"/>
      </w:pPr>
    </w:lvl>
    <w:lvl w:ilvl="6" w:tplc="7AB84ED2">
      <w:start w:val="1"/>
      <w:numFmt w:val="decimal"/>
      <w:lvlText w:val="%7."/>
      <w:lvlJc w:val="left"/>
      <w:pPr>
        <w:ind w:left="4770" w:hanging="360"/>
      </w:pPr>
    </w:lvl>
    <w:lvl w:ilvl="7" w:tplc="684225C4">
      <w:start w:val="1"/>
      <w:numFmt w:val="lowerLetter"/>
      <w:lvlText w:val="%8."/>
      <w:lvlJc w:val="left"/>
      <w:pPr>
        <w:ind w:left="5490" w:hanging="360"/>
      </w:pPr>
    </w:lvl>
    <w:lvl w:ilvl="8" w:tplc="4E92AD7C">
      <w:start w:val="1"/>
      <w:numFmt w:val="lowerRoman"/>
      <w:lvlText w:val="%9."/>
      <w:lvlJc w:val="right"/>
      <w:pPr>
        <w:ind w:left="6210" w:hanging="180"/>
      </w:pPr>
    </w:lvl>
  </w:abstractNum>
  <w:abstractNum w:abstractNumId="8" w15:restartNumberingAfterBreak="0">
    <w:nsid w:val="51DB7293"/>
    <w:multiLevelType w:val="hybridMultilevel"/>
    <w:tmpl w:val="78D4FC20"/>
    <w:lvl w:ilvl="0" w:tplc="1C0A1FC0">
      <w:start w:val="1"/>
      <w:numFmt w:val="decimal"/>
      <w:lvlText w:val="%1."/>
      <w:lvlJc w:val="left"/>
      <w:pPr>
        <w:ind w:left="720" w:hanging="360"/>
      </w:pPr>
      <w:rPr>
        <w:u w:val="none"/>
      </w:rPr>
    </w:lvl>
    <w:lvl w:ilvl="1" w:tplc="6DDAA8AE">
      <w:start w:val="1"/>
      <w:numFmt w:val="lowerLetter"/>
      <w:lvlText w:val="%2."/>
      <w:lvlJc w:val="left"/>
      <w:pPr>
        <w:ind w:left="1440" w:hanging="360"/>
      </w:pPr>
      <w:rPr>
        <w:u w:val="none"/>
      </w:rPr>
    </w:lvl>
    <w:lvl w:ilvl="2" w:tplc="CC8E01BC">
      <w:start w:val="1"/>
      <w:numFmt w:val="lowerRoman"/>
      <w:lvlText w:val="%3."/>
      <w:lvlJc w:val="right"/>
      <w:pPr>
        <w:ind w:left="2160" w:hanging="360"/>
      </w:pPr>
      <w:rPr>
        <w:u w:val="none"/>
      </w:rPr>
    </w:lvl>
    <w:lvl w:ilvl="3" w:tplc="C4DA702A">
      <w:start w:val="1"/>
      <w:numFmt w:val="decimal"/>
      <w:lvlText w:val="%4."/>
      <w:lvlJc w:val="left"/>
      <w:pPr>
        <w:ind w:left="2880" w:hanging="360"/>
      </w:pPr>
      <w:rPr>
        <w:u w:val="none"/>
      </w:rPr>
    </w:lvl>
    <w:lvl w:ilvl="4" w:tplc="7A28E41A">
      <w:start w:val="1"/>
      <w:numFmt w:val="lowerLetter"/>
      <w:lvlText w:val="%5."/>
      <w:lvlJc w:val="left"/>
      <w:pPr>
        <w:ind w:left="3600" w:hanging="360"/>
      </w:pPr>
      <w:rPr>
        <w:u w:val="none"/>
      </w:rPr>
    </w:lvl>
    <w:lvl w:ilvl="5" w:tplc="5DB2E19E">
      <w:start w:val="1"/>
      <w:numFmt w:val="lowerRoman"/>
      <w:lvlText w:val="%6."/>
      <w:lvlJc w:val="right"/>
      <w:pPr>
        <w:ind w:left="4320" w:hanging="360"/>
      </w:pPr>
      <w:rPr>
        <w:u w:val="none"/>
      </w:rPr>
    </w:lvl>
    <w:lvl w:ilvl="6" w:tplc="F466919A">
      <w:start w:val="1"/>
      <w:numFmt w:val="decimal"/>
      <w:lvlText w:val="%7."/>
      <w:lvlJc w:val="left"/>
      <w:pPr>
        <w:ind w:left="5040" w:hanging="360"/>
      </w:pPr>
      <w:rPr>
        <w:u w:val="none"/>
      </w:rPr>
    </w:lvl>
    <w:lvl w:ilvl="7" w:tplc="5A06F3EE">
      <w:start w:val="1"/>
      <w:numFmt w:val="lowerLetter"/>
      <w:lvlText w:val="%8."/>
      <w:lvlJc w:val="left"/>
      <w:pPr>
        <w:ind w:left="5760" w:hanging="360"/>
      </w:pPr>
      <w:rPr>
        <w:u w:val="none"/>
      </w:rPr>
    </w:lvl>
    <w:lvl w:ilvl="8" w:tplc="7E5862DC">
      <w:start w:val="1"/>
      <w:numFmt w:val="lowerRoman"/>
      <w:lvlText w:val="%9."/>
      <w:lvlJc w:val="right"/>
      <w:pPr>
        <w:ind w:left="6480" w:hanging="360"/>
      </w:pPr>
      <w:rPr>
        <w:u w:val="none"/>
      </w:rPr>
    </w:lvl>
  </w:abstractNum>
  <w:abstractNum w:abstractNumId="9" w15:restartNumberingAfterBreak="0">
    <w:nsid w:val="6D202C4B"/>
    <w:multiLevelType w:val="hybridMultilevel"/>
    <w:tmpl w:val="DA404682"/>
    <w:lvl w:ilvl="0" w:tplc="5F744F68">
      <w:start w:val="1"/>
      <w:numFmt w:val="bullet"/>
      <w:lvlText w:val="·"/>
      <w:lvlJc w:val="left"/>
      <w:pPr>
        <w:ind w:left="720" w:hanging="360"/>
      </w:pPr>
      <w:rPr>
        <w:rFonts w:ascii="Symbol" w:eastAsia="Symbol" w:hAnsi="Symbol" w:cs="Symbol"/>
      </w:rPr>
    </w:lvl>
    <w:lvl w:ilvl="1" w:tplc="A2ECB732">
      <w:start w:val="1"/>
      <w:numFmt w:val="bullet"/>
      <w:lvlText w:val="o"/>
      <w:lvlJc w:val="left"/>
      <w:pPr>
        <w:ind w:left="1440" w:hanging="360"/>
      </w:pPr>
      <w:rPr>
        <w:rFonts w:ascii="Courier New" w:eastAsia="Courier New" w:hAnsi="Courier New" w:cs="Courier New"/>
      </w:rPr>
    </w:lvl>
    <w:lvl w:ilvl="2" w:tplc="B1627CB6">
      <w:start w:val="1"/>
      <w:numFmt w:val="bullet"/>
      <w:lvlText w:val="§"/>
      <w:lvlJc w:val="left"/>
      <w:pPr>
        <w:ind w:left="2160" w:hanging="360"/>
      </w:pPr>
      <w:rPr>
        <w:rFonts w:ascii="Wingdings" w:eastAsia="Wingdings" w:hAnsi="Wingdings" w:cs="Wingdings"/>
      </w:rPr>
    </w:lvl>
    <w:lvl w:ilvl="3" w:tplc="D49E6746">
      <w:start w:val="1"/>
      <w:numFmt w:val="bullet"/>
      <w:lvlText w:val="·"/>
      <w:lvlJc w:val="left"/>
      <w:pPr>
        <w:ind w:left="2880" w:hanging="360"/>
      </w:pPr>
      <w:rPr>
        <w:rFonts w:ascii="Symbol" w:eastAsia="Symbol" w:hAnsi="Symbol" w:cs="Symbol"/>
      </w:rPr>
    </w:lvl>
    <w:lvl w:ilvl="4" w:tplc="43603D1E">
      <w:start w:val="1"/>
      <w:numFmt w:val="bullet"/>
      <w:lvlText w:val="o"/>
      <w:lvlJc w:val="left"/>
      <w:pPr>
        <w:ind w:left="3600" w:hanging="360"/>
      </w:pPr>
      <w:rPr>
        <w:rFonts w:ascii="Courier New" w:eastAsia="Courier New" w:hAnsi="Courier New" w:cs="Courier New"/>
      </w:rPr>
    </w:lvl>
    <w:lvl w:ilvl="5" w:tplc="31201304">
      <w:start w:val="1"/>
      <w:numFmt w:val="bullet"/>
      <w:lvlText w:val="§"/>
      <w:lvlJc w:val="left"/>
      <w:pPr>
        <w:ind w:left="4320" w:hanging="360"/>
      </w:pPr>
      <w:rPr>
        <w:rFonts w:ascii="Wingdings" w:eastAsia="Wingdings" w:hAnsi="Wingdings" w:cs="Wingdings"/>
      </w:rPr>
    </w:lvl>
    <w:lvl w:ilvl="6" w:tplc="C8B0BCFC">
      <w:start w:val="1"/>
      <w:numFmt w:val="bullet"/>
      <w:lvlText w:val="·"/>
      <w:lvlJc w:val="left"/>
      <w:pPr>
        <w:ind w:left="5040" w:hanging="360"/>
      </w:pPr>
      <w:rPr>
        <w:rFonts w:ascii="Symbol" w:eastAsia="Symbol" w:hAnsi="Symbol" w:cs="Symbol"/>
      </w:rPr>
    </w:lvl>
    <w:lvl w:ilvl="7" w:tplc="A364B0DC">
      <w:start w:val="1"/>
      <w:numFmt w:val="bullet"/>
      <w:lvlText w:val="o"/>
      <w:lvlJc w:val="left"/>
      <w:pPr>
        <w:ind w:left="5760" w:hanging="360"/>
      </w:pPr>
      <w:rPr>
        <w:rFonts w:ascii="Courier New" w:eastAsia="Courier New" w:hAnsi="Courier New" w:cs="Courier New"/>
      </w:rPr>
    </w:lvl>
    <w:lvl w:ilvl="8" w:tplc="6DAA8F84">
      <w:start w:val="1"/>
      <w:numFmt w:val="bullet"/>
      <w:lvlText w:val="§"/>
      <w:lvlJc w:val="left"/>
      <w:pPr>
        <w:ind w:left="6480" w:hanging="360"/>
      </w:pPr>
      <w:rPr>
        <w:rFonts w:ascii="Wingdings" w:eastAsia="Wingdings" w:hAnsi="Wingdings" w:cs="Wingdings"/>
      </w:rPr>
    </w:lvl>
  </w:abstractNum>
  <w:abstractNum w:abstractNumId="10" w15:restartNumberingAfterBreak="0">
    <w:nsid w:val="6D41338B"/>
    <w:multiLevelType w:val="hybridMultilevel"/>
    <w:tmpl w:val="33F0D95A"/>
    <w:lvl w:ilvl="0" w:tplc="D0F25478">
      <w:start w:val="1"/>
      <w:numFmt w:val="decimal"/>
      <w:lvlText w:val="%1."/>
      <w:lvlJc w:val="left"/>
      <w:pPr>
        <w:ind w:left="450" w:hanging="360"/>
      </w:pPr>
    </w:lvl>
    <w:lvl w:ilvl="1" w:tplc="EAF09CF8">
      <w:start w:val="1"/>
      <w:numFmt w:val="lowerLetter"/>
      <w:lvlText w:val="%2."/>
      <w:lvlJc w:val="left"/>
      <w:pPr>
        <w:ind w:left="1170" w:hanging="360"/>
      </w:pPr>
    </w:lvl>
    <w:lvl w:ilvl="2" w:tplc="4E5C7268">
      <w:start w:val="1"/>
      <w:numFmt w:val="lowerRoman"/>
      <w:lvlText w:val="%3."/>
      <w:lvlJc w:val="right"/>
      <w:pPr>
        <w:ind w:left="1890" w:hanging="180"/>
      </w:pPr>
    </w:lvl>
    <w:lvl w:ilvl="3" w:tplc="5CE8CE58">
      <w:start w:val="1"/>
      <w:numFmt w:val="decimal"/>
      <w:lvlText w:val="%4."/>
      <w:lvlJc w:val="left"/>
      <w:pPr>
        <w:ind w:left="2610" w:hanging="360"/>
      </w:pPr>
    </w:lvl>
    <w:lvl w:ilvl="4" w:tplc="BCC2F640">
      <w:start w:val="1"/>
      <w:numFmt w:val="lowerLetter"/>
      <w:lvlText w:val="%5."/>
      <w:lvlJc w:val="left"/>
      <w:pPr>
        <w:ind w:left="3330" w:hanging="360"/>
      </w:pPr>
    </w:lvl>
    <w:lvl w:ilvl="5" w:tplc="90AC9E4A">
      <w:start w:val="1"/>
      <w:numFmt w:val="lowerRoman"/>
      <w:lvlText w:val="%6."/>
      <w:lvlJc w:val="right"/>
      <w:pPr>
        <w:ind w:left="4050" w:hanging="180"/>
      </w:pPr>
    </w:lvl>
    <w:lvl w:ilvl="6" w:tplc="2D1ACD48">
      <w:start w:val="1"/>
      <w:numFmt w:val="decimal"/>
      <w:lvlText w:val="%7."/>
      <w:lvlJc w:val="left"/>
      <w:pPr>
        <w:ind w:left="4770" w:hanging="360"/>
      </w:pPr>
    </w:lvl>
    <w:lvl w:ilvl="7" w:tplc="C2D056AA">
      <w:start w:val="1"/>
      <w:numFmt w:val="lowerLetter"/>
      <w:lvlText w:val="%8."/>
      <w:lvlJc w:val="left"/>
      <w:pPr>
        <w:ind w:left="5490" w:hanging="360"/>
      </w:pPr>
    </w:lvl>
    <w:lvl w:ilvl="8" w:tplc="257A18F6">
      <w:start w:val="1"/>
      <w:numFmt w:val="lowerRoman"/>
      <w:lvlText w:val="%9."/>
      <w:lvlJc w:val="right"/>
      <w:pPr>
        <w:ind w:left="6210" w:hanging="180"/>
      </w:pPr>
    </w:lvl>
  </w:abstractNum>
  <w:abstractNum w:abstractNumId="11" w15:restartNumberingAfterBreak="0">
    <w:nsid w:val="6F764842"/>
    <w:multiLevelType w:val="hybridMultilevel"/>
    <w:tmpl w:val="B0B803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1423A4A"/>
    <w:multiLevelType w:val="hybridMultilevel"/>
    <w:tmpl w:val="EDB250EA"/>
    <w:lvl w:ilvl="0" w:tplc="6FFEFD7E">
      <w:start w:val="1"/>
      <w:numFmt w:val="bullet"/>
      <w:lvlText w:val="·"/>
      <w:lvlJc w:val="left"/>
      <w:pPr>
        <w:ind w:left="720" w:hanging="360"/>
      </w:pPr>
      <w:rPr>
        <w:rFonts w:ascii="Symbol" w:eastAsia="Symbol" w:hAnsi="Symbol" w:cs="Symbol"/>
      </w:rPr>
    </w:lvl>
    <w:lvl w:ilvl="1" w:tplc="529EE87E">
      <w:start w:val="1"/>
      <w:numFmt w:val="bullet"/>
      <w:lvlText w:val="o"/>
      <w:lvlJc w:val="left"/>
      <w:pPr>
        <w:ind w:left="1440" w:hanging="360"/>
      </w:pPr>
      <w:rPr>
        <w:rFonts w:ascii="Courier New" w:eastAsia="Courier New" w:hAnsi="Courier New" w:cs="Courier New"/>
      </w:rPr>
    </w:lvl>
    <w:lvl w:ilvl="2" w:tplc="A886B1BE">
      <w:start w:val="1"/>
      <w:numFmt w:val="bullet"/>
      <w:lvlText w:val="§"/>
      <w:lvlJc w:val="left"/>
      <w:pPr>
        <w:ind w:left="2160" w:hanging="360"/>
      </w:pPr>
      <w:rPr>
        <w:rFonts w:ascii="Wingdings" w:eastAsia="Wingdings" w:hAnsi="Wingdings" w:cs="Wingdings"/>
      </w:rPr>
    </w:lvl>
    <w:lvl w:ilvl="3" w:tplc="617AFD60">
      <w:start w:val="1"/>
      <w:numFmt w:val="bullet"/>
      <w:lvlText w:val="·"/>
      <w:lvlJc w:val="left"/>
      <w:pPr>
        <w:ind w:left="2880" w:hanging="360"/>
      </w:pPr>
      <w:rPr>
        <w:rFonts w:ascii="Symbol" w:eastAsia="Symbol" w:hAnsi="Symbol" w:cs="Symbol"/>
      </w:rPr>
    </w:lvl>
    <w:lvl w:ilvl="4" w:tplc="EEACC44C">
      <w:start w:val="1"/>
      <w:numFmt w:val="bullet"/>
      <w:lvlText w:val="o"/>
      <w:lvlJc w:val="left"/>
      <w:pPr>
        <w:ind w:left="3600" w:hanging="360"/>
      </w:pPr>
      <w:rPr>
        <w:rFonts w:ascii="Courier New" w:eastAsia="Courier New" w:hAnsi="Courier New" w:cs="Courier New"/>
      </w:rPr>
    </w:lvl>
    <w:lvl w:ilvl="5" w:tplc="37563EB0">
      <w:start w:val="1"/>
      <w:numFmt w:val="bullet"/>
      <w:lvlText w:val="§"/>
      <w:lvlJc w:val="left"/>
      <w:pPr>
        <w:ind w:left="4320" w:hanging="360"/>
      </w:pPr>
      <w:rPr>
        <w:rFonts w:ascii="Wingdings" w:eastAsia="Wingdings" w:hAnsi="Wingdings" w:cs="Wingdings"/>
      </w:rPr>
    </w:lvl>
    <w:lvl w:ilvl="6" w:tplc="785E4564">
      <w:start w:val="1"/>
      <w:numFmt w:val="bullet"/>
      <w:lvlText w:val="·"/>
      <w:lvlJc w:val="left"/>
      <w:pPr>
        <w:ind w:left="5040" w:hanging="360"/>
      </w:pPr>
      <w:rPr>
        <w:rFonts w:ascii="Symbol" w:eastAsia="Symbol" w:hAnsi="Symbol" w:cs="Symbol"/>
      </w:rPr>
    </w:lvl>
    <w:lvl w:ilvl="7" w:tplc="5F6C4E8C">
      <w:start w:val="1"/>
      <w:numFmt w:val="bullet"/>
      <w:lvlText w:val="o"/>
      <w:lvlJc w:val="left"/>
      <w:pPr>
        <w:ind w:left="5760" w:hanging="360"/>
      </w:pPr>
      <w:rPr>
        <w:rFonts w:ascii="Courier New" w:eastAsia="Courier New" w:hAnsi="Courier New" w:cs="Courier New"/>
      </w:rPr>
    </w:lvl>
    <w:lvl w:ilvl="8" w:tplc="B2DC4F34">
      <w:start w:val="1"/>
      <w:numFmt w:val="bullet"/>
      <w:lvlText w:val="§"/>
      <w:lvlJc w:val="left"/>
      <w:pPr>
        <w:ind w:left="6480" w:hanging="360"/>
      </w:pPr>
      <w:rPr>
        <w:rFonts w:ascii="Wingdings" w:eastAsia="Wingdings" w:hAnsi="Wingdings" w:cs="Wingdings"/>
      </w:rPr>
    </w:lvl>
  </w:abstractNum>
  <w:abstractNum w:abstractNumId="13" w15:restartNumberingAfterBreak="0">
    <w:nsid w:val="7939420C"/>
    <w:multiLevelType w:val="hybridMultilevel"/>
    <w:tmpl w:val="21D694A2"/>
    <w:lvl w:ilvl="0" w:tplc="7B7A6D2E">
      <w:start w:val="1"/>
      <w:numFmt w:val="bullet"/>
      <w:lvlText w:val="·"/>
      <w:lvlJc w:val="left"/>
      <w:pPr>
        <w:ind w:left="720" w:hanging="360"/>
      </w:pPr>
      <w:rPr>
        <w:rFonts w:ascii="Symbol" w:eastAsia="Symbol" w:hAnsi="Symbol" w:cs="Symbol"/>
      </w:rPr>
    </w:lvl>
    <w:lvl w:ilvl="1" w:tplc="0058AC86">
      <w:start w:val="1"/>
      <w:numFmt w:val="bullet"/>
      <w:lvlText w:val="o"/>
      <w:lvlJc w:val="left"/>
      <w:pPr>
        <w:ind w:left="1440" w:hanging="360"/>
      </w:pPr>
      <w:rPr>
        <w:rFonts w:ascii="Courier New" w:eastAsia="Courier New" w:hAnsi="Courier New" w:cs="Courier New"/>
      </w:rPr>
    </w:lvl>
    <w:lvl w:ilvl="2" w:tplc="2124A5F0">
      <w:start w:val="1"/>
      <w:numFmt w:val="bullet"/>
      <w:lvlText w:val="§"/>
      <w:lvlJc w:val="left"/>
      <w:pPr>
        <w:ind w:left="2160" w:hanging="360"/>
      </w:pPr>
      <w:rPr>
        <w:rFonts w:ascii="Wingdings" w:eastAsia="Wingdings" w:hAnsi="Wingdings" w:cs="Wingdings"/>
      </w:rPr>
    </w:lvl>
    <w:lvl w:ilvl="3" w:tplc="7E006434">
      <w:start w:val="1"/>
      <w:numFmt w:val="bullet"/>
      <w:lvlText w:val="·"/>
      <w:lvlJc w:val="left"/>
      <w:pPr>
        <w:ind w:left="2880" w:hanging="360"/>
      </w:pPr>
      <w:rPr>
        <w:rFonts w:ascii="Symbol" w:eastAsia="Symbol" w:hAnsi="Symbol" w:cs="Symbol"/>
      </w:rPr>
    </w:lvl>
    <w:lvl w:ilvl="4" w:tplc="8334D62E">
      <w:start w:val="1"/>
      <w:numFmt w:val="bullet"/>
      <w:lvlText w:val="o"/>
      <w:lvlJc w:val="left"/>
      <w:pPr>
        <w:ind w:left="3600" w:hanging="360"/>
      </w:pPr>
      <w:rPr>
        <w:rFonts w:ascii="Courier New" w:eastAsia="Courier New" w:hAnsi="Courier New" w:cs="Courier New"/>
      </w:rPr>
    </w:lvl>
    <w:lvl w:ilvl="5" w:tplc="34FE5014">
      <w:start w:val="1"/>
      <w:numFmt w:val="bullet"/>
      <w:lvlText w:val="§"/>
      <w:lvlJc w:val="left"/>
      <w:pPr>
        <w:ind w:left="4320" w:hanging="360"/>
      </w:pPr>
      <w:rPr>
        <w:rFonts w:ascii="Wingdings" w:eastAsia="Wingdings" w:hAnsi="Wingdings" w:cs="Wingdings"/>
      </w:rPr>
    </w:lvl>
    <w:lvl w:ilvl="6" w:tplc="7E9CB6A8">
      <w:start w:val="1"/>
      <w:numFmt w:val="bullet"/>
      <w:lvlText w:val="·"/>
      <w:lvlJc w:val="left"/>
      <w:pPr>
        <w:ind w:left="5040" w:hanging="360"/>
      </w:pPr>
      <w:rPr>
        <w:rFonts w:ascii="Symbol" w:eastAsia="Symbol" w:hAnsi="Symbol" w:cs="Symbol"/>
      </w:rPr>
    </w:lvl>
    <w:lvl w:ilvl="7" w:tplc="E88E0F5A">
      <w:start w:val="1"/>
      <w:numFmt w:val="bullet"/>
      <w:lvlText w:val="o"/>
      <w:lvlJc w:val="left"/>
      <w:pPr>
        <w:ind w:left="5760" w:hanging="360"/>
      </w:pPr>
      <w:rPr>
        <w:rFonts w:ascii="Courier New" w:eastAsia="Courier New" w:hAnsi="Courier New" w:cs="Courier New"/>
      </w:rPr>
    </w:lvl>
    <w:lvl w:ilvl="8" w:tplc="2DD4A290">
      <w:start w:val="1"/>
      <w:numFmt w:val="bullet"/>
      <w:lvlText w:val="§"/>
      <w:lvlJc w:val="left"/>
      <w:pPr>
        <w:ind w:left="6480" w:hanging="360"/>
      </w:pPr>
      <w:rPr>
        <w:rFonts w:ascii="Wingdings" w:eastAsia="Wingdings" w:hAnsi="Wingdings" w:cs="Wingdings"/>
      </w:rPr>
    </w:lvl>
  </w:abstractNum>
  <w:abstractNum w:abstractNumId="14" w15:restartNumberingAfterBreak="0">
    <w:nsid w:val="79852E51"/>
    <w:multiLevelType w:val="hybridMultilevel"/>
    <w:tmpl w:val="4BD0D42A"/>
    <w:lvl w:ilvl="0" w:tplc="0882C1B6">
      <w:start w:val="1"/>
      <w:numFmt w:val="bullet"/>
      <w:lvlText w:val="·"/>
      <w:lvlJc w:val="left"/>
      <w:pPr>
        <w:ind w:left="720" w:hanging="360"/>
      </w:pPr>
      <w:rPr>
        <w:rFonts w:ascii="Symbol" w:eastAsia="Symbol" w:hAnsi="Symbol" w:cs="Symbol"/>
      </w:rPr>
    </w:lvl>
    <w:lvl w:ilvl="1" w:tplc="F30CACFA">
      <w:start w:val="1"/>
      <w:numFmt w:val="bullet"/>
      <w:lvlText w:val="o"/>
      <w:lvlJc w:val="left"/>
      <w:pPr>
        <w:ind w:left="1440" w:hanging="360"/>
      </w:pPr>
      <w:rPr>
        <w:rFonts w:ascii="Courier New" w:eastAsia="Courier New" w:hAnsi="Courier New" w:cs="Courier New"/>
      </w:rPr>
    </w:lvl>
    <w:lvl w:ilvl="2" w:tplc="92CAB5B2">
      <w:start w:val="1"/>
      <w:numFmt w:val="bullet"/>
      <w:lvlText w:val="§"/>
      <w:lvlJc w:val="left"/>
      <w:pPr>
        <w:ind w:left="2160" w:hanging="360"/>
      </w:pPr>
      <w:rPr>
        <w:rFonts w:ascii="Wingdings" w:eastAsia="Wingdings" w:hAnsi="Wingdings" w:cs="Wingdings"/>
      </w:rPr>
    </w:lvl>
    <w:lvl w:ilvl="3" w:tplc="1BE20352">
      <w:start w:val="1"/>
      <w:numFmt w:val="bullet"/>
      <w:lvlText w:val="·"/>
      <w:lvlJc w:val="left"/>
      <w:pPr>
        <w:ind w:left="2880" w:hanging="360"/>
      </w:pPr>
      <w:rPr>
        <w:rFonts w:ascii="Symbol" w:eastAsia="Symbol" w:hAnsi="Symbol" w:cs="Symbol"/>
      </w:rPr>
    </w:lvl>
    <w:lvl w:ilvl="4" w:tplc="BA5AC154">
      <w:start w:val="1"/>
      <w:numFmt w:val="bullet"/>
      <w:lvlText w:val="o"/>
      <w:lvlJc w:val="left"/>
      <w:pPr>
        <w:ind w:left="3600" w:hanging="360"/>
      </w:pPr>
      <w:rPr>
        <w:rFonts w:ascii="Courier New" w:eastAsia="Courier New" w:hAnsi="Courier New" w:cs="Courier New"/>
      </w:rPr>
    </w:lvl>
    <w:lvl w:ilvl="5" w:tplc="37C4C2E0">
      <w:start w:val="1"/>
      <w:numFmt w:val="bullet"/>
      <w:lvlText w:val="§"/>
      <w:lvlJc w:val="left"/>
      <w:pPr>
        <w:ind w:left="4320" w:hanging="360"/>
      </w:pPr>
      <w:rPr>
        <w:rFonts w:ascii="Wingdings" w:eastAsia="Wingdings" w:hAnsi="Wingdings" w:cs="Wingdings"/>
      </w:rPr>
    </w:lvl>
    <w:lvl w:ilvl="6" w:tplc="B22CC1BA">
      <w:start w:val="1"/>
      <w:numFmt w:val="bullet"/>
      <w:lvlText w:val="·"/>
      <w:lvlJc w:val="left"/>
      <w:pPr>
        <w:ind w:left="5040" w:hanging="360"/>
      </w:pPr>
      <w:rPr>
        <w:rFonts w:ascii="Symbol" w:eastAsia="Symbol" w:hAnsi="Symbol" w:cs="Symbol"/>
      </w:rPr>
    </w:lvl>
    <w:lvl w:ilvl="7" w:tplc="9A24DDFC">
      <w:start w:val="1"/>
      <w:numFmt w:val="bullet"/>
      <w:lvlText w:val="o"/>
      <w:lvlJc w:val="left"/>
      <w:pPr>
        <w:ind w:left="5760" w:hanging="360"/>
      </w:pPr>
      <w:rPr>
        <w:rFonts w:ascii="Courier New" w:eastAsia="Courier New" w:hAnsi="Courier New" w:cs="Courier New"/>
      </w:rPr>
    </w:lvl>
    <w:lvl w:ilvl="8" w:tplc="A94C51E0">
      <w:start w:val="1"/>
      <w:numFmt w:val="bullet"/>
      <w:lvlText w:val="§"/>
      <w:lvlJc w:val="left"/>
      <w:pPr>
        <w:ind w:left="6480" w:hanging="360"/>
      </w:pPr>
      <w:rPr>
        <w:rFonts w:ascii="Wingdings" w:eastAsia="Wingdings" w:hAnsi="Wingdings" w:cs="Wingdings"/>
      </w:rPr>
    </w:lvl>
  </w:abstractNum>
  <w:abstractNum w:abstractNumId="15" w15:restartNumberingAfterBreak="0">
    <w:nsid w:val="7C977BBA"/>
    <w:multiLevelType w:val="multilevel"/>
    <w:tmpl w:val="2218754C"/>
    <w:lvl w:ilvl="0">
      <w:start w:val="1"/>
      <w:numFmt w:val="decimal"/>
      <w:suff w:val="space"/>
      <w:lvlText w:val="Chapter %1 -"/>
      <w:lvlJc w:val="left"/>
      <w:pPr>
        <w:ind w:left="0" w:firstLine="0"/>
      </w:pPr>
      <w:rPr>
        <w:rFonts w:ascii="Arial" w:hAnsi="Arial" w:hint="default"/>
        <w:b/>
        <w:bCs/>
        <w:i w:val="0"/>
        <w:iCs w:val="0"/>
        <w:caps w:val="0"/>
        <w:smallCaps w:val="0"/>
        <w:strike w:val="0"/>
        <w:dstrike w:val="0"/>
        <w:vanish w:val="0"/>
        <w:color w:val="auto"/>
        <w:spacing w:val="0"/>
        <w:w w:val="100"/>
        <w:kern w:val="32"/>
        <w:position w:val="0"/>
        <w:sz w:val="31"/>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Appendix %6 - "/>
      <w:lvlJc w:val="center"/>
      <w:pPr>
        <w:ind w:left="0" w:firstLine="288"/>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8"/>
  </w:num>
  <w:num w:numId="2">
    <w:abstractNumId w:val="3"/>
  </w:num>
  <w:num w:numId="3">
    <w:abstractNumId w:val="0"/>
  </w:num>
  <w:num w:numId="4">
    <w:abstractNumId w:val="7"/>
  </w:num>
  <w:num w:numId="5">
    <w:abstractNumId w:val="6"/>
  </w:num>
  <w:num w:numId="6">
    <w:abstractNumId w:val="10"/>
  </w:num>
  <w:num w:numId="7">
    <w:abstractNumId w:val="9"/>
  </w:num>
  <w:num w:numId="8">
    <w:abstractNumId w:val="2"/>
  </w:num>
  <w:num w:numId="9">
    <w:abstractNumId w:val="12"/>
  </w:num>
  <w:num w:numId="10">
    <w:abstractNumId w:val="13"/>
  </w:num>
  <w:num w:numId="11">
    <w:abstractNumId w:val="14"/>
  </w:num>
  <w:num w:numId="12">
    <w:abstractNumId w:val="15"/>
  </w:num>
  <w:num w:numId="13">
    <w:abstractNumId w:val="5"/>
  </w:num>
  <w:num w:numId="14">
    <w:abstractNumId w:val="11"/>
  </w:num>
  <w:num w:numId="15">
    <w:abstractNumId w:val="1"/>
  </w:num>
  <w:num w:numId="1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p">
    <w15:presenceInfo w15:providerId="None" w15:userId="h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153"/>
    <w:rsid w:val="000001E4"/>
    <w:rsid w:val="000016A8"/>
    <w:rsid w:val="00001BD3"/>
    <w:rsid w:val="00001E42"/>
    <w:rsid w:val="00002592"/>
    <w:rsid w:val="00002950"/>
    <w:rsid w:val="00004105"/>
    <w:rsid w:val="00004B79"/>
    <w:rsid w:val="00005669"/>
    <w:rsid w:val="000057E8"/>
    <w:rsid w:val="00013846"/>
    <w:rsid w:val="000146E6"/>
    <w:rsid w:val="0001525B"/>
    <w:rsid w:val="000172E7"/>
    <w:rsid w:val="0002175C"/>
    <w:rsid w:val="00025368"/>
    <w:rsid w:val="00025BAD"/>
    <w:rsid w:val="00030D32"/>
    <w:rsid w:val="00030D5A"/>
    <w:rsid w:val="00030FAC"/>
    <w:rsid w:val="000342F0"/>
    <w:rsid w:val="000343E1"/>
    <w:rsid w:val="00035311"/>
    <w:rsid w:val="0003625E"/>
    <w:rsid w:val="000371BD"/>
    <w:rsid w:val="000379F4"/>
    <w:rsid w:val="000455FC"/>
    <w:rsid w:val="00046969"/>
    <w:rsid w:val="00046A2A"/>
    <w:rsid w:val="00050746"/>
    <w:rsid w:val="000532E9"/>
    <w:rsid w:val="00054021"/>
    <w:rsid w:val="00062E39"/>
    <w:rsid w:val="00064E85"/>
    <w:rsid w:val="000653F5"/>
    <w:rsid w:val="00065ED7"/>
    <w:rsid w:val="0006667D"/>
    <w:rsid w:val="00070227"/>
    <w:rsid w:val="0007265F"/>
    <w:rsid w:val="00073D27"/>
    <w:rsid w:val="00074846"/>
    <w:rsid w:val="00074B9F"/>
    <w:rsid w:val="00077EA6"/>
    <w:rsid w:val="000827D6"/>
    <w:rsid w:val="000834DD"/>
    <w:rsid w:val="0008515B"/>
    <w:rsid w:val="00091789"/>
    <w:rsid w:val="00091A05"/>
    <w:rsid w:val="000927B9"/>
    <w:rsid w:val="00093C35"/>
    <w:rsid w:val="0009418B"/>
    <w:rsid w:val="000A0ED9"/>
    <w:rsid w:val="000A3715"/>
    <w:rsid w:val="000A6C33"/>
    <w:rsid w:val="000A6F7C"/>
    <w:rsid w:val="000A73EE"/>
    <w:rsid w:val="000A7E69"/>
    <w:rsid w:val="000B1F61"/>
    <w:rsid w:val="000B2361"/>
    <w:rsid w:val="000B3F2A"/>
    <w:rsid w:val="000B5291"/>
    <w:rsid w:val="000B5389"/>
    <w:rsid w:val="000C0A46"/>
    <w:rsid w:val="000C107E"/>
    <w:rsid w:val="000C198C"/>
    <w:rsid w:val="000C4D39"/>
    <w:rsid w:val="000C50F3"/>
    <w:rsid w:val="000C6EB5"/>
    <w:rsid w:val="000D0439"/>
    <w:rsid w:val="000D1727"/>
    <w:rsid w:val="000D4269"/>
    <w:rsid w:val="000E0EDD"/>
    <w:rsid w:val="000E12F1"/>
    <w:rsid w:val="000E3676"/>
    <w:rsid w:val="000E39B3"/>
    <w:rsid w:val="000E3E32"/>
    <w:rsid w:val="000E6D8B"/>
    <w:rsid w:val="000F0315"/>
    <w:rsid w:val="000F1911"/>
    <w:rsid w:val="000F1CFB"/>
    <w:rsid w:val="000F4C31"/>
    <w:rsid w:val="000F5FC8"/>
    <w:rsid w:val="000F76EF"/>
    <w:rsid w:val="00101251"/>
    <w:rsid w:val="00105DA6"/>
    <w:rsid w:val="00105DB0"/>
    <w:rsid w:val="001115CD"/>
    <w:rsid w:val="00111C71"/>
    <w:rsid w:val="00111D17"/>
    <w:rsid w:val="00112190"/>
    <w:rsid w:val="00113977"/>
    <w:rsid w:val="00120C4A"/>
    <w:rsid w:val="0012191C"/>
    <w:rsid w:val="00121E13"/>
    <w:rsid w:val="0012763B"/>
    <w:rsid w:val="00130B55"/>
    <w:rsid w:val="00132986"/>
    <w:rsid w:val="00132B75"/>
    <w:rsid w:val="00133440"/>
    <w:rsid w:val="001340F9"/>
    <w:rsid w:val="00134BDE"/>
    <w:rsid w:val="001365EA"/>
    <w:rsid w:val="00137E71"/>
    <w:rsid w:val="001411A3"/>
    <w:rsid w:val="00142FC2"/>
    <w:rsid w:val="00146167"/>
    <w:rsid w:val="00147B72"/>
    <w:rsid w:val="001500B6"/>
    <w:rsid w:val="00150C5B"/>
    <w:rsid w:val="001524AD"/>
    <w:rsid w:val="00152ABB"/>
    <w:rsid w:val="00153469"/>
    <w:rsid w:val="00153EC1"/>
    <w:rsid w:val="0015501A"/>
    <w:rsid w:val="00156B1E"/>
    <w:rsid w:val="00161B49"/>
    <w:rsid w:val="00165ED6"/>
    <w:rsid w:val="0016768F"/>
    <w:rsid w:val="00170902"/>
    <w:rsid w:val="00172239"/>
    <w:rsid w:val="0017303E"/>
    <w:rsid w:val="001749B7"/>
    <w:rsid w:val="00176129"/>
    <w:rsid w:val="00181641"/>
    <w:rsid w:val="00181C9F"/>
    <w:rsid w:val="00190297"/>
    <w:rsid w:val="001939A9"/>
    <w:rsid w:val="00193B7D"/>
    <w:rsid w:val="00195D8F"/>
    <w:rsid w:val="001A0306"/>
    <w:rsid w:val="001A13F9"/>
    <w:rsid w:val="001A3596"/>
    <w:rsid w:val="001A527A"/>
    <w:rsid w:val="001A5DF5"/>
    <w:rsid w:val="001A7892"/>
    <w:rsid w:val="001B00A3"/>
    <w:rsid w:val="001B1DDC"/>
    <w:rsid w:val="001B1F34"/>
    <w:rsid w:val="001B2E38"/>
    <w:rsid w:val="001B34A6"/>
    <w:rsid w:val="001B49BE"/>
    <w:rsid w:val="001B5588"/>
    <w:rsid w:val="001B5DA8"/>
    <w:rsid w:val="001B7196"/>
    <w:rsid w:val="001C0682"/>
    <w:rsid w:val="001C0D41"/>
    <w:rsid w:val="001C2E5F"/>
    <w:rsid w:val="001C3900"/>
    <w:rsid w:val="001C41D8"/>
    <w:rsid w:val="001C65BA"/>
    <w:rsid w:val="001D1795"/>
    <w:rsid w:val="001D1B96"/>
    <w:rsid w:val="001D47E6"/>
    <w:rsid w:val="001E200A"/>
    <w:rsid w:val="001E3602"/>
    <w:rsid w:val="001E3F7B"/>
    <w:rsid w:val="001E41AE"/>
    <w:rsid w:val="001E5636"/>
    <w:rsid w:val="001E71F8"/>
    <w:rsid w:val="001E7519"/>
    <w:rsid w:val="001F1250"/>
    <w:rsid w:val="001F22C1"/>
    <w:rsid w:val="001F3A18"/>
    <w:rsid w:val="001F4FD0"/>
    <w:rsid w:val="001F5033"/>
    <w:rsid w:val="00201796"/>
    <w:rsid w:val="0020200F"/>
    <w:rsid w:val="002024AC"/>
    <w:rsid w:val="00203314"/>
    <w:rsid w:val="00204173"/>
    <w:rsid w:val="0021074A"/>
    <w:rsid w:val="002123CF"/>
    <w:rsid w:val="00213B72"/>
    <w:rsid w:val="00214F3D"/>
    <w:rsid w:val="0021521B"/>
    <w:rsid w:val="0021639D"/>
    <w:rsid w:val="00216DC0"/>
    <w:rsid w:val="00217B1B"/>
    <w:rsid w:val="00217B2C"/>
    <w:rsid w:val="00217DA8"/>
    <w:rsid w:val="00220CC9"/>
    <w:rsid w:val="00220DDF"/>
    <w:rsid w:val="0022461B"/>
    <w:rsid w:val="0022738E"/>
    <w:rsid w:val="00227F47"/>
    <w:rsid w:val="00230235"/>
    <w:rsid w:val="0023156F"/>
    <w:rsid w:val="002328B7"/>
    <w:rsid w:val="002346B8"/>
    <w:rsid w:val="00237896"/>
    <w:rsid w:val="002405A4"/>
    <w:rsid w:val="0024320E"/>
    <w:rsid w:val="0024429B"/>
    <w:rsid w:val="0024664A"/>
    <w:rsid w:val="00246E22"/>
    <w:rsid w:val="00247C61"/>
    <w:rsid w:val="00247CD4"/>
    <w:rsid w:val="002511D4"/>
    <w:rsid w:val="0025156A"/>
    <w:rsid w:val="002520A0"/>
    <w:rsid w:val="00255A58"/>
    <w:rsid w:val="00255DB5"/>
    <w:rsid w:val="00260107"/>
    <w:rsid w:val="00260C68"/>
    <w:rsid w:val="0026247E"/>
    <w:rsid w:val="002625F5"/>
    <w:rsid w:val="00262953"/>
    <w:rsid w:val="00262C25"/>
    <w:rsid w:val="002630EC"/>
    <w:rsid w:val="002704E3"/>
    <w:rsid w:val="0027084F"/>
    <w:rsid w:val="00271A85"/>
    <w:rsid w:val="002721F8"/>
    <w:rsid w:val="00272369"/>
    <w:rsid w:val="0027333E"/>
    <w:rsid w:val="002745D2"/>
    <w:rsid w:val="0028114D"/>
    <w:rsid w:val="00281543"/>
    <w:rsid w:val="0028280C"/>
    <w:rsid w:val="00283BDA"/>
    <w:rsid w:val="00284B50"/>
    <w:rsid w:val="00284ECB"/>
    <w:rsid w:val="00286B06"/>
    <w:rsid w:val="002900B0"/>
    <w:rsid w:val="0029109F"/>
    <w:rsid w:val="00291BF4"/>
    <w:rsid w:val="002920AC"/>
    <w:rsid w:val="002922C8"/>
    <w:rsid w:val="00293059"/>
    <w:rsid w:val="002A215C"/>
    <w:rsid w:val="002A60E3"/>
    <w:rsid w:val="002A7A84"/>
    <w:rsid w:val="002B1D88"/>
    <w:rsid w:val="002B2086"/>
    <w:rsid w:val="002B218A"/>
    <w:rsid w:val="002B6318"/>
    <w:rsid w:val="002B66C6"/>
    <w:rsid w:val="002B7BA0"/>
    <w:rsid w:val="002C0BA2"/>
    <w:rsid w:val="002C11F1"/>
    <w:rsid w:val="002C1872"/>
    <w:rsid w:val="002C40AE"/>
    <w:rsid w:val="002C52B8"/>
    <w:rsid w:val="002C7455"/>
    <w:rsid w:val="002C7D73"/>
    <w:rsid w:val="002D070E"/>
    <w:rsid w:val="002D1CD6"/>
    <w:rsid w:val="002D29E6"/>
    <w:rsid w:val="002D309C"/>
    <w:rsid w:val="002D4075"/>
    <w:rsid w:val="002D5BA4"/>
    <w:rsid w:val="002D7330"/>
    <w:rsid w:val="002E04BE"/>
    <w:rsid w:val="002E0CB3"/>
    <w:rsid w:val="002E27C7"/>
    <w:rsid w:val="002E2965"/>
    <w:rsid w:val="002E34F6"/>
    <w:rsid w:val="002E433C"/>
    <w:rsid w:val="002E43FD"/>
    <w:rsid w:val="002E5D8A"/>
    <w:rsid w:val="002E6480"/>
    <w:rsid w:val="002F0251"/>
    <w:rsid w:val="002F0EE9"/>
    <w:rsid w:val="002F134C"/>
    <w:rsid w:val="002F1C03"/>
    <w:rsid w:val="002F37E6"/>
    <w:rsid w:val="002F5213"/>
    <w:rsid w:val="002F534D"/>
    <w:rsid w:val="002F5518"/>
    <w:rsid w:val="002F7EBA"/>
    <w:rsid w:val="00300C27"/>
    <w:rsid w:val="00301917"/>
    <w:rsid w:val="00302C3D"/>
    <w:rsid w:val="00304042"/>
    <w:rsid w:val="003056C2"/>
    <w:rsid w:val="0030666B"/>
    <w:rsid w:val="00307166"/>
    <w:rsid w:val="00307A36"/>
    <w:rsid w:val="00313247"/>
    <w:rsid w:val="00315F75"/>
    <w:rsid w:val="00316CA9"/>
    <w:rsid w:val="003214AC"/>
    <w:rsid w:val="00322AF8"/>
    <w:rsid w:val="00322C61"/>
    <w:rsid w:val="003243A0"/>
    <w:rsid w:val="003258AF"/>
    <w:rsid w:val="00326747"/>
    <w:rsid w:val="00326A05"/>
    <w:rsid w:val="00327FA5"/>
    <w:rsid w:val="00331080"/>
    <w:rsid w:val="003320A4"/>
    <w:rsid w:val="00333C3D"/>
    <w:rsid w:val="00333F9B"/>
    <w:rsid w:val="00335DFA"/>
    <w:rsid w:val="00336C68"/>
    <w:rsid w:val="00336DFB"/>
    <w:rsid w:val="00337D63"/>
    <w:rsid w:val="0034289C"/>
    <w:rsid w:val="00345B2B"/>
    <w:rsid w:val="00346020"/>
    <w:rsid w:val="0034685D"/>
    <w:rsid w:val="00351495"/>
    <w:rsid w:val="00352332"/>
    <w:rsid w:val="00352B05"/>
    <w:rsid w:val="00353AE3"/>
    <w:rsid w:val="003551A7"/>
    <w:rsid w:val="003602B1"/>
    <w:rsid w:val="00363145"/>
    <w:rsid w:val="00363442"/>
    <w:rsid w:val="00366EF6"/>
    <w:rsid w:val="00367018"/>
    <w:rsid w:val="003700D1"/>
    <w:rsid w:val="003720D6"/>
    <w:rsid w:val="0037297D"/>
    <w:rsid w:val="00372B7F"/>
    <w:rsid w:val="00373599"/>
    <w:rsid w:val="00375D60"/>
    <w:rsid w:val="00376281"/>
    <w:rsid w:val="00376852"/>
    <w:rsid w:val="003819A4"/>
    <w:rsid w:val="00381EAC"/>
    <w:rsid w:val="00383A39"/>
    <w:rsid w:val="00384CFE"/>
    <w:rsid w:val="00385DAB"/>
    <w:rsid w:val="00387EC9"/>
    <w:rsid w:val="0039027F"/>
    <w:rsid w:val="00391DCA"/>
    <w:rsid w:val="003A0148"/>
    <w:rsid w:val="003A4020"/>
    <w:rsid w:val="003A5513"/>
    <w:rsid w:val="003A799C"/>
    <w:rsid w:val="003B0CA1"/>
    <w:rsid w:val="003B1570"/>
    <w:rsid w:val="003B51AD"/>
    <w:rsid w:val="003B5869"/>
    <w:rsid w:val="003B7728"/>
    <w:rsid w:val="003C190D"/>
    <w:rsid w:val="003C3E83"/>
    <w:rsid w:val="003C498A"/>
    <w:rsid w:val="003C7A37"/>
    <w:rsid w:val="003D0036"/>
    <w:rsid w:val="003D0F3E"/>
    <w:rsid w:val="003D25B1"/>
    <w:rsid w:val="003D4258"/>
    <w:rsid w:val="003E00F3"/>
    <w:rsid w:val="003E1DED"/>
    <w:rsid w:val="003E3B46"/>
    <w:rsid w:val="003E5FC4"/>
    <w:rsid w:val="003F2AC9"/>
    <w:rsid w:val="003F51F7"/>
    <w:rsid w:val="003F51F8"/>
    <w:rsid w:val="003F5F67"/>
    <w:rsid w:val="003F5FE6"/>
    <w:rsid w:val="003F7F39"/>
    <w:rsid w:val="004018AA"/>
    <w:rsid w:val="00402FD6"/>
    <w:rsid w:val="00403141"/>
    <w:rsid w:val="00404671"/>
    <w:rsid w:val="004069EE"/>
    <w:rsid w:val="004071BA"/>
    <w:rsid w:val="00412999"/>
    <w:rsid w:val="004152F8"/>
    <w:rsid w:val="0041602E"/>
    <w:rsid w:val="004206E7"/>
    <w:rsid w:val="00420920"/>
    <w:rsid w:val="0042186D"/>
    <w:rsid w:val="00422B6C"/>
    <w:rsid w:val="00424808"/>
    <w:rsid w:val="00426C0E"/>
    <w:rsid w:val="00430531"/>
    <w:rsid w:val="00431331"/>
    <w:rsid w:val="00433A17"/>
    <w:rsid w:val="004343E3"/>
    <w:rsid w:val="00434AD5"/>
    <w:rsid w:val="00435716"/>
    <w:rsid w:val="0043682D"/>
    <w:rsid w:val="00441D17"/>
    <w:rsid w:val="00442901"/>
    <w:rsid w:val="0044314B"/>
    <w:rsid w:val="004447CE"/>
    <w:rsid w:val="00445739"/>
    <w:rsid w:val="00447978"/>
    <w:rsid w:val="00447F3C"/>
    <w:rsid w:val="00450A38"/>
    <w:rsid w:val="004528C0"/>
    <w:rsid w:val="00453874"/>
    <w:rsid w:val="00454467"/>
    <w:rsid w:val="00454811"/>
    <w:rsid w:val="0045606C"/>
    <w:rsid w:val="00456839"/>
    <w:rsid w:val="004574BC"/>
    <w:rsid w:val="004611AA"/>
    <w:rsid w:val="00462274"/>
    <w:rsid w:val="0046442E"/>
    <w:rsid w:val="00464AA4"/>
    <w:rsid w:val="00465094"/>
    <w:rsid w:val="00467067"/>
    <w:rsid w:val="0047160E"/>
    <w:rsid w:val="004725D0"/>
    <w:rsid w:val="00475EA1"/>
    <w:rsid w:val="00476CFD"/>
    <w:rsid w:val="004863C4"/>
    <w:rsid w:val="0049035B"/>
    <w:rsid w:val="004937B3"/>
    <w:rsid w:val="004954D4"/>
    <w:rsid w:val="004958EF"/>
    <w:rsid w:val="00495AC5"/>
    <w:rsid w:val="004966A6"/>
    <w:rsid w:val="00497452"/>
    <w:rsid w:val="0049755B"/>
    <w:rsid w:val="00497E16"/>
    <w:rsid w:val="004A31F5"/>
    <w:rsid w:val="004A6A7A"/>
    <w:rsid w:val="004A71DF"/>
    <w:rsid w:val="004B3217"/>
    <w:rsid w:val="004B4AB7"/>
    <w:rsid w:val="004C024F"/>
    <w:rsid w:val="004C025B"/>
    <w:rsid w:val="004C1C74"/>
    <w:rsid w:val="004C204A"/>
    <w:rsid w:val="004C20FC"/>
    <w:rsid w:val="004C2707"/>
    <w:rsid w:val="004C313E"/>
    <w:rsid w:val="004C4CB7"/>
    <w:rsid w:val="004C4EE1"/>
    <w:rsid w:val="004C66E6"/>
    <w:rsid w:val="004D10DC"/>
    <w:rsid w:val="004D58EF"/>
    <w:rsid w:val="004D65D8"/>
    <w:rsid w:val="004E000B"/>
    <w:rsid w:val="004E0F9B"/>
    <w:rsid w:val="004E2811"/>
    <w:rsid w:val="004F14D8"/>
    <w:rsid w:val="004F285E"/>
    <w:rsid w:val="004F3AFD"/>
    <w:rsid w:val="004F4E2C"/>
    <w:rsid w:val="004F5919"/>
    <w:rsid w:val="004F6016"/>
    <w:rsid w:val="004F768B"/>
    <w:rsid w:val="00501FFE"/>
    <w:rsid w:val="00502D7B"/>
    <w:rsid w:val="005030BA"/>
    <w:rsid w:val="005043D0"/>
    <w:rsid w:val="00505B27"/>
    <w:rsid w:val="00506398"/>
    <w:rsid w:val="00506D73"/>
    <w:rsid w:val="00512BEB"/>
    <w:rsid w:val="00512EC5"/>
    <w:rsid w:val="005137DA"/>
    <w:rsid w:val="005140EC"/>
    <w:rsid w:val="00516FB0"/>
    <w:rsid w:val="005179E1"/>
    <w:rsid w:val="00521A5C"/>
    <w:rsid w:val="00523B78"/>
    <w:rsid w:val="005264A0"/>
    <w:rsid w:val="00530F83"/>
    <w:rsid w:val="0053160A"/>
    <w:rsid w:val="005319DE"/>
    <w:rsid w:val="00535EF9"/>
    <w:rsid w:val="00537C03"/>
    <w:rsid w:val="005402AD"/>
    <w:rsid w:val="0054062A"/>
    <w:rsid w:val="005419F4"/>
    <w:rsid w:val="00543B2F"/>
    <w:rsid w:val="0054628C"/>
    <w:rsid w:val="00546AD2"/>
    <w:rsid w:val="00550783"/>
    <w:rsid w:val="00551311"/>
    <w:rsid w:val="00551D63"/>
    <w:rsid w:val="0055245C"/>
    <w:rsid w:val="00552C66"/>
    <w:rsid w:val="005554CC"/>
    <w:rsid w:val="005575A5"/>
    <w:rsid w:val="0056022A"/>
    <w:rsid w:val="00564A35"/>
    <w:rsid w:val="005651BB"/>
    <w:rsid w:val="0056780D"/>
    <w:rsid w:val="005713C8"/>
    <w:rsid w:val="00573C1A"/>
    <w:rsid w:val="00575AAD"/>
    <w:rsid w:val="005778F4"/>
    <w:rsid w:val="005779FD"/>
    <w:rsid w:val="00580212"/>
    <w:rsid w:val="00580632"/>
    <w:rsid w:val="00583151"/>
    <w:rsid w:val="005834FC"/>
    <w:rsid w:val="00585473"/>
    <w:rsid w:val="0058576D"/>
    <w:rsid w:val="00585C8D"/>
    <w:rsid w:val="00586B3C"/>
    <w:rsid w:val="00590A47"/>
    <w:rsid w:val="005918EA"/>
    <w:rsid w:val="00593897"/>
    <w:rsid w:val="00594EC6"/>
    <w:rsid w:val="005975BF"/>
    <w:rsid w:val="005A011A"/>
    <w:rsid w:val="005A0C5A"/>
    <w:rsid w:val="005A2163"/>
    <w:rsid w:val="005A28FA"/>
    <w:rsid w:val="005A3770"/>
    <w:rsid w:val="005A5769"/>
    <w:rsid w:val="005B04AF"/>
    <w:rsid w:val="005B19A8"/>
    <w:rsid w:val="005B38E4"/>
    <w:rsid w:val="005B418A"/>
    <w:rsid w:val="005B493F"/>
    <w:rsid w:val="005B5513"/>
    <w:rsid w:val="005B5F90"/>
    <w:rsid w:val="005B7476"/>
    <w:rsid w:val="005B7FD2"/>
    <w:rsid w:val="005C2C95"/>
    <w:rsid w:val="005C3427"/>
    <w:rsid w:val="005C41B2"/>
    <w:rsid w:val="005C6EE6"/>
    <w:rsid w:val="005C6FFA"/>
    <w:rsid w:val="005D0814"/>
    <w:rsid w:val="005D3CEF"/>
    <w:rsid w:val="005D45C7"/>
    <w:rsid w:val="005D48AD"/>
    <w:rsid w:val="005D4A46"/>
    <w:rsid w:val="005D57F9"/>
    <w:rsid w:val="005E0489"/>
    <w:rsid w:val="005E11CF"/>
    <w:rsid w:val="005E49D0"/>
    <w:rsid w:val="005E5FF9"/>
    <w:rsid w:val="005F24E8"/>
    <w:rsid w:val="005F43CD"/>
    <w:rsid w:val="005F6F73"/>
    <w:rsid w:val="005F701C"/>
    <w:rsid w:val="006000D5"/>
    <w:rsid w:val="00604490"/>
    <w:rsid w:val="006047B8"/>
    <w:rsid w:val="00606A20"/>
    <w:rsid w:val="00607933"/>
    <w:rsid w:val="00612A10"/>
    <w:rsid w:val="006175E7"/>
    <w:rsid w:val="00617F29"/>
    <w:rsid w:val="006219BA"/>
    <w:rsid w:val="00622427"/>
    <w:rsid w:val="00622A61"/>
    <w:rsid w:val="0062447C"/>
    <w:rsid w:val="00624B00"/>
    <w:rsid w:val="00625920"/>
    <w:rsid w:val="0062668E"/>
    <w:rsid w:val="00630ECB"/>
    <w:rsid w:val="006359A4"/>
    <w:rsid w:val="006402D4"/>
    <w:rsid w:val="0064094B"/>
    <w:rsid w:val="00643110"/>
    <w:rsid w:val="0064395F"/>
    <w:rsid w:val="006469BE"/>
    <w:rsid w:val="00650317"/>
    <w:rsid w:val="00650A94"/>
    <w:rsid w:val="006510CC"/>
    <w:rsid w:val="00651EAC"/>
    <w:rsid w:val="006521BD"/>
    <w:rsid w:val="0065282E"/>
    <w:rsid w:val="00653E5B"/>
    <w:rsid w:val="00654DA9"/>
    <w:rsid w:val="0065538D"/>
    <w:rsid w:val="00657533"/>
    <w:rsid w:val="006576AA"/>
    <w:rsid w:val="006640ED"/>
    <w:rsid w:val="00665BE1"/>
    <w:rsid w:val="00666305"/>
    <w:rsid w:val="00666E09"/>
    <w:rsid w:val="00667C78"/>
    <w:rsid w:val="00670589"/>
    <w:rsid w:val="00670E4C"/>
    <w:rsid w:val="00672797"/>
    <w:rsid w:val="006734CE"/>
    <w:rsid w:val="00673592"/>
    <w:rsid w:val="00675A47"/>
    <w:rsid w:val="006761EA"/>
    <w:rsid w:val="00676262"/>
    <w:rsid w:val="006764E0"/>
    <w:rsid w:val="00677215"/>
    <w:rsid w:val="00677D60"/>
    <w:rsid w:val="00680DD2"/>
    <w:rsid w:val="00685077"/>
    <w:rsid w:val="006853F6"/>
    <w:rsid w:val="00686618"/>
    <w:rsid w:val="00687BF7"/>
    <w:rsid w:val="006922AD"/>
    <w:rsid w:val="00695E76"/>
    <w:rsid w:val="006A0950"/>
    <w:rsid w:val="006A0E2D"/>
    <w:rsid w:val="006A5A3E"/>
    <w:rsid w:val="006A63BF"/>
    <w:rsid w:val="006B183A"/>
    <w:rsid w:val="006B2A9B"/>
    <w:rsid w:val="006B3068"/>
    <w:rsid w:val="006B49E0"/>
    <w:rsid w:val="006B4BD8"/>
    <w:rsid w:val="006B53B9"/>
    <w:rsid w:val="006B5F2E"/>
    <w:rsid w:val="006B62EB"/>
    <w:rsid w:val="006B7E93"/>
    <w:rsid w:val="006C0B92"/>
    <w:rsid w:val="006C2478"/>
    <w:rsid w:val="006C3AC9"/>
    <w:rsid w:val="006C4BF6"/>
    <w:rsid w:val="006D0713"/>
    <w:rsid w:val="006D1117"/>
    <w:rsid w:val="006D2DA6"/>
    <w:rsid w:val="006D3356"/>
    <w:rsid w:val="006D3C46"/>
    <w:rsid w:val="006D4201"/>
    <w:rsid w:val="006D5467"/>
    <w:rsid w:val="006D5C40"/>
    <w:rsid w:val="006D5F90"/>
    <w:rsid w:val="006D69F1"/>
    <w:rsid w:val="006E0E6F"/>
    <w:rsid w:val="006E2BA2"/>
    <w:rsid w:val="006E40F9"/>
    <w:rsid w:val="006E5205"/>
    <w:rsid w:val="006E65E0"/>
    <w:rsid w:val="006E7C67"/>
    <w:rsid w:val="006F0E9E"/>
    <w:rsid w:val="006F1A5D"/>
    <w:rsid w:val="006F3DC7"/>
    <w:rsid w:val="006F4E6D"/>
    <w:rsid w:val="006F6511"/>
    <w:rsid w:val="00706599"/>
    <w:rsid w:val="007102DF"/>
    <w:rsid w:val="007124CF"/>
    <w:rsid w:val="007127BC"/>
    <w:rsid w:val="00713A3C"/>
    <w:rsid w:val="007147F5"/>
    <w:rsid w:val="00716A33"/>
    <w:rsid w:val="00720650"/>
    <w:rsid w:val="00722566"/>
    <w:rsid w:val="00725A23"/>
    <w:rsid w:val="0073130A"/>
    <w:rsid w:val="00733CB2"/>
    <w:rsid w:val="00741CA7"/>
    <w:rsid w:val="007428B4"/>
    <w:rsid w:val="0074295C"/>
    <w:rsid w:val="0074480C"/>
    <w:rsid w:val="007448E0"/>
    <w:rsid w:val="007462E8"/>
    <w:rsid w:val="00746B9E"/>
    <w:rsid w:val="0075125D"/>
    <w:rsid w:val="00752E30"/>
    <w:rsid w:val="0075634E"/>
    <w:rsid w:val="00760AFC"/>
    <w:rsid w:val="00761388"/>
    <w:rsid w:val="007627CB"/>
    <w:rsid w:val="00763BE3"/>
    <w:rsid w:val="007658A9"/>
    <w:rsid w:val="007663BF"/>
    <w:rsid w:val="0076753B"/>
    <w:rsid w:val="00767FC8"/>
    <w:rsid w:val="00770D47"/>
    <w:rsid w:val="00770FB3"/>
    <w:rsid w:val="00771760"/>
    <w:rsid w:val="0077427E"/>
    <w:rsid w:val="0077581E"/>
    <w:rsid w:val="0077693F"/>
    <w:rsid w:val="00776D41"/>
    <w:rsid w:val="00776DA5"/>
    <w:rsid w:val="00777462"/>
    <w:rsid w:val="00777538"/>
    <w:rsid w:val="00784CB3"/>
    <w:rsid w:val="00786D44"/>
    <w:rsid w:val="00791846"/>
    <w:rsid w:val="007936EC"/>
    <w:rsid w:val="00794395"/>
    <w:rsid w:val="00796F86"/>
    <w:rsid w:val="007A00C1"/>
    <w:rsid w:val="007A3B07"/>
    <w:rsid w:val="007A3F71"/>
    <w:rsid w:val="007A46D3"/>
    <w:rsid w:val="007A5564"/>
    <w:rsid w:val="007A690D"/>
    <w:rsid w:val="007B53FE"/>
    <w:rsid w:val="007B7407"/>
    <w:rsid w:val="007C22C3"/>
    <w:rsid w:val="007C2F87"/>
    <w:rsid w:val="007C339D"/>
    <w:rsid w:val="007D0A28"/>
    <w:rsid w:val="007D123C"/>
    <w:rsid w:val="007D262D"/>
    <w:rsid w:val="007D2964"/>
    <w:rsid w:val="007D3F84"/>
    <w:rsid w:val="007D45C6"/>
    <w:rsid w:val="007D5B05"/>
    <w:rsid w:val="007E0C15"/>
    <w:rsid w:val="007E1517"/>
    <w:rsid w:val="007E19A3"/>
    <w:rsid w:val="007E1CB6"/>
    <w:rsid w:val="007E2822"/>
    <w:rsid w:val="007E5063"/>
    <w:rsid w:val="007E5662"/>
    <w:rsid w:val="007E5C5D"/>
    <w:rsid w:val="007E649B"/>
    <w:rsid w:val="007E6C14"/>
    <w:rsid w:val="007F2DC7"/>
    <w:rsid w:val="007F3F9A"/>
    <w:rsid w:val="007F56C6"/>
    <w:rsid w:val="007F790D"/>
    <w:rsid w:val="007F7B05"/>
    <w:rsid w:val="00800063"/>
    <w:rsid w:val="00800C06"/>
    <w:rsid w:val="00801FA3"/>
    <w:rsid w:val="00803EC3"/>
    <w:rsid w:val="00804995"/>
    <w:rsid w:val="00805A48"/>
    <w:rsid w:val="00805B6C"/>
    <w:rsid w:val="008061DC"/>
    <w:rsid w:val="008106B2"/>
    <w:rsid w:val="00810D69"/>
    <w:rsid w:val="00811078"/>
    <w:rsid w:val="00811C11"/>
    <w:rsid w:val="008121C5"/>
    <w:rsid w:val="008127C8"/>
    <w:rsid w:val="0081283C"/>
    <w:rsid w:val="008150B6"/>
    <w:rsid w:val="0081579E"/>
    <w:rsid w:val="00816C27"/>
    <w:rsid w:val="008173EB"/>
    <w:rsid w:val="0082024D"/>
    <w:rsid w:val="008213DB"/>
    <w:rsid w:val="00822798"/>
    <w:rsid w:val="008231FF"/>
    <w:rsid w:val="0082431E"/>
    <w:rsid w:val="00827965"/>
    <w:rsid w:val="00831848"/>
    <w:rsid w:val="008343F5"/>
    <w:rsid w:val="0084207A"/>
    <w:rsid w:val="00842DF6"/>
    <w:rsid w:val="00844BF8"/>
    <w:rsid w:val="00850858"/>
    <w:rsid w:val="00850F57"/>
    <w:rsid w:val="00851857"/>
    <w:rsid w:val="00851EE6"/>
    <w:rsid w:val="00852B4C"/>
    <w:rsid w:val="00854005"/>
    <w:rsid w:val="00854D70"/>
    <w:rsid w:val="00855554"/>
    <w:rsid w:val="00856029"/>
    <w:rsid w:val="0086000A"/>
    <w:rsid w:val="0086139D"/>
    <w:rsid w:val="00861DD8"/>
    <w:rsid w:val="00867B0B"/>
    <w:rsid w:val="00870817"/>
    <w:rsid w:val="0087130E"/>
    <w:rsid w:val="00872E2B"/>
    <w:rsid w:val="00873C67"/>
    <w:rsid w:val="00876B24"/>
    <w:rsid w:val="00877A58"/>
    <w:rsid w:val="00880231"/>
    <w:rsid w:val="0088040E"/>
    <w:rsid w:val="00880720"/>
    <w:rsid w:val="00882E44"/>
    <w:rsid w:val="00885179"/>
    <w:rsid w:val="00885B6F"/>
    <w:rsid w:val="008919C9"/>
    <w:rsid w:val="00893701"/>
    <w:rsid w:val="008941A8"/>
    <w:rsid w:val="008944DF"/>
    <w:rsid w:val="0089729D"/>
    <w:rsid w:val="008972B8"/>
    <w:rsid w:val="008A0BC7"/>
    <w:rsid w:val="008A1E0B"/>
    <w:rsid w:val="008A250D"/>
    <w:rsid w:val="008A30D0"/>
    <w:rsid w:val="008A3BC6"/>
    <w:rsid w:val="008A61E5"/>
    <w:rsid w:val="008A7DA2"/>
    <w:rsid w:val="008B3F1D"/>
    <w:rsid w:val="008B588C"/>
    <w:rsid w:val="008C261C"/>
    <w:rsid w:val="008C29B3"/>
    <w:rsid w:val="008C50DC"/>
    <w:rsid w:val="008C5B16"/>
    <w:rsid w:val="008C70B3"/>
    <w:rsid w:val="008C7B1E"/>
    <w:rsid w:val="008D047D"/>
    <w:rsid w:val="008D0831"/>
    <w:rsid w:val="008D1633"/>
    <w:rsid w:val="008D2E34"/>
    <w:rsid w:val="008D756E"/>
    <w:rsid w:val="008E01F5"/>
    <w:rsid w:val="008E1131"/>
    <w:rsid w:val="008E34EC"/>
    <w:rsid w:val="008E5876"/>
    <w:rsid w:val="008E602F"/>
    <w:rsid w:val="008E6352"/>
    <w:rsid w:val="008F2226"/>
    <w:rsid w:val="008F42A1"/>
    <w:rsid w:val="008F48D6"/>
    <w:rsid w:val="008F671E"/>
    <w:rsid w:val="008F7CF1"/>
    <w:rsid w:val="00900745"/>
    <w:rsid w:val="009007A1"/>
    <w:rsid w:val="00903335"/>
    <w:rsid w:val="009040CD"/>
    <w:rsid w:val="00907179"/>
    <w:rsid w:val="00907D76"/>
    <w:rsid w:val="00912916"/>
    <w:rsid w:val="00913865"/>
    <w:rsid w:val="009140E7"/>
    <w:rsid w:val="0091446C"/>
    <w:rsid w:val="00914727"/>
    <w:rsid w:val="0091486B"/>
    <w:rsid w:val="00914E2F"/>
    <w:rsid w:val="00915A4D"/>
    <w:rsid w:val="0091616E"/>
    <w:rsid w:val="009166F3"/>
    <w:rsid w:val="0091692C"/>
    <w:rsid w:val="00917B78"/>
    <w:rsid w:val="00920E05"/>
    <w:rsid w:val="00923808"/>
    <w:rsid w:val="0092456D"/>
    <w:rsid w:val="00925A4A"/>
    <w:rsid w:val="00926972"/>
    <w:rsid w:val="00930E5E"/>
    <w:rsid w:val="00932F55"/>
    <w:rsid w:val="0093399E"/>
    <w:rsid w:val="0093571C"/>
    <w:rsid w:val="0093785A"/>
    <w:rsid w:val="009400FB"/>
    <w:rsid w:val="00940D99"/>
    <w:rsid w:val="00941B16"/>
    <w:rsid w:val="0094509B"/>
    <w:rsid w:val="00945B9D"/>
    <w:rsid w:val="0094701B"/>
    <w:rsid w:val="009477C7"/>
    <w:rsid w:val="00947A2B"/>
    <w:rsid w:val="00954910"/>
    <w:rsid w:val="00957A04"/>
    <w:rsid w:val="00963087"/>
    <w:rsid w:val="009638B7"/>
    <w:rsid w:val="0096562A"/>
    <w:rsid w:val="009713C9"/>
    <w:rsid w:val="00971ED0"/>
    <w:rsid w:val="00972F64"/>
    <w:rsid w:val="00985EA3"/>
    <w:rsid w:val="00986AFE"/>
    <w:rsid w:val="00986EDC"/>
    <w:rsid w:val="00990356"/>
    <w:rsid w:val="00990446"/>
    <w:rsid w:val="009920B8"/>
    <w:rsid w:val="00993A53"/>
    <w:rsid w:val="00993B03"/>
    <w:rsid w:val="00994873"/>
    <w:rsid w:val="00994D9F"/>
    <w:rsid w:val="00997D07"/>
    <w:rsid w:val="009A0B97"/>
    <w:rsid w:val="009A4A80"/>
    <w:rsid w:val="009A7ACF"/>
    <w:rsid w:val="009B1332"/>
    <w:rsid w:val="009B35F6"/>
    <w:rsid w:val="009B4256"/>
    <w:rsid w:val="009B7B7A"/>
    <w:rsid w:val="009C1108"/>
    <w:rsid w:val="009C12F8"/>
    <w:rsid w:val="009C1E20"/>
    <w:rsid w:val="009C26FA"/>
    <w:rsid w:val="009C2EBE"/>
    <w:rsid w:val="009C4682"/>
    <w:rsid w:val="009C4DB3"/>
    <w:rsid w:val="009D077C"/>
    <w:rsid w:val="009D240D"/>
    <w:rsid w:val="009D2EBE"/>
    <w:rsid w:val="009D3572"/>
    <w:rsid w:val="009D40E1"/>
    <w:rsid w:val="009D511D"/>
    <w:rsid w:val="009D527D"/>
    <w:rsid w:val="009D69A5"/>
    <w:rsid w:val="009D76D2"/>
    <w:rsid w:val="009D7826"/>
    <w:rsid w:val="009E1F7E"/>
    <w:rsid w:val="009E53A9"/>
    <w:rsid w:val="009E631F"/>
    <w:rsid w:val="009F021D"/>
    <w:rsid w:val="009F056D"/>
    <w:rsid w:val="009F0754"/>
    <w:rsid w:val="009F34F3"/>
    <w:rsid w:val="009F4134"/>
    <w:rsid w:val="009F5752"/>
    <w:rsid w:val="00A03D6E"/>
    <w:rsid w:val="00A05383"/>
    <w:rsid w:val="00A06599"/>
    <w:rsid w:val="00A0774A"/>
    <w:rsid w:val="00A10A8D"/>
    <w:rsid w:val="00A10D32"/>
    <w:rsid w:val="00A118B5"/>
    <w:rsid w:val="00A11CE5"/>
    <w:rsid w:val="00A1302E"/>
    <w:rsid w:val="00A14E2D"/>
    <w:rsid w:val="00A15433"/>
    <w:rsid w:val="00A158BB"/>
    <w:rsid w:val="00A16D00"/>
    <w:rsid w:val="00A219A3"/>
    <w:rsid w:val="00A2368B"/>
    <w:rsid w:val="00A240B9"/>
    <w:rsid w:val="00A24682"/>
    <w:rsid w:val="00A24A99"/>
    <w:rsid w:val="00A25B63"/>
    <w:rsid w:val="00A262DF"/>
    <w:rsid w:val="00A2654B"/>
    <w:rsid w:val="00A30A66"/>
    <w:rsid w:val="00A32634"/>
    <w:rsid w:val="00A36B65"/>
    <w:rsid w:val="00A36DC4"/>
    <w:rsid w:val="00A37C34"/>
    <w:rsid w:val="00A422AC"/>
    <w:rsid w:val="00A43A74"/>
    <w:rsid w:val="00A505C6"/>
    <w:rsid w:val="00A51DC6"/>
    <w:rsid w:val="00A52607"/>
    <w:rsid w:val="00A60B5B"/>
    <w:rsid w:val="00A61D0C"/>
    <w:rsid w:val="00A6341E"/>
    <w:rsid w:val="00A6480A"/>
    <w:rsid w:val="00A65D71"/>
    <w:rsid w:val="00A66DB6"/>
    <w:rsid w:val="00A70DE0"/>
    <w:rsid w:val="00A718D3"/>
    <w:rsid w:val="00A71ADC"/>
    <w:rsid w:val="00A73CCE"/>
    <w:rsid w:val="00A73D4E"/>
    <w:rsid w:val="00A7420A"/>
    <w:rsid w:val="00A749F7"/>
    <w:rsid w:val="00A77717"/>
    <w:rsid w:val="00A8322B"/>
    <w:rsid w:val="00A83C37"/>
    <w:rsid w:val="00A846EC"/>
    <w:rsid w:val="00A85A14"/>
    <w:rsid w:val="00A85D92"/>
    <w:rsid w:val="00A87025"/>
    <w:rsid w:val="00A920BC"/>
    <w:rsid w:val="00A94839"/>
    <w:rsid w:val="00A9665C"/>
    <w:rsid w:val="00A975EF"/>
    <w:rsid w:val="00A97C53"/>
    <w:rsid w:val="00AA0EE0"/>
    <w:rsid w:val="00AA1834"/>
    <w:rsid w:val="00AA1C25"/>
    <w:rsid w:val="00AA6163"/>
    <w:rsid w:val="00AA7D7C"/>
    <w:rsid w:val="00AB1F2C"/>
    <w:rsid w:val="00AB41DA"/>
    <w:rsid w:val="00AB56DF"/>
    <w:rsid w:val="00AC1070"/>
    <w:rsid w:val="00AC2C1B"/>
    <w:rsid w:val="00AC4CB1"/>
    <w:rsid w:val="00AC79DC"/>
    <w:rsid w:val="00AD1B78"/>
    <w:rsid w:val="00AD23B1"/>
    <w:rsid w:val="00AD248A"/>
    <w:rsid w:val="00AD24A5"/>
    <w:rsid w:val="00AD2966"/>
    <w:rsid w:val="00AD40BF"/>
    <w:rsid w:val="00AD6B5C"/>
    <w:rsid w:val="00AD7D86"/>
    <w:rsid w:val="00AE2791"/>
    <w:rsid w:val="00AE329A"/>
    <w:rsid w:val="00AE6F99"/>
    <w:rsid w:val="00AF019D"/>
    <w:rsid w:val="00AF43A3"/>
    <w:rsid w:val="00AF5A20"/>
    <w:rsid w:val="00AF5F50"/>
    <w:rsid w:val="00AF6C26"/>
    <w:rsid w:val="00AF6FFD"/>
    <w:rsid w:val="00B0030B"/>
    <w:rsid w:val="00B00314"/>
    <w:rsid w:val="00B019C6"/>
    <w:rsid w:val="00B026F3"/>
    <w:rsid w:val="00B05377"/>
    <w:rsid w:val="00B07A55"/>
    <w:rsid w:val="00B108DF"/>
    <w:rsid w:val="00B11213"/>
    <w:rsid w:val="00B13CD0"/>
    <w:rsid w:val="00B20664"/>
    <w:rsid w:val="00B23356"/>
    <w:rsid w:val="00B2358E"/>
    <w:rsid w:val="00B23A7D"/>
    <w:rsid w:val="00B24E8C"/>
    <w:rsid w:val="00B24FCA"/>
    <w:rsid w:val="00B26617"/>
    <w:rsid w:val="00B26C03"/>
    <w:rsid w:val="00B27194"/>
    <w:rsid w:val="00B27321"/>
    <w:rsid w:val="00B3171C"/>
    <w:rsid w:val="00B33C0C"/>
    <w:rsid w:val="00B35163"/>
    <w:rsid w:val="00B40147"/>
    <w:rsid w:val="00B406CC"/>
    <w:rsid w:val="00B41863"/>
    <w:rsid w:val="00B41DDD"/>
    <w:rsid w:val="00B41EF0"/>
    <w:rsid w:val="00B45110"/>
    <w:rsid w:val="00B455AE"/>
    <w:rsid w:val="00B46113"/>
    <w:rsid w:val="00B46321"/>
    <w:rsid w:val="00B4660A"/>
    <w:rsid w:val="00B47738"/>
    <w:rsid w:val="00B50F01"/>
    <w:rsid w:val="00B51642"/>
    <w:rsid w:val="00B56006"/>
    <w:rsid w:val="00B5653F"/>
    <w:rsid w:val="00B60D4F"/>
    <w:rsid w:val="00B6107B"/>
    <w:rsid w:val="00B65BE2"/>
    <w:rsid w:val="00B65CDC"/>
    <w:rsid w:val="00B67721"/>
    <w:rsid w:val="00B756CE"/>
    <w:rsid w:val="00B76456"/>
    <w:rsid w:val="00B80E91"/>
    <w:rsid w:val="00B81437"/>
    <w:rsid w:val="00B83E59"/>
    <w:rsid w:val="00B84320"/>
    <w:rsid w:val="00B86071"/>
    <w:rsid w:val="00B87983"/>
    <w:rsid w:val="00B87CD5"/>
    <w:rsid w:val="00B9041B"/>
    <w:rsid w:val="00B91101"/>
    <w:rsid w:val="00B9372D"/>
    <w:rsid w:val="00B94E1F"/>
    <w:rsid w:val="00B96679"/>
    <w:rsid w:val="00B97031"/>
    <w:rsid w:val="00B97F00"/>
    <w:rsid w:val="00BA02A2"/>
    <w:rsid w:val="00BA1B64"/>
    <w:rsid w:val="00BA3F09"/>
    <w:rsid w:val="00BA664F"/>
    <w:rsid w:val="00BA6F51"/>
    <w:rsid w:val="00BA73A0"/>
    <w:rsid w:val="00BA79CA"/>
    <w:rsid w:val="00BA7A87"/>
    <w:rsid w:val="00BB0AD9"/>
    <w:rsid w:val="00BB1ACF"/>
    <w:rsid w:val="00BB2241"/>
    <w:rsid w:val="00BB23EE"/>
    <w:rsid w:val="00BB3418"/>
    <w:rsid w:val="00BB360C"/>
    <w:rsid w:val="00BB5E04"/>
    <w:rsid w:val="00BB66B4"/>
    <w:rsid w:val="00BB6A75"/>
    <w:rsid w:val="00BB7831"/>
    <w:rsid w:val="00BB7F4B"/>
    <w:rsid w:val="00BC0211"/>
    <w:rsid w:val="00BC06B6"/>
    <w:rsid w:val="00BC0EE9"/>
    <w:rsid w:val="00BC47F0"/>
    <w:rsid w:val="00BC4FA9"/>
    <w:rsid w:val="00BD11D9"/>
    <w:rsid w:val="00BD1463"/>
    <w:rsid w:val="00BD3786"/>
    <w:rsid w:val="00BD3BFC"/>
    <w:rsid w:val="00BD3CDC"/>
    <w:rsid w:val="00BD3F5D"/>
    <w:rsid w:val="00BD5974"/>
    <w:rsid w:val="00BE1153"/>
    <w:rsid w:val="00BE1E30"/>
    <w:rsid w:val="00BE3888"/>
    <w:rsid w:val="00BE4467"/>
    <w:rsid w:val="00BE6198"/>
    <w:rsid w:val="00BF1661"/>
    <w:rsid w:val="00BF217A"/>
    <w:rsid w:val="00BF27E7"/>
    <w:rsid w:val="00BF5991"/>
    <w:rsid w:val="00BF620E"/>
    <w:rsid w:val="00BF629D"/>
    <w:rsid w:val="00BF726A"/>
    <w:rsid w:val="00C000E1"/>
    <w:rsid w:val="00C01C47"/>
    <w:rsid w:val="00C01FA6"/>
    <w:rsid w:val="00C02191"/>
    <w:rsid w:val="00C02622"/>
    <w:rsid w:val="00C02CE4"/>
    <w:rsid w:val="00C044B8"/>
    <w:rsid w:val="00C04910"/>
    <w:rsid w:val="00C04A9A"/>
    <w:rsid w:val="00C06C9E"/>
    <w:rsid w:val="00C07B76"/>
    <w:rsid w:val="00C113FD"/>
    <w:rsid w:val="00C1530D"/>
    <w:rsid w:val="00C21A25"/>
    <w:rsid w:val="00C23BCB"/>
    <w:rsid w:val="00C2685A"/>
    <w:rsid w:val="00C26C82"/>
    <w:rsid w:val="00C27B0E"/>
    <w:rsid w:val="00C321D3"/>
    <w:rsid w:val="00C32FB3"/>
    <w:rsid w:val="00C3300F"/>
    <w:rsid w:val="00C33080"/>
    <w:rsid w:val="00C433AC"/>
    <w:rsid w:val="00C43CFC"/>
    <w:rsid w:val="00C47470"/>
    <w:rsid w:val="00C51A64"/>
    <w:rsid w:val="00C55901"/>
    <w:rsid w:val="00C60588"/>
    <w:rsid w:val="00C60616"/>
    <w:rsid w:val="00C643C0"/>
    <w:rsid w:val="00C658A5"/>
    <w:rsid w:val="00C66876"/>
    <w:rsid w:val="00C749F2"/>
    <w:rsid w:val="00C83487"/>
    <w:rsid w:val="00C83560"/>
    <w:rsid w:val="00C86220"/>
    <w:rsid w:val="00C932DD"/>
    <w:rsid w:val="00C93510"/>
    <w:rsid w:val="00C95739"/>
    <w:rsid w:val="00C9748D"/>
    <w:rsid w:val="00CA57F7"/>
    <w:rsid w:val="00CA618F"/>
    <w:rsid w:val="00CA7281"/>
    <w:rsid w:val="00CB04F4"/>
    <w:rsid w:val="00CB0573"/>
    <w:rsid w:val="00CB1155"/>
    <w:rsid w:val="00CB17A2"/>
    <w:rsid w:val="00CB4017"/>
    <w:rsid w:val="00CB4641"/>
    <w:rsid w:val="00CB6E08"/>
    <w:rsid w:val="00CB6E2C"/>
    <w:rsid w:val="00CC1DA6"/>
    <w:rsid w:val="00CC3C0A"/>
    <w:rsid w:val="00CC3DA3"/>
    <w:rsid w:val="00CC513B"/>
    <w:rsid w:val="00CC5CE3"/>
    <w:rsid w:val="00CC7A01"/>
    <w:rsid w:val="00CC7D97"/>
    <w:rsid w:val="00CC7FEA"/>
    <w:rsid w:val="00CD017D"/>
    <w:rsid w:val="00CD3F0C"/>
    <w:rsid w:val="00CD699B"/>
    <w:rsid w:val="00CD6A00"/>
    <w:rsid w:val="00CD79D0"/>
    <w:rsid w:val="00CE1354"/>
    <w:rsid w:val="00CE1AE9"/>
    <w:rsid w:val="00CE1C8C"/>
    <w:rsid w:val="00CE7895"/>
    <w:rsid w:val="00CF0359"/>
    <w:rsid w:val="00CF0C86"/>
    <w:rsid w:val="00CF0CFF"/>
    <w:rsid w:val="00CF236B"/>
    <w:rsid w:val="00CF2C76"/>
    <w:rsid w:val="00CF45EF"/>
    <w:rsid w:val="00CF4C22"/>
    <w:rsid w:val="00CF57DD"/>
    <w:rsid w:val="00CF5B43"/>
    <w:rsid w:val="00D005B8"/>
    <w:rsid w:val="00D01A75"/>
    <w:rsid w:val="00D01EAC"/>
    <w:rsid w:val="00D021FD"/>
    <w:rsid w:val="00D05500"/>
    <w:rsid w:val="00D0703F"/>
    <w:rsid w:val="00D073B0"/>
    <w:rsid w:val="00D07C67"/>
    <w:rsid w:val="00D10885"/>
    <w:rsid w:val="00D10D73"/>
    <w:rsid w:val="00D1437A"/>
    <w:rsid w:val="00D1457B"/>
    <w:rsid w:val="00D1696E"/>
    <w:rsid w:val="00D25163"/>
    <w:rsid w:val="00D271A9"/>
    <w:rsid w:val="00D314C5"/>
    <w:rsid w:val="00D3152D"/>
    <w:rsid w:val="00D32259"/>
    <w:rsid w:val="00D33A9A"/>
    <w:rsid w:val="00D33BEA"/>
    <w:rsid w:val="00D33FB5"/>
    <w:rsid w:val="00D3402D"/>
    <w:rsid w:val="00D35221"/>
    <w:rsid w:val="00D35286"/>
    <w:rsid w:val="00D35E59"/>
    <w:rsid w:val="00D36C17"/>
    <w:rsid w:val="00D41728"/>
    <w:rsid w:val="00D433FC"/>
    <w:rsid w:val="00D44F23"/>
    <w:rsid w:val="00D463E1"/>
    <w:rsid w:val="00D51540"/>
    <w:rsid w:val="00D54B49"/>
    <w:rsid w:val="00D54CEA"/>
    <w:rsid w:val="00D550BF"/>
    <w:rsid w:val="00D610C6"/>
    <w:rsid w:val="00D6246B"/>
    <w:rsid w:val="00D6383B"/>
    <w:rsid w:val="00D668CE"/>
    <w:rsid w:val="00D66E74"/>
    <w:rsid w:val="00D719C9"/>
    <w:rsid w:val="00D72F91"/>
    <w:rsid w:val="00D735D8"/>
    <w:rsid w:val="00D74540"/>
    <w:rsid w:val="00D74C82"/>
    <w:rsid w:val="00D75020"/>
    <w:rsid w:val="00D758E6"/>
    <w:rsid w:val="00D7605F"/>
    <w:rsid w:val="00D763FD"/>
    <w:rsid w:val="00D85758"/>
    <w:rsid w:val="00D85F92"/>
    <w:rsid w:val="00D901D3"/>
    <w:rsid w:val="00D91ED0"/>
    <w:rsid w:val="00D937A1"/>
    <w:rsid w:val="00D94174"/>
    <w:rsid w:val="00D95815"/>
    <w:rsid w:val="00D95966"/>
    <w:rsid w:val="00D97293"/>
    <w:rsid w:val="00DA0C94"/>
    <w:rsid w:val="00DA155F"/>
    <w:rsid w:val="00DA45EE"/>
    <w:rsid w:val="00DA5E1F"/>
    <w:rsid w:val="00DA6D21"/>
    <w:rsid w:val="00DA7A3B"/>
    <w:rsid w:val="00DB058D"/>
    <w:rsid w:val="00DB1289"/>
    <w:rsid w:val="00DB1C00"/>
    <w:rsid w:val="00DB317B"/>
    <w:rsid w:val="00DB5359"/>
    <w:rsid w:val="00DB74B9"/>
    <w:rsid w:val="00DB7D0E"/>
    <w:rsid w:val="00DC0258"/>
    <w:rsid w:val="00DC10AD"/>
    <w:rsid w:val="00DC1F4F"/>
    <w:rsid w:val="00DC3D1A"/>
    <w:rsid w:val="00DC4642"/>
    <w:rsid w:val="00DC4EA8"/>
    <w:rsid w:val="00DC58FF"/>
    <w:rsid w:val="00DC7032"/>
    <w:rsid w:val="00DC7630"/>
    <w:rsid w:val="00DD0206"/>
    <w:rsid w:val="00DD2332"/>
    <w:rsid w:val="00DD7A78"/>
    <w:rsid w:val="00DE11C4"/>
    <w:rsid w:val="00DE224D"/>
    <w:rsid w:val="00DE3013"/>
    <w:rsid w:val="00DE43D0"/>
    <w:rsid w:val="00DE4743"/>
    <w:rsid w:val="00DE52DA"/>
    <w:rsid w:val="00DF0113"/>
    <w:rsid w:val="00DF3453"/>
    <w:rsid w:val="00DF3559"/>
    <w:rsid w:val="00DF4D43"/>
    <w:rsid w:val="00DF5265"/>
    <w:rsid w:val="00E00A57"/>
    <w:rsid w:val="00E03B57"/>
    <w:rsid w:val="00E04D90"/>
    <w:rsid w:val="00E0681A"/>
    <w:rsid w:val="00E06B6C"/>
    <w:rsid w:val="00E1309F"/>
    <w:rsid w:val="00E13E42"/>
    <w:rsid w:val="00E15533"/>
    <w:rsid w:val="00E157BE"/>
    <w:rsid w:val="00E1636A"/>
    <w:rsid w:val="00E16CF7"/>
    <w:rsid w:val="00E17492"/>
    <w:rsid w:val="00E21311"/>
    <w:rsid w:val="00E23A36"/>
    <w:rsid w:val="00E25735"/>
    <w:rsid w:val="00E32968"/>
    <w:rsid w:val="00E32D88"/>
    <w:rsid w:val="00E32E1F"/>
    <w:rsid w:val="00E346F1"/>
    <w:rsid w:val="00E350C0"/>
    <w:rsid w:val="00E3540B"/>
    <w:rsid w:val="00E36551"/>
    <w:rsid w:val="00E379BE"/>
    <w:rsid w:val="00E37BA7"/>
    <w:rsid w:val="00E4202C"/>
    <w:rsid w:val="00E44443"/>
    <w:rsid w:val="00E4626A"/>
    <w:rsid w:val="00E464A1"/>
    <w:rsid w:val="00E52D84"/>
    <w:rsid w:val="00E5364E"/>
    <w:rsid w:val="00E55D1A"/>
    <w:rsid w:val="00E56A9B"/>
    <w:rsid w:val="00E56AE1"/>
    <w:rsid w:val="00E622B6"/>
    <w:rsid w:val="00E62FB9"/>
    <w:rsid w:val="00E6668D"/>
    <w:rsid w:val="00E672AE"/>
    <w:rsid w:val="00E677D6"/>
    <w:rsid w:val="00E67890"/>
    <w:rsid w:val="00E7017B"/>
    <w:rsid w:val="00E710C6"/>
    <w:rsid w:val="00E715E2"/>
    <w:rsid w:val="00E73989"/>
    <w:rsid w:val="00E75F34"/>
    <w:rsid w:val="00E768EB"/>
    <w:rsid w:val="00E76E6D"/>
    <w:rsid w:val="00E771DE"/>
    <w:rsid w:val="00E803DA"/>
    <w:rsid w:val="00E8204D"/>
    <w:rsid w:val="00E86D32"/>
    <w:rsid w:val="00E87843"/>
    <w:rsid w:val="00E87B2D"/>
    <w:rsid w:val="00E87C46"/>
    <w:rsid w:val="00E90AA6"/>
    <w:rsid w:val="00E91290"/>
    <w:rsid w:val="00E914B6"/>
    <w:rsid w:val="00E91DD4"/>
    <w:rsid w:val="00E920E8"/>
    <w:rsid w:val="00E92D15"/>
    <w:rsid w:val="00E92F9A"/>
    <w:rsid w:val="00E93702"/>
    <w:rsid w:val="00E94456"/>
    <w:rsid w:val="00E9541D"/>
    <w:rsid w:val="00E9542B"/>
    <w:rsid w:val="00E959EE"/>
    <w:rsid w:val="00EA1279"/>
    <w:rsid w:val="00EA27E3"/>
    <w:rsid w:val="00EA73E4"/>
    <w:rsid w:val="00EB1878"/>
    <w:rsid w:val="00EB1E5D"/>
    <w:rsid w:val="00EB2465"/>
    <w:rsid w:val="00EB2E8D"/>
    <w:rsid w:val="00EB405D"/>
    <w:rsid w:val="00EB502E"/>
    <w:rsid w:val="00EB7509"/>
    <w:rsid w:val="00EC635D"/>
    <w:rsid w:val="00EC663B"/>
    <w:rsid w:val="00ED075F"/>
    <w:rsid w:val="00ED0960"/>
    <w:rsid w:val="00ED356D"/>
    <w:rsid w:val="00ED6AFF"/>
    <w:rsid w:val="00ED7DD4"/>
    <w:rsid w:val="00EE3644"/>
    <w:rsid w:val="00EE533F"/>
    <w:rsid w:val="00EE7C08"/>
    <w:rsid w:val="00EF0239"/>
    <w:rsid w:val="00EF0827"/>
    <w:rsid w:val="00EF13BF"/>
    <w:rsid w:val="00EF1942"/>
    <w:rsid w:val="00EF35AA"/>
    <w:rsid w:val="00EF3AD2"/>
    <w:rsid w:val="00EF46AA"/>
    <w:rsid w:val="00EF588D"/>
    <w:rsid w:val="00EF6DDE"/>
    <w:rsid w:val="00EF6F7A"/>
    <w:rsid w:val="00EF73CE"/>
    <w:rsid w:val="00EF7425"/>
    <w:rsid w:val="00F0347C"/>
    <w:rsid w:val="00F03C1F"/>
    <w:rsid w:val="00F04ABF"/>
    <w:rsid w:val="00F129E1"/>
    <w:rsid w:val="00F1355C"/>
    <w:rsid w:val="00F13C4C"/>
    <w:rsid w:val="00F1421A"/>
    <w:rsid w:val="00F15C4C"/>
    <w:rsid w:val="00F16EDC"/>
    <w:rsid w:val="00F17913"/>
    <w:rsid w:val="00F20B65"/>
    <w:rsid w:val="00F20DE7"/>
    <w:rsid w:val="00F21486"/>
    <w:rsid w:val="00F23024"/>
    <w:rsid w:val="00F248D7"/>
    <w:rsid w:val="00F25065"/>
    <w:rsid w:val="00F25661"/>
    <w:rsid w:val="00F264A4"/>
    <w:rsid w:val="00F265C9"/>
    <w:rsid w:val="00F3087F"/>
    <w:rsid w:val="00F310CA"/>
    <w:rsid w:val="00F35F4D"/>
    <w:rsid w:val="00F409C8"/>
    <w:rsid w:val="00F42073"/>
    <w:rsid w:val="00F42B7C"/>
    <w:rsid w:val="00F42E93"/>
    <w:rsid w:val="00F43FC6"/>
    <w:rsid w:val="00F459B2"/>
    <w:rsid w:val="00F50186"/>
    <w:rsid w:val="00F51C10"/>
    <w:rsid w:val="00F525C4"/>
    <w:rsid w:val="00F52922"/>
    <w:rsid w:val="00F53988"/>
    <w:rsid w:val="00F5456E"/>
    <w:rsid w:val="00F6231A"/>
    <w:rsid w:val="00F62619"/>
    <w:rsid w:val="00F63EF9"/>
    <w:rsid w:val="00F674DB"/>
    <w:rsid w:val="00F71493"/>
    <w:rsid w:val="00F7374E"/>
    <w:rsid w:val="00F737A5"/>
    <w:rsid w:val="00F74F3A"/>
    <w:rsid w:val="00F752F9"/>
    <w:rsid w:val="00F77D19"/>
    <w:rsid w:val="00F806FF"/>
    <w:rsid w:val="00F816AB"/>
    <w:rsid w:val="00F82A31"/>
    <w:rsid w:val="00F82A89"/>
    <w:rsid w:val="00F82ABE"/>
    <w:rsid w:val="00F83C89"/>
    <w:rsid w:val="00F83D88"/>
    <w:rsid w:val="00F84427"/>
    <w:rsid w:val="00F85006"/>
    <w:rsid w:val="00F86A70"/>
    <w:rsid w:val="00F86F27"/>
    <w:rsid w:val="00F8716B"/>
    <w:rsid w:val="00F91915"/>
    <w:rsid w:val="00F91A83"/>
    <w:rsid w:val="00F92153"/>
    <w:rsid w:val="00F9274C"/>
    <w:rsid w:val="00F93D92"/>
    <w:rsid w:val="00F9431F"/>
    <w:rsid w:val="00F955F0"/>
    <w:rsid w:val="00FA19F5"/>
    <w:rsid w:val="00FA39D9"/>
    <w:rsid w:val="00FA3D5A"/>
    <w:rsid w:val="00FA434E"/>
    <w:rsid w:val="00FA5535"/>
    <w:rsid w:val="00FA55EF"/>
    <w:rsid w:val="00FA5D90"/>
    <w:rsid w:val="00FA5E89"/>
    <w:rsid w:val="00FB00FF"/>
    <w:rsid w:val="00FB0D5D"/>
    <w:rsid w:val="00FB1C36"/>
    <w:rsid w:val="00FB58AC"/>
    <w:rsid w:val="00FB63B4"/>
    <w:rsid w:val="00FC0871"/>
    <w:rsid w:val="00FC5089"/>
    <w:rsid w:val="00FC7315"/>
    <w:rsid w:val="00FD37E7"/>
    <w:rsid w:val="00FD3AFD"/>
    <w:rsid w:val="00FD4784"/>
    <w:rsid w:val="00FD613A"/>
    <w:rsid w:val="00FD618E"/>
    <w:rsid w:val="00FE0C05"/>
    <w:rsid w:val="00FE29B5"/>
    <w:rsid w:val="00FE6241"/>
    <w:rsid w:val="00FE696F"/>
    <w:rsid w:val="00FE6A9E"/>
    <w:rsid w:val="00FF02AA"/>
    <w:rsid w:val="00FF1B3C"/>
    <w:rsid w:val="00FF3CFC"/>
    <w:rsid w:val="00FF53C3"/>
    <w:rsid w:val="00FF64B3"/>
    <w:rsid w:val="00FF76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5473E"/>
  <w15:docId w15:val="{746A8CE9-ED3F-4E33-BA41-3CD6611D1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Open Sans" w:eastAsia="Open Sans" w:hAnsi="Open Sans" w:cs="Open Sans"/>
        <w:sz w:val="19"/>
        <w:szCs w:val="19"/>
        <w:highlight w:val="white"/>
        <w:lang w:val="en-GB" w:eastAsia="en-GB" w:bidi="ar-SA"/>
      </w:rPr>
    </w:rPrDefault>
    <w:pPrDefault>
      <w:pPr>
        <w:pBdr>
          <w:top w:val="none" w:sz="4" w:space="0" w:color="000000"/>
          <w:left w:val="none" w:sz="4" w:space="0" w:color="000000"/>
          <w:bottom w:val="none" w:sz="4" w:space="0" w:color="000000"/>
          <w:right w:val="none" w:sz="4" w:space="0" w:color="000000"/>
          <w:between w:val="none" w:sz="4" w:space="0" w:color="000000"/>
        </w:pBd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iPriority="0" w:unhideWhenUsed="1"/>
    <w:lsdException w:name="Table Classic 3" w:semiHidden="1" w:unhideWhenUsed="1"/>
    <w:lsdException w:name="Table Classic 4" w:semiHidden="1" w:uiPriority="0"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CA1"/>
    <w:rPr>
      <w:rFonts w:eastAsia="DejaVu Sans Condensed" w:cs="DejaVu Sans Condensed"/>
      <w:szCs w:val="18"/>
    </w:rPr>
  </w:style>
  <w:style w:type="paragraph" w:styleId="Heading1">
    <w:name w:val="heading 1"/>
    <w:basedOn w:val="Normal"/>
    <w:next w:val="Normal"/>
    <w:link w:val="Heading1Char"/>
    <w:qFormat/>
    <w:rsid w:val="00885179"/>
    <w:pPr>
      <w:keepNext/>
      <w:keepLines/>
      <w:shd w:val="clear" w:color="auto" w:fill="2C969C"/>
      <w:spacing w:line="240" w:lineRule="auto"/>
      <w:outlineLvl w:val="0"/>
    </w:pPr>
    <w:rPr>
      <w:b/>
      <w:color w:val="FFFFFF" w:themeColor="background1"/>
      <w:sz w:val="28"/>
      <w:szCs w:val="28"/>
      <w:highlight w:val="none"/>
    </w:rPr>
  </w:style>
  <w:style w:type="paragraph" w:styleId="Heading2">
    <w:name w:val="heading 2"/>
    <w:basedOn w:val="Normal"/>
    <w:next w:val="Normal"/>
    <w:link w:val="Heading2Char"/>
    <w:unhideWhenUsed/>
    <w:qFormat/>
    <w:rsid w:val="00BB360C"/>
    <w:pPr>
      <w:keepNext/>
      <w:keepLines/>
      <w:jc w:val="both"/>
      <w:outlineLvl w:val="1"/>
    </w:pPr>
    <w:rPr>
      <w:b/>
      <w:color w:val="2C969C"/>
      <w:sz w:val="25"/>
      <w:szCs w:val="25"/>
      <w:highlight w:val="none"/>
    </w:rPr>
  </w:style>
  <w:style w:type="paragraph" w:styleId="Heading3">
    <w:name w:val="heading 3"/>
    <w:basedOn w:val="Normal"/>
    <w:next w:val="Normal"/>
    <w:link w:val="Heading3Char"/>
    <w:unhideWhenUsed/>
    <w:qFormat/>
    <w:pPr>
      <w:keepNext/>
      <w:keepLines/>
      <w:outlineLvl w:val="2"/>
    </w:pPr>
    <w:rPr>
      <w:b/>
      <w:sz w:val="21"/>
      <w:szCs w:val="21"/>
    </w:rPr>
  </w:style>
  <w:style w:type="paragraph" w:styleId="Heading4">
    <w:name w:val="heading 4"/>
    <w:basedOn w:val="Normal"/>
    <w:next w:val="Normal"/>
    <w:link w:val="Heading4Char"/>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nhideWhenUsed/>
    <w:qFormat/>
    <w:pPr>
      <w:keepNext/>
      <w:keepLines/>
      <w:spacing w:before="240" w:after="80"/>
      <w:outlineLvl w:val="4"/>
    </w:pPr>
    <w:rPr>
      <w:color w:val="666666"/>
      <w:sz w:val="22"/>
      <w:szCs w:val="22"/>
    </w:rPr>
  </w:style>
  <w:style w:type="paragraph" w:styleId="Heading6">
    <w:name w:val="heading 6"/>
    <w:basedOn w:val="Normal"/>
    <w:next w:val="Normal"/>
    <w:link w:val="Heading6Char"/>
    <w:unhideWhenUsed/>
    <w:qFormat/>
    <w:pPr>
      <w:keepNext/>
      <w:keepLines/>
      <w:spacing w:before="240" w:after="80"/>
      <w:outlineLvl w:val="5"/>
    </w:pPr>
    <w:rPr>
      <w:i/>
      <w:color w:val="666666"/>
      <w:sz w:val="22"/>
      <w:szCs w:val="22"/>
    </w:rPr>
  </w:style>
  <w:style w:type="paragraph" w:styleId="Heading7">
    <w:name w:val="heading 7"/>
    <w:basedOn w:val="Normal"/>
    <w:next w:val="Normal"/>
    <w:link w:val="Heading7Char"/>
    <w:unhideWhenUsed/>
    <w:qFormat/>
    <w:pPr>
      <w:keepNext/>
      <w:keepLines/>
      <w:spacing w:before="320" w:after="200"/>
      <w:outlineLvl w:val="6"/>
    </w:pPr>
    <w:rPr>
      <w:rFonts w:ascii="Arial" w:eastAsia="Arial" w:hAnsi="Arial" w:cs="Arial"/>
      <w:b/>
      <w:bCs/>
      <w:i/>
      <w:iCs/>
      <w:sz w:val="22"/>
      <w:szCs w:val="22"/>
    </w:rPr>
  </w:style>
  <w:style w:type="paragraph" w:styleId="Heading8">
    <w:name w:val="heading 8"/>
    <w:basedOn w:val="Normal"/>
    <w:next w:val="Normal"/>
    <w:link w:val="Heading8Char"/>
    <w:unhideWhenUsed/>
    <w:qFormat/>
    <w:pPr>
      <w:keepNext/>
      <w:keepLines/>
      <w:spacing w:before="320" w:after="200"/>
      <w:outlineLvl w:val="7"/>
    </w:pPr>
    <w:rPr>
      <w:rFonts w:ascii="Arial" w:eastAsia="Arial" w:hAnsi="Arial" w:cs="Arial"/>
      <w:i/>
      <w:iCs/>
      <w:sz w:val="22"/>
      <w:szCs w:val="22"/>
    </w:rPr>
  </w:style>
  <w:style w:type="paragraph" w:styleId="Heading9">
    <w:name w:val="heading 9"/>
    <w:basedOn w:val="Normal"/>
    <w:next w:val="Normal"/>
    <w:link w:val="Heading9Char"/>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5179"/>
    <w:rPr>
      <w:rFonts w:eastAsia="DejaVu Sans Condensed" w:cs="DejaVu Sans Condensed"/>
      <w:b/>
      <w:color w:val="FFFFFF" w:themeColor="background1"/>
      <w:sz w:val="28"/>
      <w:szCs w:val="28"/>
      <w:highlight w:val="none"/>
      <w:shd w:val="clear" w:color="auto" w:fill="2C969C"/>
    </w:rPr>
  </w:style>
  <w:style w:type="character" w:customStyle="1" w:styleId="Heading2Char">
    <w:name w:val="Heading 2 Char"/>
    <w:basedOn w:val="DefaultParagraphFont"/>
    <w:link w:val="Heading2"/>
    <w:rsid w:val="00BB360C"/>
    <w:rPr>
      <w:rFonts w:eastAsia="DejaVu Sans Condensed" w:cs="DejaVu Sans Condensed"/>
      <w:b/>
      <w:color w:val="2C969C"/>
      <w:sz w:val="25"/>
      <w:szCs w:val="25"/>
      <w:highlight w:val="none"/>
    </w:rPr>
  </w:style>
  <w:style w:type="character" w:customStyle="1" w:styleId="Heading3Char">
    <w:name w:val="Heading 3 Char"/>
    <w:basedOn w:val="DefaultParagraphFont"/>
    <w:link w:val="Heading3"/>
    <w:rPr>
      <w:rFonts w:ascii="Arial" w:eastAsia="Arial" w:hAnsi="Arial" w:cs="Arial"/>
      <w:sz w:val="30"/>
      <w:szCs w:val="30"/>
    </w:rPr>
  </w:style>
  <w:style w:type="character" w:customStyle="1" w:styleId="Heading4Char">
    <w:name w:val="Heading 4 Char"/>
    <w:basedOn w:val="DefaultParagraphFont"/>
    <w:link w:val="Heading4"/>
    <w:rPr>
      <w:rFonts w:ascii="Arial" w:eastAsia="Arial" w:hAnsi="Arial" w:cs="Arial"/>
      <w:b/>
      <w:bCs/>
      <w:sz w:val="26"/>
      <w:szCs w:val="26"/>
    </w:rPr>
  </w:style>
  <w:style w:type="character" w:customStyle="1" w:styleId="Heading5Char">
    <w:name w:val="Heading 5 Char"/>
    <w:basedOn w:val="DefaultParagraphFont"/>
    <w:link w:val="Heading5"/>
    <w:rPr>
      <w:rFonts w:ascii="Arial" w:eastAsia="Arial" w:hAnsi="Arial" w:cs="Arial"/>
      <w:b/>
      <w:bCs/>
      <w:sz w:val="24"/>
      <w:szCs w:val="24"/>
    </w:rPr>
  </w:style>
  <w:style w:type="character" w:customStyle="1" w:styleId="Heading6Char">
    <w:name w:val="Heading 6 Char"/>
    <w:basedOn w:val="DefaultParagraphFont"/>
    <w:link w:val="Heading6"/>
    <w:rPr>
      <w:rFonts w:ascii="Arial" w:eastAsia="Arial" w:hAnsi="Arial" w:cs="Arial"/>
      <w:b/>
      <w:bCs/>
      <w:sz w:val="22"/>
      <w:szCs w:val="22"/>
    </w:rPr>
  </w:style>
  <w:style w:type="character" w:customStyle="1" w:styleId="Heading7Char">
    <w:name w:val="Heading 7 Char"/>
    <w:basedOn w:val="DefaultParagraphFont"/>
    <w:link w:val="Heading7"/>
    <w:rPr>
      <w:rFonts w:ascii="Arial" w:eastAsia="Arial" w:hAnsi="Arial" w:cs="Arial"/>
      <w:b/>
      <w:bCs/>
      <w:i/>
      <w:iCs/>
      <w:sz w:val="22"/>
      <w:szCs w:val="22"/>
    </w:rPr>
  </w:style>
  <w:style w:type="character" w:customStyle="1" w:styleId="Heading8Char">
    <w:name w:val="Heading 8 Char"/>
    <w:basedOn w:val="DefaultParagraphFont"/>
    <w:link w:val="Heading8"/>
    <w:rPr>
      <w:rFonts w:ascii="Arial" w:eastAsia="Arial" w:hAnsi="Arial" w:cs="Arial"/>
      <w:i/>
      <w:iCs/>
      <w:sz w:val="22"/>
      <w:szCs w:val="22"/>
    </w:rPr>
  </w:style>
  <w:style w:type="character" w:customStyle="1" w:styleId="Heading9Char">
    <w:name w:val="Heading 9 Char"/>
    <w:basedOn w:val="DefaultParagraphFont"/>
    <w:link w:val="Heading9"/>
    <w:rPr>
      <w:rFonts w:ascii="Arial" w:eastAsia="Arial" w:hAnsi="Arial" w:cs="Arial"/>
      <w:i/>
      <w:iCs/>
      <w:sz w:val="21"/>
      <w:szCs w:val="21"/>
    </w:rPr>
  </w:style>
  <w:style w:type="paragraph" w:styleId="ListParagraph">
    <w:name w:val="List Paragraph"/>
    <w:basedOn w:val="Normal"/>
    <w:uiPriority w:val="34"/>
    <w:qFormat/>
    <w:pPr>
      <w:ind w:left="720"/>
      <w:contextualSpacing/>
    </w:pPr>
  </w:style>
  <w:style w:type="paragraph" w:styleId="NoSpacing">
    <w:name w:val="No Spacing"/>
    <w:uiPriority w:val="1"/>
    <w:qFormat/>
    <w:pPr>
      <w:spacing w:line="240" w:lineRule="auto"/>
    </w:p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Caption">
    <w:name w:val="caption"/>
    <w:basedOn w:val="Normal"/>
    <w:next w:val="Normal"/>
    <w:unhideWhenUsed/>
    <w:qFormat/>
    <w:rsid w:val="008213DB"/>
    <w:rPr>
      <w:rFonts w:ascii="Avenir Medium" w:hAnsi="Avenir Medium"/>
      <w:b/>
      <w:bCs/>
      <w:color w:val="F9983D"/>
      <w:sz w:val="20"/>
      <w:szCs w:val="21"/>
      <w:highlight w:val="none"/>
    </w:rPr>
  </w:style>
  <w:style w:type="character" w:customStyle="1" w:styleId="CaptionChar">
    <w:name w:val="Caption Char"/>
    <w:uiPriority w:val="99"/>
  </w:style>
  <w:style w:type="table" w:styleId="TableGrid">
    <w:name w:val="Table Grid"/>
    <w:basedOn w:val="TableNormal"/>
    <w:pPr>
      <w:spacing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1">
    <w:name w:val="Table Grid Light1"/>
    <w:basedOn w:val="TableNormal"/>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styleId="PlainTable2">
    <w:name w:val="Plain Table 2"/>
    <w:basedOn w:val="TableNormal"/>
    <w:uiPriority w:val="42"/>
    <w:pPr>
      <w:spacing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PlainTable4">
    <w:name w:val="Plain Table 4"/>
    <w:basedOn w:val="TableNormal"/>
    <w:uiPriority w:val="44"/>
    <w:pPr>
      <w:spacing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PlainTable5">
    <w:name w:val="Plain Table 5"/>
    <w:basedOn w:val="TableNormal"/>
    <w:uiPriority w:val="99"/>
    <w:pPr>
      <w:spacing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GridTable1Light">
    <w:name w:val="Grid Table 1 Light"/>
    <w:basedOn w:val="TableNormal"/>
    <w:uiPriority w:val="99"/>
    <w:pPr>
      <w:spacing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Normal"/>
    <w:uiPriority w:val="99"/>
    <w:pPr>
      <w:spacing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1">
    <w:name w:val="Grid Table 1 Light - Accent 21"/>
    <w:basedOn w:val="TableNormal"/>
    <w:uiPriority w:val="99"/>
    <w:pPr>
      <w:spacing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1">
    <w:name w:val="Grid Table 1 Light - Accent 31"/>
    <w:basedOn w:val="TableNormal"/>
    <w:uiPriority w:val="99"/>
    <w:pPr>
      <w:spacing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1">
    <w:name w:val="Grid Table 1 Light - Accent 41"/>
    <w:basedOn w:val="TableNormal"/>
    <w:uiPriority w:val="99"/>
    <w:pPr>
      <w:spacing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1">
    <w:name w:val="Grid Table 1 Light - Accent 51"/>
    <w:basedOn w:val="TableNormal"/>
    <w:uiPriority w:val="99"/>
    <w:pPr>
      <w:spacing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1">
    <w:name w:val="Grid Table 1 Light - Accent 61"/>
    <w:basedOn w:val="TableNormal"/>
    <w:uiPriority w:val="99"/>
    <w:pPr>
      <w:spacing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2-Accent11">
    <w:name w:val="Grid Table 2 - Accent 11"/>
    <w:basedOn w:val="TableNormal"/>
    <w:uiPriority w:val="99"/>
    <w:pPr>
      <w:spacing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auto"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2-Accent21">
    <w:name w:val="Grid Table 2 - Accent 21"/>
    <w:basedOn w:val="TableNormal"/>
    <w:uiPriority w:val="99"/>
    <w:pPr>
      <w:spacing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auto"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2-Accent31">
    <w:name w:val="Grid Table 2 - Accent 31"/>
    <w:basedOn w:val="TableNormal"/>
    <w:uiPriority w:val="99"/>
    <w:pPr>
      <w:spacing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auto"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2-Accent41">
    <w:name w:val="Grid Table 2 - Accent 41"/>
    <w:basedOn w:val="TableNormal"/>
    <w:uiPriority w:val="99"/>
    <w:pPr>
      <w:spacing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auto"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2-Accent51">
    <w:name w:val="Grid Table 2 - Accent 51"/>
    <w:basedOn w:val="TableNormal"/>
    <w:uiPriority w:val="99"/>
    <w:pPr>
      <w:spacing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auto"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2-Accent61">
    <w:name w:val="Grid Table 2 - Accent 61"/>
    <w:basedOn w:val="TableNormal"/>
    <w:uiPriority w:val="99"/>
    <w:pPr>
      <w:spacing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auto"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ridTable3">
    <w:name w:val="Grid Table 3"/>
    <w:basedOn w:val="TableNormal"/>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3-Accent11">
    <w:name w:val="Grid Table 3 - Accent 11"/>
    <w:basedOn w:val="TableNormal"/>
    <w:uiPriority w:val="99"/>
    <w:pPr>
      <w:spacing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3-Accent21">
    <w:name w:val="Grid Table 3 - Accent 21"/>
    <w:basedOn w:val="TableNormal"/>
    <w:uiPriority w:val="99"/>
    <w:pPr>
      <w:spacing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3-Accent31">
    <w:name w:val="Grid Table 3 - Accent 31"/>
    <w:basedOn w:val="TableNormal"/>
    <w:uiPriority w:val="99"/>
    <w:pPr>
      <w:spacing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3-Accent41">
    <w:name w:val="Grid Table 3 - Accent 41"/>
    <w:basedOn w:val="TableNormal"/>
    <w:uiPriority w:val="99"/>
    <w:pPr>
      <w:spacing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3-Accent51">
    <w:name w:val="Grid Table 3 - Accent 51"/>
    <w:basedOn w:val="TableNormal"/>
    <w:uiPriority w:val="99"/>
    <w:pPr>
      <w:spacing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3-Accent61">
    <w:name w:val="Grid Table 3 - Accent 61"/>
    <w:basedOn w:val="TableNormal"/>
    <w:uiPriority w:val="99"/>
    <w:pPr>
      <w:spacing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ridTable4">
    <w:name w:val="Grid Table 4"/>
    <w:basedOn w:val="TableNormal"/>
    <w:uiPriority w:val="59"/>
    <w:pPr>
      <w:spacing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4-Accent11">
    <w:name w:val="Grid Table 4 - Accent 11"/>
    <w:basedOn w:val="TableNormal"/>
    <w:uiPriority w:val="59"/>
    <w:pPr>
      <w:spacing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auto"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CE6F2" w:themeFill="accent1" w:themeFillTint="32"/>
      </w:tcPr>
    </w:tblStylePr>
    <w:tblStylePr w:type="band1Horz">
      <w:rPr>
        <w:rFonts w:ascii="Arial" w:hAnsi="Arial"/>
        <w:color w:val="404040"/>
        <w:sz w:val="22"/>
      </w:rPr>
      <w:tblPr/>
      <w:tcPr>
        <w:shd w:val="clear" w:color="auto" w:fill="DCE6F2" w:themeFill="accent1" w:themeFillTint="32"/>
      </w:tcPr>
    </w:tblStylePr>
  </w:style>
  <w:style w:type="table" w:customStyle="1" w:styleId="GridTable4-Accent21">
    <w:name w:val="Grid Table 4 - Accent 21"/>
    <w:basedOn w:val="TableNormal"/>
    <w:uiPriority w:val="59"/>
    <w:pPr>
      <w:spacing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auto"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4-Accent31">
    <w:name w:val="Grid Table 4 - Accent 31"/>
    <w:basedOn w:val="TableNormal"/>
    <w:uiPriority w:val="59"/>
    <w:pPr>
      <w:spacing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auto"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4-Accent41">
    <w:name w:val="Grid Table 4 - Accent 41"/>
    <w:basedOn w:val="TableNormal"/>
    <w:uiPriority w:val="59"/>
    <w:pPr>
      <w:spacing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auto"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4-Accent51">
    <w:name w:val="Grid Table 4 - Accent 51"/>
    <w:basedOn w:val="TableNormal"/>
    <w:uiPriority w:val="59"/>
    <w:rsid w:val="00A15433"/>
    <w:pPr>
      <w:spacing w:line="240" w:lineRule="auto"/>
    </w:pPr>
    <w:tblPr>
      <w:tblStyleRowBandSize w:val="1"/>
      <w:tblStyleColBandSize w:val="1"/>
      <w:tblBorders>
        <w:top w:val="single" w:sz="2" w:space="0" w:color="56ACB1"/>
        <w:left w:val="single" w:sz="2" w:space="0" w:color="56ACB1"/>
        <w:bottom w:val="single" w:sz="2" w:space="0" w:color="56ACB1"/>
        <w:right w:val="single" w:sz="2" w:space="0" w:color="56ACB1"/>
        <w:insideH w:val="single" w:sz="2" w:space="0" w:color="56ACB1"/>
        <w:insideV w:val="single" w:sz="2" w:space="0" w:color="56ACB1"/>
      </w:tblBorders>
    </w:tblPr>
    <w:tblStylePr w:type="firstRow">
      <w:rPr>
        <w:rFonts w:ascii="Arial" w:hAnsi="Arial"/>
        <w:b/>
        <w:color w:val="FFFFFF"/>
        <w:sz w:val="22"/>
      </w:rPr>
      <w:tblPr/>
      <w:tcPr>
        <w:shd w:val="clear" w:color="auto" w:fill="2C969C"/>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F0FBF8"/>
      </w:tcPr>
    </w:tblStylePr>
  </w:style>
  <w:style w:type="table" w:customStyle="1" w:styleId="GridTable4-Accent61">
    <w:name w:val="Grid Table 4 - Accent 61"/>
    <w:basedOn w:val="TableNormal"/>
    <w:uiPriority w:val="59"/>
    <w:pPr>
      <w:spacing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auto"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ridTable5Dark">
    <w:name w:val="Grid Table 5 Dark"/>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GridTable5Dark-Accent1">
    <w:name w:val="Grid Table 5 Dark- Accent 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5F1" w:themeFill="accent1" w:themeFillTint="34"/>
    </w:tblPr>
    <w:tblStylePr w:type="firstRow">
      <w:rPr>
        <w:rFonts w:ascii="Arial" w:hAnsi="Arial"/>
        <w:b/>
        <w:color w:val="FFFFFF"/>
        <w:sz w:val="22"/>
      </w:rPr>
      <w:tblPr/>
      <w:tcPr>
        <w:shd w:val="clear" w:color="auto" w:fill="4F81BD" w:themeFill="accent1"/>
      </w:tcPr>
    </w:tblStylePr>
    <w:tblStylePr w:type="lastRow">
      <w:rPr>
        <w:rFonts w:ascii="Arial" w:hAnsi="Arial"/>
        <w:b/>
        <w:color w:val="FFFFFF"/>
        <w:sz w:val="22"/>
      </w:rPr>
      <w:tblPr/>
      <w:tcPr>
        <w:tcBorders>
          <w:top w:val="single" w:sz="4" w:space="0" w:color="FFFFFF" w:themeColor="light1"/>
        </w:tcBorders>
        <w:shd w:val="clear" w:color="auto" w:fill="4F81BD" w:themeFill="accent1"/>
      </w:tcPr>
    </w:tblStylePr>
    <w:tblStylePr w:type="firstCol">
      <w:rPr>
        <w:rFonts w:ascii="Arial" w:hAnsi="Arial"/>
        <w:b/>
        <w:color w:val="FFFFFF"/>
        <w:sz w:val="22"/>
      </w:rPr>
      <w:tblPr/>
      <w:tcPr>
        <w:shd w:val="clear" w:color="auto" w:fill="4F81BD" w:themeFill="accent1"/>
      </w:tcPr>
    </w:tblStylePr>
    <w:tblStylePr w:type="lastCol">
      <w:rPr>
        <w:rFonts w:ascii="Arial" w:hAnsi="Arial"/>
        <w:b/>
        <w:color w:val="FFFFFF"/>
        <w:sz w:val="22"/>
      </w:rPr>
      <w:tblPr/>
      <w:tcPr>
        <w:shd w:val="clear" w:color="auto" w:fill="4F81BD" w:themeFill="accent1"/>
      </w:tcPr>
    </w:tblStylePr>
    <w:tblStylePr w:type="band1Vert">
      <w:tblPr/>
      <w:tcPr>
        <w:shd w:val="clear" w:color="auto" w:fill="AEC4E0" w:themeFill="accent1" w:themeFillTint="75"/>
      </w:tcPr>
    </w:tblStylePr>
    <w:tblStylePr w:type="band1Horz">
      <w:tblPr/>
      <w:tcPr>
        <w:shd w:val="clear" w:color="auto" w:fill="AEC4E0" w:themeFill="accent1" w:themeFillTint="75"/>
      </w:tcPr>
    </w:tblStylePr>
  </w:style>
  <w:style w:type="table" w:customStyle="1" w:styleId="GridTable5Dark-Accent21">
    <w:name w:val="Grid Table 5 Dark - Accent 2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2DCDC" w:themeFill="accent2" w:themeFillTint="32"/>
    </w:tblPr>
    <w:tblStylePr w:type="firstRow">
      <w:rPr>
        <w:rFonts w:ascii="Arial" w:hAnsi="Arial"/>
        <w:b/>
        <w:color w:val="FFFFFF"/>
        <w:sz w:val="22"/>
      </w:rPr>
      <w:tblPr/>
      <w:tcPr>
        <w:shd w:val="clear" w:color="auto" w:fill="C0504D" w:themeFill="accent2"/>
      </w:tcPr>
    </w:tblStylePr>
    <w:tblStylePr w:type="lastRow">
      <w:rPr>
        <w:rFonts w:ascii="Arial" w:hAnsi="Arial"/>
        <w:b/>
        <w:color w:val="FFFFFF"/>
        <w:sz w:val="22"/>
      </w:rPr>
      <w:tblPr/>
      <w:tcPr>
        <w:tcBorders>
          <w:top w:val="single" w:sz="4" w:space="0" w:color="FFFFFF" w:themeColor="light1"/>
        </w:tcBorders>
        <w:shd w:val="clear" w:color="auto" w:fill="C0504D" w:themeFill="accent2"/>
      </w:tcPr>
    </w:tblStylePr>
    <w:tblStylePr w:type="firstCol">
      <w:rPr>
        <w:rFonts w:ascii="Arial" w:hAnsi="Arial"/>
        <w:b/>
        <w:color w:val="FFFFFF"/>
        <w:sz w:val="22"/>
      </w:rPr>
      <w:tblPr/>
      <w:tcPr>
        <w:shd w:val="clear" w:color="auto" w:fill="C0504D" w:themeFill="accent2"/>
      </w:tcPr>
    </w:tblStylePr>
    <w:tblStylePr w:type="lastCol">
      <w:rPr>
        <w:rFonts w:ascii="Arial" w:hAnsi="Arial"/>
        <w:b/>
        <w:color w:val="FFFFFF"/>
        <w:sz w:val="22"/>
      </w:rPr>
      <w:tblPr/>
      <w:tcPr>
        <w:shd w:val="clear" w:color="auto" w:fill="C0504D" w:themeFill="accent2"/>
      </w:tcPr>
    </w:tblStylePr>
    <w:tblStylePr w:type="band1Vert">
      <w:tblPr/>
      <w:tcPr>
        <w:shd w:val="clear" w:color="auto" w:fill="E2AEAD" w:themeFill="accent2" w:themeFillTint="75"/>
      </w:tcPr>
    </w:tblStylePr>
    <w:tblStylePr w:type="band1Horz">
      <w:tblPr/>
      <w:tcPr>
        <w:shd w:val="clear" w:color="auto" w:fill="E2AEAD" w:themeFill="accent2" w:themeFillTint="75"/>
      </w:tcPr>
    </w:tblStylePr>
  </w:style>
  <w:style w:type="table" w:customStyle="1" w:styleId="GridTable5Dark-Accent31">
    <w:name w:val="Grid Table 5 Dark - Accent 3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AF1DC" w:themeFill="accent3" w:themeFillTint="34"/>
    </w:tblPr>
    <w:tblStylePr w:type="firstRow">
      <w:rPr>
        <w:rFonts w:ascii="Arial" w:hAnsi="Arial"/>
        <w:b/>
        <w:color w:val="FFFFFF"/>
        <w:sz w:val="22"/>
      </w:rPr>
      <w:tblPr/>
      <w:tcPr>
        <w:shd w:val="clear" w:color="auto" w:fill="9BBB59" w:themeFill="accent3"/>
      </w:tcPr>
    </w:tblStylePr>
    <w:tblStylePr w:type="lastRow">
      <w:rPr>
        <w:rFonts w:ascii="Arial" w:hAnsi="Arial"/>
        <w:b/>
        <w:color w:val="FFFFFF"/>
        <w:sz w:val="22"/>
      </w:rPr>
      <w:tblPr/>
      <w:tcPr>
        <w:tcBorders>
          <w:top w:val="single" w:sz="4" w:space="0" w:color="FFFFFF" w:themeColor="light1"/>
        </w:tcBorders>
        <w:shd w:val="clear" w:color="auto" w:fill="9BBB59" w:themeFill="accent3"/>
      </w:tcPr>
    </w:tblStylePr>
    <w:tblStylePr w:type="firstCol">
      <w:rPr>
        <w:rFonts w:ascii="Arial" w:hAnsi="Arial"/>
        <w:b/>
        <w:color w:val="FFFFFF"/>
        <w:sz w:val="22"/>
      </w:rPr>
      <w:tblPr/>
      <w:tcPr>
        <w:shd w:val="clear" w:color="auto" w:fill="9BBB59" w:themeFill="accent3"/>
      </w:tcPr>
    </w:tblStylePr>
    <w:tblStylePr w:type="lastCol">
      <w:rPr>
        <w:rFonts w:ascii="Arial" w:hAnsi="Arial"/>
        <w:b/>
        <w:color w:val="FFFFFF"/>
        <w:sz w:val="22"/>
      </w:rPr>
      <w:tblPr/>
      <w:tcPr>
        <w:shd w:val="clear" w:color="auto" w:fill="9BBB59" w:themeFill="accent3"/>
      </w:tcPr>
    </w:tblStylePr>
    <w:tblStylePr w:type="band1Vert">
      <w:tblPr/>
      <w:tcPr>
        <w:shd w:val="clear" w:color="auto" w:fill="D0DFB2" w:themeFill="accent3" w:themeFillTint="75"/>
      </w:tcPr>
    </w:tblStylePr>
    <w:tblStylePr w:type="band1Horz">
      <w:tblPr/>
      <w:tcPr>
        <w:shd w:val="clear" w:color="auto" w:fill="D0DFB2" w:themeFill="accent3" w:themeFillTint="75"/>
      </w:tcPr>
    </w:tblStylePr>
  </w:style>
  <w:style w:type="table" w:customStyle="1" w:styleId="GridTable5Dark-Accent4">
    <w:name w:val="Grid Table 5 Dark- Accent 4"/>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5DFEC" w:themeFill="accent4" w:themeFillTint="34"/>
    </w:tblPr>
    <w:tblStylePr w:type="firstRow">
      <w:rPr>
        <w:rFonts w:ascii="Arial" w:hAnsi="Arial"/>
        <w:b/>
        <w:color w:val="FFFFFF"/>
        <w:sz w:val="22"/>
      </w:rPr>
      <w:tblPr/>
      <w:tcPr>
        <w:shd w:val="clear" w:color="auto" w:fill="8064A2" w:themeFill="accent4"/>
      </w:tcPr>
    </w:tblStylePr>
    <w:tblStylePr w:type="lastRow">
      <w:rPr>
        <w:rFonts w:ascii="Arial" w:hAnsi="Arial"/>
        <w:b/>
        <w:color w:val="FFFFFF"/>
        <w:sz w:val="22"/>
      </w:rPr>
      <w:tblPr/>
      <w:tcPr>
        <w:tcBorders>
          <w:top w:val="single" w:sz="4" w:space="0" w:color="FFFFFF" w:themeColor="light1"/>
        </w:tcBorders>
        <w:shd w:val="clear" w:color="auto" w:fill="8064A2" w:themeFill="accent4"/>
      </w:tcPr>
    </w:tblStylePr>
    <w:tblStylePr w:type="firstCol">
      <w:rPr>
        <w:rFonts w:ascii="Arial" w:hAnsi="Arial"/>
        <w:b/>
        <w:color w:val="FFFFFF"/>
        <w:sz w:val="22"/>
      </w:rPr>
      <w:tblPr/>
      <w:tcPr>
        <w:shd w:val="clear" w:color="auto" w:fill="8064A2" w:themeFill="accent4"/>
      </w:tcPr>
    </w:tblStylePr>
    <w:tblStylePr w:type="lastCol">
      <w:rPr>
        <w:rFonts w:ascii="Arial" w:hAnsi="Arial"/>
        <w:b/>
        <w:color w:val="FFFFFF"/>
        <w:sz w:val="22"/>
      </w:rPr>
      <w:tblPr/>
      <w:tcPr>
        <w:shd w:val="clear" w:color="auto" w:fill="8064A2" w:themeFill="accent4"/>
      </w:tcPr>
    </w:tblStylePr>
    <w:tblStylePr w:type="band1Vert">
      <w:tblPr/>
      <w:tcPr>
        <w:shd w:val="clear" w:color="auto" w:fill="C4B7D4" w:themeFill="accent4" w:themeFillTint="75"/>
      </w:tcPr>
    </w:tblStylePr>
    <w:tblStylePr w:type="band1Horz">
      <w:tblPr/>
      <w:tcPr>
        <w:shd w:val="clear" w:color="auto" w:fill="C4B7D4" w:themeFill="accent4" w:themeFillTint="75"/>
      </w:tcPr>
    </w:tblStylePr>
  </w:style>
  <w:style w:type="table" w:customStyle="1" w:styleId="GridTable5Dark-Accent51">
    <w:name w:val="Grid Table 5 Dark - Accent 5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EF3" w:themeFill="accent5" w:themeFillTint="34"/>
    </w:tblPr>
    <w:tblStylePr w:type="firstRow">
      <w:rPr>
        <w:rFonts w:ascii="Arial" w:hAnsi="Arial"/>
        <w:b/>
        <w:color w:val="FFFFFF"/>
        <w:sz w:val="22"/>
      </w:rPr>
      <w:tblPr/>
      <w:tcPr>
        <w:shd w:val="clear" w:color="auto" w:fill="4BACC6" w:themeFill="accent5"/>
      </w:tcPr>
    </w:tblStylePr>
    <w:tblStylePr w:type="lastRow">
      <w:rPr>
        <w:rFonts w:ascii="Arial" w:hAnsi="Arial"/>
        <w:b/>
        <w:color w:val="FFFFFF"/>
        <w:sz w:val="22"/>
      </w:rPr>
      <w:tblPr/>
      <w:tcPr>
        <w:tcBorders>
          <w:top w:val="single" w:sz="4" w:space="0" w:color="FFFFFF" w:themeColor="light1"/>
        </w:tcBorders>
        <w:shd w:val="clear" w:color="auto" w:fill="4BACC6" w:themeFill="accent5"/>
      </w:tcPr>
    </w:tblStylePr>
    <w:tblStylePr w:type="firstCol">
      <w:rPr>
        <w:rFonts w:ascii="Arial" w:hAnsi="Arial"/>
        <w:b/>
        <w:color w:val="FFFFFF"/>
        <w:sz w:val="22"/>
      </w:rPr>
      <w:tblPr/>
      <w:tcPr>
        <w:shd w:val="clear" w:color="auto" w:fill="4BACC6" w:themeFill="accent5"/>
      </w:tcPr>
    </w:tblStylePr>
    <w:tblStylePr w:type="lastCol">
      <w:rPr>
        <w:rFonts w:ascii="Arial" w:hAnsi="Arial"/>
        <w:b/>
        <w:color w:val="FFFFFF"/>
        <w:sz w:val="22"/>
      </w:rPr>
      <w:tblPr/>
      <w:tcPr>
        <w:shd w:val="clear" w:color="auto" w:fill="4BACC6" w:themeFill="accent5"/>
      </w:tcPr>
    </w:tblStylePr>
    <w:tblStylePr w:type="band1Vert">
      <w:tblPr/>
      <w:tcPr>
        <w:shd w:val="clear" w:color="auto" w:fill="ACD8E4" w:themeFill="accent5" w:themeFillTint="75"/>
      </w:tcPr>
    </w:tblStylePr>
    <w:tblStylePr w:type="band1Horz">
      <w:tblPr/>
      <w:tcPr>
        <w:shd w:val="clear" w:color="auto" w:fill="ACD8E4" w:themeFill="accent5" w:themeFillTint="75"/>
      </w:tcPr>
    </w:tblStylePr>
  </w:style>
  <w:style w:type="table" w:customStyle="1" w:styleId="GridTable5Dark-Accent61">
    <w:name w:val="Grid Table 5 Dark - Accent 6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DE9D8" w:themeFill="accent6" w:themeFillTint="34"/>
    </w:tblPr>
    <w:tblStylePr w:type="firstRow">
      <w:rPr>
        <w:rFonts w:ascii="Arial" w:hAnsi="Arial"/>
        <w:b/>
        <w:color w:val="FFFFFF"/>
        <w:sz w:val="22"/>
      </w:rPr>
      <w:tblPr/>
      <w:tcPr>
        <w:shd w:val="clear" w:color="auto" w:fill="F79646" w:themeFill="accent6"/>
      </w:tcPr>
    </w:tblStylePr>
    <w:tblStylePr w:type="lastRow">
      <w:rPr>
        <w:rFonts w:ascii="Arial" w:hAnsi="Arial"/>
        <w:b/>
        <w:color w:val="FFFFFF"/>
        <w:sz w:val="22"/>
      </w:rPr>
      <w:tblPr/>
      <w:tcPr>
        <w:tcBorders>
          <w:top w:val="single" w:sz="4" w:space="0" w:color="FFFFFF" w:themeColor="light1"/>
        </w:tcBorders>
        <w:shd w:val="clear" w:color="auto" w:fill="F79646" w:themeFill="accent6"/>
      </w:tcPr>
    </w:tblStylePr>
    <w:tblStylePr w:type="firstCol">
      <w:rPr>
        <w:rFonts w:ascii="Arial" w:hAnsi="Arial"/>
        <w:b/>
        <w:color w:val="FFFFFF"/>
        <w:sz w:val="22"/>
      </w:rPr>
      <w:tblPr/>
      <w:tcPr>
        <w:shd w:val="clear" w:color="auto" w:fill="F79646" w:themeFill="accent6"/>
      </w:tcPr>
    </w:tblStylePr>
    <w:tblStylePr w:type="lastCol">
      <w:rPr>
        <w:rFonts w:ascii="Arial" w:hAnsi="Arial"/>
        <w:b/>
        <w:color w:val="FFFFFF"/>
        <w:sz w:val="22"/>
      </w:rPr>
      <w:tblPr/>
      <w:tcPr>
        <w:shd w:val="clear" w:color="auto" w:fill="F79646" w:themeFill="accent6"/>
      </w:tcPr>
    </w:tblStylePr>
    <w:tblStylePr w:type="band1Vert">
      <w:tblPr/>
      <w:tcPr>
        <w:shd w:val="clear" w:color="auto" w:fill="FBCEAA" w:themeFill="accent6" w:themeFillTint="75"/>
      </w:tcPr>
    </w:tblStylePr>
    <w:tblStylePr w:type="band1Horz">
      <w:tblPr/>
      <w:tcPr>
        <w:shd w:val="clear" w:color="auto" w:fill="FBCEAA" w:themeFill="accent6" w:themeFillTint="75"/>
      </w:tcPr>
    </w:tblStylePr>
  </w:style>
  <w:style w:type="table" w:styleId="GridTable6Colorful">
    <w:name w:val="Grid Table 6 Colorful"/>
    <w:basedOn w:val="TableNormal"/>
    <w:uiPriority w:val="99"/>
    <w:pPr>
      <w:spacing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basedOn w:val="TableNormal"/>
    <w:uiPriority w:val="99"/>
    <w:pPr>
      <w:spacing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1">
    <w:name w:val="Grid Table 6 Colorful - Accent 21"/>
    <w:basedOn w:val="TableNormal"/>
    <w:uiPriority w:val="99"/>
    <w:pPr>
      <w:spacing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1">
    <w:name w:val="Grid Table 6 Colorful - Accent 31"/>
    <w:basedOn w:val="TableNormal"/>
    <w:uiPriority w:val="99"/>
    <w:pPr>
      <w:spacing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1">
    <w:name w:val="Grid Table 6 Colorful - Accent 41"/>
    <w:basedOn w:val="TableNormal"/>
    <w:uiPriority w:val="99"/>
    <w:pPr>
      <w:spacing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1">
    <w:name w:val="Grid Table 6 Colorful - Accent 51"/>
    <w:basedOn w:val="TableNormal"/>
    <w:uiPriority w:val="99"/>
    <w:pPr>
      <w:spacing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1">
    <w:name w:val="Grid Table 6 Colorful - Accent 61"/>
    <w:basedOn w:val="TableNormal"/>
    <w:uiPriority w:val="99"/>
    <w:pPr>
      <w:spacing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FDE9D8" w:themeFill="accent6" w:themeFillTint="34"/>
      </w:tcPr>
    </w:tblStylePr>
    <w:tblStylePr w:type="band1Horz">
      <w:rPr>
        <w:rFonts w:ascii="Arial" w:hAnsi="Arial"/>
        <w:color w:val="266779" w:themeColor="accent5" w:themeShade="95"/>
        <w:sz w:val="22"/>
      </w:rPr>
      <w:tblPr/>
      <w:tcPr>
        <w:shd w:val="clear" w:color="auto"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pPr>
      <w:spacing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basedOn w:val="TableNormal"/>
    <w:uiPriority w:val="99"/>
    <w:pPr>
      <w:spacing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auto"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auto" w:fill="FFFFFF"/>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auto" w:fill="FFFFFF"/>
      </w:tc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1">
    <w:name w:val="Grid Table 7 Colorful - Accent 21"/>
    <w:basedOn w:val="TableNormal"/>
    <w:uiPriority w:val="99"/>
    <w:pPr>
      <w:spacing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auto"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auto" w:fill="FFFFFF"/>
      </w:tc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1">
    <w:name w:val="Grid Table 7 Colorful - Accent 31"/>
    <w:basedOn w:val="TableNormal"/>
    <w:uiPriority w:val="99"/>
    <w:pPr>
      <w:spacing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auto"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auto" w:fill="FFFFFF"/>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auto" w:fill="FFFFFF"/>
      </w:tc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1">
    <w:name w:val="Grid Table 7 Colorful - Accent 41"/>
    <w:basedOn w:val="TableNormal"/>
    <w:uiPriority w:val="99"/>
    <w:pPr>
      <w:spacing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auto"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auto" w:fill="FFFFFF"/>
      </w:tc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1">
    <w:name w:val="Grid Table 7 Colorful - Accent 51"/>
    <w:basedOn w:val="TableNormal"/>
    <w:uiPriority w:val="99"/>
    <w:pPr>
      <w:spacing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auto"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auto" w:fill="FFFFFF"/>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auto" w:fill="FFFFFF"/>
      </w:tc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1">
    <w:name w:val="Grid Table 7 Colorful - Accent 61"/>
    <w:basedOn w:val="TableNormal"/>
    <w:uiPriority w:val="99"/>
    <w:pPr>
      <w:spacing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auto"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auto" w:fill="FFFFFF"/>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auto" w:fill="FFFFFF"/>
      </w:tcPr>
    </w:tblStylePr>
    <w:tblStylePr w:type="band1Vert">
      <w:tblPr/>
      <w:tcPr>
        <w:shd w:val="clear" w:color="auto" w:fill="FDE9D8" w:themeFill="accent6" w:themeFillTint="34"/>
      </w:tcPr>
    </w:tblStylePr>
    <w:tblStylePr w:type="band1Horz">
      <w:rPr>
        <w:rFonts w:ascii="Arial" w:hAnsi="Arial"/>
        <w:color w:val="B15407" w:themeColor="accent6" w:themeShade="95"/>
        <w:sz w:val="22"/>
      </w:rPr>
      <w:tblPr/>
      <w:tcPr>
        <w:shd w:val="clear" w:color="auto"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customStyle="1" w:styleId="ListTable1Light-Accent11">
    <w:name w:val="List Table 1 Light - Accent 1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2DFEE" w:themeFill="accent1" w:themeFillTint="40"/>
      </w:tcPr>
    </w:tblStylePr>
    <w:tblStylePr w:type="band1Horz">
      <w:tblPr/>
      <w:tcPr>
        <w:shd w:val="clear" w:color="auto" w:fill="D2DFEE" w:themeFill="accent1" w:themeFillTint="40"/>
      </w:tcPr>
    </w:tblStylePr>
  </w:style>
  <w:style w:type="table" w:customStyle="1" w:styleId="ListTable1Light-Accent21">
    <w:name w:val="List Table 1 Light - Accent 2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FD2D2" w:themeFill="accent2" w:themeFillTint="40"/>
      </w:tcPr>
    </w:tblStylePr>
    <w:tblStylePr w:type="band1Horz">
      <w:tblPr/>
      <w:tcPr>
        <w:shd w:val="clear" w:color="auto" w:fill="EFD2D2" w:themeFill="accent2" w:themeFillTint="40"/>
      </w:tcPr>
    </w:tblStylePr>
  </w:style>
  <w:style w:type="table" w:customStyle="1" w:styleId="ListTable1Light-Accent31">
    <w:name w:val="List Table 1 Light - Accent 3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5EED5" w:themeFill="accent3" w:themeFillTint="40"/>
      </w:tcPr>
    </w:tblStylePr>
    <w:tblStylePr w:type="band1Horz">
      <w:tblPr/>
      <w:tcPr>
        <w:shd w:val="clear" w:color="auto" w:fill="E5EED5" w:themeFill="accent3" w:themeFillTint="40"/>
      </w:tcPr>
    </w:tblStylePr>
  </w:style>
  <w:style w:type="table" w:customStyle="1" w:styleId="ListTable1Light-Accent41">
    <w:name w:val="List Table 1 Light - Accent 4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FD8E7" w:themeFill="accent4" w:themeFillTint="40"/>
      </w:tcPr>
    </w:tblStylePr>
    <w:tblStylePr w:type="band1Horz">
      <w:tblPr/>
      <w:tcPr>
        <w:shd w:val="clear" w:color="auto" w:fill="DFD8E7" w:themeFill="accent4" w:themeFillTint="40"/>
      </w:tcPr>
    </w:tblStylePr>
  </w:style>
  <w:style w:type="table" w:customStyle="1" w:styleId="ListTable1Light-Accent51">
    <w:name w:val="List Table 1 Light - Accent 5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1EAF0" w:themeFill="accent5" w:themeFillTint="40"/>
      </w:tcPr>
    </w:tblStylePr>
    <w:tblStylePr w:type="band1Horz">
      <w:tblPr/>
      <w:tcPr>
        <w:shd w:val="clear" w:color="auto" w:fill="D1EAF0" w:themeFill="accent5" w:themeFillTint="40"/>
      </w:tcPr>
    </w:tblStylePr>
  </w:style>
  <w:style w:type="table" w:customStyle="1" w:styleId="ListTable1Light-Accent61">
    <w:name w:val="List Table 1 Light - Accent 6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DE4D0" w:themeFill="accent6" w:themeFillTint="40"/>
      </w:tcPr>
    </w:tblStylePr>
    <w:tblStylePr w:type="band1Horz">
      <w:tblPr/>
      <w:tcPr>
        <w:shd w:val="clear" w:color="auto" w:fill="FDE4D0" w:themeFill="accent6" w:themeFillTint="40"/>
      </w:tcPr>
    </w:tblStylePr>
  </w:style>
  <w:style w:type="table" w:styleId="ListTable2">
    <w:name w:val="List Table 2"/>
    <w:basedOn w:val="TableNormal"/>
    <w:uiPriority w:val="99"/>
    <w:pPr>
      <w:spacing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2-Accent11">
    <w:name w:val="List Table 2 - Accent 11"/>
    <w:basedOn w:val="TableNormal"/>
    <w:uiPriority w:val="99"/>
    <w:pPr>
      <w:spacing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2-Accent21">
    <w:name w:val="List Table 2 - Accent 21"/>
    <w:basedOn w:val="TableNormal"/>
    <w:uiPriority w:val="99"/>
    <w:pPr>
      <w:spacing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2-Accent31">
    <w:name w:val="List Table 2 - Accent 31"/>
    <w:basedOn w:val="TableNormal"/>
    <w:uiPriority w:val="99"/>
    <w:pPr>
      <w:spacing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2-Accent41">
    <w:name w:val="List Table 2 - Accent 41"/>
    <w:basedOn w:val="TableNormal"/>
    <w:uiPriority w:val="99"/>
    <w:pPr>
      <w:spacing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2-Accent51">
    <w:name w:val="List Table 2 - Accent 51"/>
    <w:basedOn w:val="TableNormal"/>
    <w:uiPriority w:val="99"/>
    <w:pPr>
      <w:spacing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2-Accent61">
    <w:name w:val="List Table 2 - Accent 61"/>
    <w:basedOn w:val="TableNormal"/>
    <w:uiPriority w:val="99"/>
    <w:pPr>
      <w:spacing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ListTable3">
    <w:name w:val="List Table 3"/>
    <w:basedOn w:val="TableNormal"/>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1">
    <w:name w:val="List Table 3 - Accent 21"/>
    <w:basedOn w:val="TableNormal"/>
    <w:uiPriority w:val="99"/>
    <w:pPr>
      <w:spacing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auto"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1">
    <w:name w:val="List Table 3 - Accent 31"/>
    <w:basedOn w:val="TableNormal"/>
    <w:uiPriority w:val="99"/>
    <w:pPr>
      <w:spacing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auto"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1">
    <w:name w:val="List Table 3 - Accent 41"/>
    <w:basedOn w:val="TableNormal"/>
    <w:uiPriority w:val="99"/>
    <w:pPr>
      <w:spacing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auto"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1">
    <w:name w:val="List Table 3 - Accent 51"/>
    <w:basedOn w:val="TableNormal"/>
    <w:uiPriority w:val="99"/>
    <w:pPr>
      <w:spacing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auto"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1">
    <w:name w:val="List Table 3 - Accent 61"/>
    <w:basedOn w:val="TableNormal"/>
    <w:uiPriority w:val="99"/>
    <w:pPr>
      <w:spacing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auto"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4-Accent11">
    <w:name w:val="List Table 4 - Accent 11"/>
    <w:basedOn w:val="TableNormal"/>
    <w:uiPriority w:val="99"/>
    <w:pPr>
      <w:spacing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4-Accent21">
    <w:name w:val="List Table 4 - Accent 21"/>
    <w:basedOn w:val="TableNormal"/>
    <w:uiPriority w:val="99"/>
    <w:pPr>
      <w:spacing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auto"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4-Accent31">
    <w:name w:val="List Table 4 - Accent 31"/>
    <w:basedOn w:val="TableNormal"/>
    <w:uiPriority w:val="99"/>
    <w:pPr>
      <w:spacing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auto"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4-Accent41">
    <w:name w:val="List Table 4 - Accent 41"/>
    <w:basedOn w:val="TableNormal"/>
    <w:uiPriority w:val="99"/>
    <w:pPr>
      <w:spacing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auto"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4-Accent51">
    <w:name w:val="List Table 4 - Accent 51"/>
    <w:basedOn w:val="TableNormal"/>
    <w:uiPriority w:val="99"/>
    <w:pPr>
      <w:spacing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auto"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4-Accent61">
    <w:name w:val="List Table 4 - Accent 61"/>
    <w:basedOn w:val="TableNormal"/>
    <w:uiPriority w:val="99"/>
    <w:pPr>
      <w:spacing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auto"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ListTable5Dark">
    <w:name w:val="List Table 5 Dark"/>
    <w:basedOn w:val="TableNormal"/>
    <w:uiPriority w:val="99"/>
    <w:pPr>
      <w:spacing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ListTable5Dark-Accent11">
    <w:name w:val="List Table 5 Dark - Accent 11"/>
    <w:basedOn w:val="TableNormal"/>
    <w:uiPriority w:val="99"/>
    <w:pPr>
      <w:spacing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auto"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auto"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auto"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F81BD" w:themeFill="accent1"/>
      </w:tcPr>
    </w:tblStylePr>
    <w:tblStylePr w:type="band2Horz">
      <w:tblPr/>
      <w:tcPr>
        <w:tcBorders>
          <w:top w:val="single" w:sz="4" w:space="0" w:color="FFFFFF" w:themeColor="light1"/>
          <w:bottom w:val="single" w:sz="4" w:space="0" w:color="FFFFFF" w:themeColor="light1"/>
        </w:tcBorders>
        <w:shd w:val="clear" w:color="auto" w:fill="4F81BD" w:themeFill="accent1"/>
      </w:tcPr>
    </w:tblStylePr>
  </w:style>
  <w:style w:type="table" w:customStyle="1" w:styleId="ListTable5Dark-Accent21">
    <w:name w:val="List Table 5 Dark - Accent 21"/>
    <w:basedOn w:val="TableNormal"/>
    <w:uiPriority w:val="99"/>
    <w:pPr>
      <w:spacing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auto"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auto"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auto"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D99695" w:themeFill="accent2" w:themeFillTint="97"/>
      </w:tcPr>
    </w:tblStylePr>
    <w:tblStylePr w:type="band2Horz">
      <w:tblPr/>
      <w:tcPr>
        <w:tcBorders>
          <w:top w:val="single" w:sz="4" w:space="0" w:color="FFFFFF" w:themeColor="light1"/>
          <w:bottom w:val="single" w:sz="4" w:space="0" w:color="FFFFFF" w:themeColor="light1"/>
        </w:tcBorders>
        <w:shd w:val="clear" w:color="auto" w:fill="D99695" w:themeFill="accent2" w:themeFillTint="97"/>
      </w:tcPr>
    </w:tblStylePr>
  </w:style>
  <w:style w:type="table" w:customStyle="1" w:styleId="ListTable5Dark-Accent31">
    <w:name w:val="List Table 5 Dark - Accent 31"/>
    <w:basedOn w:val="TableNormal"/>
    <w:uiPriority w:val="99"/>
    <w:pPr>
      <w:spacing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auto"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auto"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auto"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3D69B" w:themeFill="accent3" w:themeFillTint="98"/>
      </w:tcPr>
    </w:tblStylePr>
    <w:tblStylePr w:type="band2Horz">
      <w:tblPr/>
      <w:tcPr>
        <w:tcBorders>
          <w:top w:val="single" w:sz="4" w:space="0" w:color="FFFFFF" w:themeColor="light1"/>
          <w:bottom w:val="single" w:sz="4" w:space="0" w:color="FFFFFF" w:themeColor="light1"/>
        </w:tcBorders>
        <w:shd w:val="clear" w:color="auto" w:fill="C3D69B" w:themeFill="accent3" w:themeFillTint="98"/>
      </w:tcPr>
    </w:tblStylePr>
  </w:style>
  <w:style w:type="table" w:customStyle="1" w:styleId="ListTable5Dark-Accent41">
    <w:name w:val="List Table 5 Dark - Accent 41"/>
    <w:basedOn w:val="TableNormal"/>
    <w:uiPriority w:val="99"/>
    <w:pPr>
      <w:spacing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auto"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auto"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auto"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B2A1C6" w:themeFill="accent4" w:themeFillTint="9A"/>
      </w:tcPr>
    </w:tblStylePr>
    <w:tblStylePr w:type="band2Horz">
      <w:tblPr/>
      <w:tcPr>
        <w:tcBorders>
          <w:top w:val="single" w:sz="4" w:space="0" w:color="FFFFFF" w:themeColor="light1"/>
          <w:bottom w:val="single" w:sz="4" w:space="0" w:color="FFFFFF" w:themeColor="light1"/>
        </w:tcBorders>
        <w:shd w:val="clear" w:color="auto" w:fill="B2A1C6" w:themeFill="accent4" w:themeFillTint="9A"/>
      </w:tcPr>
    </w:tblStylePr>
  </w:style>
  <w:style w:type="table" w:customStyle="1" w:styleId="ListTable5Dark-Accent51">
    <w:name w:val="List Table 5 Dark - Accent 51"/>
    <w:basedOn w:val="TableNormal"/>
    <w:uiPriority w:val="99"/>
    <w:pPr>
      <w:spacing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auto"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auto"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auto"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2CCDC" w:themeFill="accent5" w:themeFillTint="9A"/>
      </w:tcPr>
    </w:tblStylePr>
    <w:tblStylePr w:type="band2Horz">
      <w:tblPr/>
      <w:tcPr>
        <w:tcBorders>
          <w:top w:val="single" w:sz="4" w:space="0" w:color="FFFFFF" w:themeColor="light1"/>
          <w:bottom w:val="single" w:sz="4" w:space="0" w:color="FFFFFF" w:themeColor="light1"/>
        </w:tcBorders>
        <w:shd w:val="clear" w:color="auto" w:fill="92CCDC" w:themeFill="accent5" w:themeFillTint="9A"/>
      </w:tcPr>
    </w:tblStylePr>
  </w:style>
  <w:style w:type="table" w:customStyle="1" w:styleId="ListTable5Dark-Accent61">
    <w:name w:val="List Table 5 Dark - Accent 61"/>
    <w:basedOn w:val="TableNormal"/>
    <w:uiPriority w:val="99"/>
    <w:pPr>
      <w:spacing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auto"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auto"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auto"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AC090" w:themeFill="accent6" w:themeFillTint="98"/>
      </w:tcPr>
    </w:tblStylePr>
    <w:tblStylePr w:type="band2Horz">
      <w:tblPr/>
      <w:tcPr>
        <w:tcBorders>
          <w:top w:val="single" w:sz="4" w:space="0" w:color="FFFFFF" w:themeColor="light1"/>
          <w:bottom w:val="single" w:sz="4" w:space="0" w:color="FFFFFF" w:themeColor="light1"/>
        </w:tcBorders>
        <w:shd w:val="clear" w:color="auto" w:fill="FAC090" w:themeFill="accent6" w:themeFillTint="98"/>
      </w:tcPr>
    </w:tblStylePr>
  </w:style>
  <w:style w:type="table" w:styleId="ListTable6Colorful">
    <w:name w:val="List Table 6 Colorful"/>
    <w:basedOn w:val="TableNormal"/>
    <w:uiPriority w:val="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TableNormal"/>
    <w:uiPriority w:val="99"/>
    <w:pPr>
      <w:spacing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1">
    <w:name w:val="List Table 6 Colorful - Accent 21"/>
    <w:basedOn w:val="TableNormal"/>
    <w:uiPriority w:val="99"/>
    <w:pPr>
      <w:spacing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1">
    <w:name w:val="List Table 6 Colorful - Accent 31"/>
    <w:basedOn w:val="TableNormal"/>
    <w:uiPriority w:val="99"/>
    <w:pPr>
      <w:spacing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1">
    <w:name w:val="List Table 6 Colorful - Accent 41"/>
    <w:basedOn w:val="TableNormal"/>
    <w:uiPriority w:val="99"/>
    <w:pPr>
      <w:spacing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1">
    <w:name w:val="List Table 6 Colorful - Accent 51"/>
    <w:basedOn w:val="TableNormal"/>
    <w:uiPriority w:val="99"/>
    <w:pPr>
      <w:spacing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1">
    <w:name w:val="List Table 6 Colorful - Accent 61"/>
    <w:basedOn w:val="TableNormal"/>
    <w:uiPriority w:val="99"/>
    <w:pPr>
      <w:spacing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pPr>
      <w:spacing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basedOn w:val="TableNormal"/>
    <w:uiPriority w:val="99"/>
    <w:pPr>
      <w:spacing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auto"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auto" w:fill="FFFFFF"/>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auto" w:fill="FFFFFF"/>
      </w:tc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1">
    <w:name w:val="List Table 7 Colorful - Accent 21"/>
    <w:basedOn w:val="TableNormal"/>
    <w:uiPriority w:val="99"/>
    <w:pPr>
      <w:spacing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auto"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auto" w:fill="FFFFFF"/>
      </w:tc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1">
    <w:name w:val="List Table 7 Colorful - Accent 31"/>
    <w:basedOn w:val="TableNormal"/>
    <w:uiPriority w:val="99"/>
    <w:pPr>
      <w:spacing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auto"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auto" w:fill="FFFFFF"/>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auto" w:fill="FFFFFF"/>
      </w:tc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1">
    <w:name w:val="List Table 7 Colorful - Accent 41"/>
    <w:basedOn w:val="TableNormal"/>
    <w:uiPriority w:val="99"/>
    <w:pPr>
      <w:spacing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auto"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auto" w:fill="FFFFFF"/>
      </w:tc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1">
    <w:name w:val="List Table 7 Colorful - Accent 51"/>
    <w:basedOn w:val="TableNormal"/>
    <w:uiPriority w:val="99"/>
    <w:pPr>
      <w:spacing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auto"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auto" w:fill="FFFFFF"/>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auto" w:fill="FFFFFF"/>
      </w:tc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1">
    <w:name w:val="List Table 7 Colorful - Accent 61"/>
    <w:basedOn w:val="TableNormal"/>
    <w:uiPriority w:val="99"/>
    <w:pPr>
      <w:spacing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auto"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auto" w:fill="FFFFFF"/>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auto" w:fill="FFFFFF"/>
      </w:tc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Lined-Accent1">
    <w:name w:val="Lined - Accent 1"/>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Lined-Accent2">
    <w:name w:val="Lined - Accent 2"/>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Lined-Accent3">
    <w:name w:val="Lined - Accent 3"/>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Lined-Accent4">
    <w:name w:val="Lined - Accent 4"/>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Lined-Accent5">
    <w:name w:val="Lined - Accent 5"/>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Lined-Accent6">
    <w:name w:val="Lined - Accent 6"/>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Lined-Accent">
    <w:name w:val="Bordered &amp; Lined - Accent"/>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BorderedLined-Accent1">
    <w:name w:val="Bordered &amp; Lined - Accent 1"/>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BorderedLined-Accent2">
    <w:name w:val="Bordered &amp; Lined - Accent 2"/>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BorderedLined-Accent3">
    <w:name w:val="Bordered &amp; Lined - Accent 3"/>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BorderedLined-Accent4">
    <w:name w:val="Bordered &amp; Lined - Accent 4"/>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BorderedLined-Accent5">
    <w:name w:val="Bordered &amp; Lined - Accent 5"/>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BorderedLined-Accent6">
    <w:name w:val="Bordered &amp; Lined - Accent 6"/>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
    <w:name w:val="Bordered"/>
    <w:basedOn w:val="TableNormal"/>
    <w:uiPriority w:val="99"/>
    <w:pPr>
      <w:spacing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pPr>
      <w:spacing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pPr>
      <w:spacing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pPr>
      <w:spacing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pPr>
      <w:spacing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pPr>
      <w:spacing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Hyperlink">
    <w:name w:val="Hyperlink"/>
    <w:uiPriority w:val="99"/>
    <w:unhideWhenUsed/>
    <w:rPr>
      <w:color w:val="0000FF" w:themeColor="hyperlink"/>
      <w:u w:val="single"/>
    </w:rPr>
  </w:style>
  <w:style w:type="paragraph" w:styleId="FootnoteText">
    <w:name w:val="footnote text"/>
    <w:basedOn w:val="Normal"/>
    <w:link w:val="FootnoteTextChar"/>
    <w:uiPriority w:val="99"/>
    <w:semiHidden/>
    <w:unhideWhenUsed/>
    <w:pPr>
      <w:spacing w:after="40" w:line="240" w:lineRule="auto"/>
    </w:pPr>
    <w:rPr>
      <w:color w:val="808080" w:themeColor="background1" w:themeShade="80"/>
      <w:sz w:val="14"/>
    </w:rPr>
  </w:style>
  <w:style w:type="character" w:customStyle="1" w:styleId="FootnoteTextChar">
    <w:name w:val="Footnote Text Char"/>
    <w:link w:val="FootnoteText"/>
    <w:uiPriority w:val="99"/>
    <w:rPr>
      <w:color w:val="808080" w:themeColor="background1" w:themeShade="80"/>
      <w:sz w:val="14"/>
      <w:vertAlign w:val="baseline"/>
    </w:rPr>
  </w:style>
  <w:style w:type="character" w:styleId="FootnoteReference">
    <w:name w:val="footnote reference"/>
    <w:basedOn w:val="DefaultParagraphFont"/>
    <w:uiPriority w:val="99"/>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rFonts w:ascii="Arial" w:eastAsia="Arial" w:hAnsi="Arial" w:cs="Arial"/>
      <w:color w:val="666666"/>
      <w:sz w:val="30"/>
      <w:szCs w:val="30"/>
    </w:rPr>
  </w:style>
  <w:style w:type="table" w:customStyle="1" w:styleId="StGen0">
    <w:name w:val="StGen0"/>
    <w:basedOn w:val="TableNormal"/>
    <w:tblPr>
      <w:tblStyleRowBandSize w:val="1"/>
      <w:tblStyleColBandSize w:val="1"/>
      <w:tblCellMar>
        <w:top w:w="100" w:type="dxa"/>
        <w:left w:w="100" w:type="dxa"/>
        <w:bottom w:w="100" w:type="dxa"/>
        <w:right w:w="100" w:type="dxa"/>
      </w:tblCellMar>
    </w:tblPr>
  </w:style>
  <w:style w:type="table" w:customStyle="1" w:styleId="StGen1">
    <w:name w:val="StGen1"/>
    <w:basedOn w:val="TableNormal"/>
    <w:tblPr>
      <w:tblStyleRowBandSize w:val="1"/>
      <w:tblStyleColBandSize w:val="1"/>
      <w:tblCellMar>
        <w:top w:w="100" w:type="dxa"/>
        <w:left w:w="100" w:type="dxa"/>
        <w:bottom w:w="100" w:type="dxa"/>
        <w:right w:w="100" w:type="dxa"/>
      </w:tblCellMar>
    </w:tblPr>
  </w:style>
  <w:style w:type="table" w:customStyle="1" w:styleId="StGen2">
    <w:name w:val="StGen2"/>
    <w:basedOn w:val="TableNormal"/>
    <w:tblPr>
      <w:tblStyleRowBandSize w:val="1"/>
      <w:tblStyleColBandSize w:val="1"/>
      <w:tblCellMar>
        <w:top w:w="100" w:type="dxa"/>
        <w:left w:w="100" w:type="dxa"/>
        <w:bottom w:w="100" w:type="dxa"/>
        <w:right w:w="100" w:type="dxa"/>
      </w:tblCellMar>
    </w:tblPr>
  </w:style>
  <w:style w:type="table" w:customStyle="1" w:styleId="StGen3">
    <w:name w:val="StGen3"/>
    <w:basedOn w:val="TableNormal"/>
    <w:tblPr>
      <w:tblStyleRowBandSize w:val="1"/>
      <w:tblStyleColBandSize w:val="1"/>
      <w:tblCellMar>
        <w:top w:w="100" w:type="dxa"/>
        <w:left w:w="100" w:type="dxa"/>
        <w:bottom w:w="100" w:type="dxa"/>
        <w:right w:w="100" w:type="dxa"/>
      </w:tblCellMar>
    </w:tblPr>
  </w:style>
  <w:style w:type="table" w:customStyle="1" w:styleId="StGen4">
    <w:name w:val="StGen4"/>
    <w:basedOn w:val="TableNormal"/>
    <w:tblPr>
      <w:tblStyleRowBandSize w:val="1"/>
      <w:tblStyleColBandSize w:val="1"/>
      <w:tblCellMar>
        <w:top w:w="100" w:type="dxa"/>
        <w:left w:w="100" w:type="dxa"/>
        <w:bottom w:w="100" w:type="dxa"/>
        <w:right w:w="100" w:type="dxa"/>
      </w:tblCellMar>
    </w:tblPr>
  </w:style>
  <w:style w:type="table" w:customStyle="1" w:styleId="StGen5">
    <w:name w:val="StGen5"/>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pPr>
      <w:tabs>
        <w:tab w:val="center" w:pos="4513"/>
        <w:tab w:val="right" w:pos="9026"/>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spacing w:line="240" w:lineRule="auto"/>
    </w:pPr>
  </w:style>
  <w:style w:type="character" w:customStyle="1" w:styleId="FooterChar">
    <w:name w:val="Footer Char"/>
    <w:basedOn w:val="DefaultParagraphFont"/>
    <w:link w:val="Footer"/>
    <w:uiPriority w:val="99"/>
  </w:style>
  <w:style w:type="paragraph" w:customStyle="1" w:styleId="Normal1">
    <w:name w:val="Normal1"/>
    <w:pPr>
      <w:spacing w:after="160" w:line="259" w:lineRule="auto"/>
    </w:pPr>
    <w:rPr>
      <w:rFonts w:ascii="Calibri" w:eastAsia="Calibri" w:hAnsi="Calibri" w:cs="Calibri"/>
      <w:sz w:val="22"/>
      <w:szCs w:val="22"/>
      <w:lang w:val="en-US" w:eastAsia="en-US"/>
    </w:rPr>
  </w:style>
  <w:style w:type="paragraph" w:customStyle="1" w:styleId="FirstParagraph">
    <w:name w:val="First Paragraph"/>
    <w:qFormat/>
    <w:pPr>
      <w:spacing w:before="180" w:after="180" w:line="240" w:lineRule="auto"/>
    </w:pPr>
    <w:rPr>
      <w:rFonts w:ascii="Cambria" w:eastAsia="Cambria" w:hAnsi="Cambria" w:cs="Cambria"/>
      <w:sz w:val="24"/>
      <w:szCs w:val="24"/>
      <w:lang w:val="en-US" w:eastAsia="en-US"/>
    </w:rPr>
  </w:style>
  <w:style w:type="paragraph" w:styleId="BodyText">
    <w:name w:val="Body Text"/>
    <w:qFormat/>
    <w:pPr>
      <w:spacing w:before="180" w:after="180" w:line="240" w:lineRule="auto"/>
    </w:pPr>
    <w:rPr>
      <w:rFonts w:ascii="Cambria" w:eastAsia="Cambria" w:hAnsi="Cambria" w:cs="Cambria"/>
      <w:sz w:val="24"/>
      <w:szCs w:val="24"/>
      <w:lang w:val="en-US" w:eastAsia="en-US"/>
    </w:rPr>
  </w:style>
  <w:style w:type="paragraph" w:customStyle="1" w:styleId="Compact">
    <w:name w:val="Compact"/>
    <w:basedOn w:val="BodyText"/>
    <w:qFormat/>
    <w:rsid w:val="00DB058D"/>
    <w:pPr>
      <w:pBdr>
        <w:top w:val="none" w:sz="0" w:space="0" w:color="auto"/>
        <w:left w:val="none" w:sz="0" w:space="0" w:color="auto"/>
        <w:bottom w:val="none" w:sz="0" w:space="0" w:color="auto"/>
        <w:right w:val="none" w:sz="0" w:space="0" w:color="auto"/>
        <w:between w:val="none" w:sz="0" w:space="0" w:color="auto"/>
      </w:pBdr>
      <w:spacing w:before="36" w:after="36"/>
    </w:pPr>
    <w:rPr>
      <w:rFonts w:asciiTheme="minorHAnsi" w:eastAsiaTheme="minorHAnsi" w:hAnsiTheme="minorHAnsi" w:cstheme="minorBidi"/>
      <w:highlight w:val="none"/>
    </w:rPr>
  </w:style>
  <w:style w:type="table" w:customStyle="1" w:styleId="Table">
    <w:name w:val="Table"/>
    <w:semiHidden/>
    <w:unhideWhenUsed/>
    <w:qFormat/>
    <w:rsid w:val="00DB058D"/>
    <w:pPr>
      <w:pBdr>
        <w:top w:val="none" w:sz="0" w:space="0" w:color="auto"/>
        <w:left w:val="none" w:sz="0" w:space="0" w:color="auto"/>
        <w:bottom w:val="none" w:sz="0" w:space="0" w:color="auto"/>
        <w:right w:val="none" w:sz="0" w:space="0" w:color="auto"/>
        <w:between w:val="none" w:sz="0" w:space="0" w:color="auto"/>
      </w:pBdr>
      <w:spacing w:after="200" w:line="240" w:lineRule="auto"/>
    </w:pPr>
    <w:rPr>
      <w:rFonts w:asciiTheme="minorHAnsi" w:eastAsiaTheme="minorHAnsi" w:hAnsiTheme="minorHAnsi" w:cstheme="minorBidi"/>
      <w:sz w:val="24"/>
      <w:szCs w:val="24"/>
      <w:highlight w:val="none"/>
      <w:lang w:val="en-US" w:eastAsia="en-US"/>
    </w:rPr>
    <w:tblPr>
      <w:tblInd w:w="0" w:type="dxa"/>
      <w:tblCellMar>
        <w:top w:w="0" w:type="dxa"/>
        <w:left w:w="108" w:type="dxa"/>
        <w:bottom w:w="0" w:type="dxa"/>
        <w:right w:w="108" w:type="dxa"/>
      </w:tblCellMar>
    </w:tblPr>
  </w:style>
  <w:style w:type="character" w:styleId="PageNumber">
    <w:name w:val="page number"/>
    <w:basedOn w:val="DefaultParagraphFont"/>
    <w:unhideWhenUsed/>
    <w:rsid w:val="00217B1B"/>
  </w:style>
  <w:style w:type="paragraph" w:styleId="BalloonText">
    <w:name w:val="Balloon Text"/>
    <w:basedOn w:val="Normal"/>
    <w:link w:val="BalloonTextChar"/>
    <w:unhideWhenUsed/>
    <w:rsid w:val="00D95966"/>
    <w:pPr>
      <w:spacing w:line="240" w:lineRule="auto"/>
    </w:pPr>
    <w:rPr>
      <w:rFonts w:ascii="Times New Roman" w:hAnsi="Times New Roman"/>
      <w:sz w:val="18"/>
    </w:rPr>
  </w:style>
  <w:style w:type="character" w:customStyle="1" w:styleId="BalloonTextChar">
    <w:name w:val="Balloon Text Char"/>
    <w:basedOn w:val="DefaultParagraphFont"/>
    <w:link w:val="BalloonText"/>
    <w:rsid w:val="00D95966"/>
    <w:rPr>
      <w:rFonts w:ascii="Times New Roman" w:eastAsia="DejaVu Sans Condensed" w:hAnsi="Times New Roman" w:cs="DejaVu Sans Condensed"/>
      <w:sz w:val="18"/>
      <w:szCs w:val="18"/>
    </w:rPr>
  </w:style>
  <w:style w:type="character" w:styleId="UnresolvedMention">
    <w:name w:val="Unresolved Mention"/>
    <w:basedOn w:val="DefaultParagraphFont"/>
    <w:uiPriority w:val="99"/>
    <w:semiHidden/>
    <w:unhideWhenUsed/>
    <w:rsid w:val="00170902"/>
    <w:rPr>
      <w:color w:val="605E5C"/>
      <w:shd w:val="clear" w:color="auto" w:fill="E1DFDD"/>
    </w:rPr>
  </w:style>
  <w:style w:type="paragraph" w:customStyle="1" w:styleId="StyleIntroText14ptBold">
    <w:name w:val="Style Intro Text + 14 pt Bold"/>
    <w:basedOn w:val="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eastAsia="Times New Roman" w:hAnsi="Arial" w:cs="Times New Roman"/>
      <w:b/>
      <w:bCs/>
      <w:sz w:val="52"/>
      <w:szCs w:val="24"/>
      <w:highlight w:val="none"/>
      <w:lang w:val="en-US" w:eastAsia="en-US"/>
    </w:rPr>
  </w:style>
  <w:style w:type="paragraph" w:customStyle="1" w:styleId="IntroText">
    <w:name w:val="Intro Text"/>
    <w:basedOn w:val="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eastAsia="Times New Roman" w:hAnsi="Arial" w:cs="Times New Roman"/>
      <w:sz w:val="22"/>
      <w:szCs w:val="24"/>
      <w:highlight w:val="none"/>
      <w:lang w:val="en-US" w:eastAsia="en-US"/>
    </w:rPr>
  </w:style>
  <w:style w:type="character" w:customStyle="1" w:styleId="ButtonorMenuSelectionCharCharChar">
    <w:name w:val="Button or Menu Selection Char Char Char"/>
    <w:basedOn w:val="DefaultParagraphFont"/>
    <w:rsid w:val="0077427E"/>
    <w:rPr>
      <w:rFonts w:ascii="Arial" w:hAnsi="Arial" w:cs="Arial"/>
      <w:b/>
      <w:sz w:val="24"/>
      <w:szCs w:val="24"/>
      <w:lang w:val="en-US" w:eastAsia="en-US" w:bidi="ar-SA"/>
    </w:rPr>
  </w:style>
  <w:style w:type="character" w:styleId="FollowedHyperlink">
    <w:name w:val="FollowedHyperlink"/>
    <w:basedOn w:val="DefaultParagraphFont"/>
    <w:rsid w:val="0077427E"/>
    <w:rPr>
      <w:color w:val="800080"/>
      <w:u w:val="single"/>
    </w:rPr>
  </w:style>
  <w:style w:type="paragraph" w:customStyle="1" w:styleId="IntroTOC">
    <w:name w:val="Intro TOC"/>
    <w:basedOn w:val="Heading1"/>
    <w:rsid w:val="00BB360C"/>
    <w:pPr>
      <w:keepLines w:val="0"/>
      <w:pBdr>
        <w:top w:val="none" w:sz="0" w:space="0" w:color="auto"/>
        <w:left w:val="none" w:sz="0" w:space="0" w:color="auto"/>
        <w:bottom w:val="single" w:sz="4" w:space="1" w:color="auto"/>
        <w:right w:val="none" w:sz="0" w:space="0" w:color="auto"/>
        <w:between w:val="none" w:sz="0" w:space="0" w:color="auto"/>
      </w:pBdr>
      <w:spacing w:after="360"/>
    </w:pPr>
    <w:rPr>
      <w:rFonts w:ascii="Arial" w:eastAsia="Times New Roman" w:hAnsi="Arial" w:cs="Arial"/>
      <w:bCs/>
      <w:kern w:val="32"/>
      <w:sz w:val="32"/>
      <w:szCs w:val="32"/>
      <w:lang w:val="en-US" w:eastAsia="en-US"/>
    </w:rPr>
  </w:style>
  <w:style w:type="paragraph" w:styleId="NormalWeb">
    <w:name w:val="Normal (Web)"/>
    <w:basedOn w:val="Normal"/>
    <w:uiPriority w:val="99"/>
    <w:rsid w:val="0077427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sz w:val="22"/>
      <w:szCs w:val="24"/>
      <w:highlight w:val="none"/>
      <w:lang w:val="en-US" w:eastAsia="en-US"/>
    </w:rPr>
  </w:style>
  <w:style w:type="character" w:styleId="Strong">
    <w:name w:val="Strong"/>
    <w:basedOn w:val="DefaultParagraphFont"/>
    <w:qFormat/>
    <w:rsid w:val="0077427E"/>
    <w:rPr>
      <w:b/>
      <w:bCs/>
    </w:rPr>
  </w:style>
  <w:style w:type="table" w:styleId="TableClassic1">
    <w:name w:val="Table Classic 1"/>
    <w:basedOn w:val="Table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sz w:val="20"/>
      <w:szCs w:val="20"/>
      <w:highlight w:val="none"/>
      <w:lang w:val="fr-CM"/>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5">
    <w:name w:val="Table List 5"/>
    <w:basedOn w:val="Table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sz w:val="20"/>
      <w:szCs w:val="20"/>
      <w:highlight w:val="none"/>
      <w:lang w:val="fr-CM"/>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3">
    <w:name w:val="Table List 3"/>
    <w:basedOn w:val="Table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sz w:val="20"/>
      <w:szCs w:val="20"/>
      <w:highlight w:val="none"/>
      <w:lang w:val="fr-CM"/>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sz w:val="20"/>
      <w:szCs w:val="20"/>
      <w:highlight w:val="none"/>
      <w:lang w:val="fr-CM"/>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Classic2">
    <w:name w:val="Table Classic 2"/>
    <w:basedOn w:val="Table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sz w:val="20"/>
      <w:szCs w:val="20"/>
      <w:highlight w:val="none"/>
      <w:lang w:val="fr-CM"/>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4">
    <w:name w:val="Table Classic 4"/>
    <w:basedOn w:val="Table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sz w:val="20"/>
      <w:szCs w:val="20"/>
      <w:highlight w:val="none"/>
      <w:lang w:val="fr-CM"/>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Bibliography">
    <w:name w:val="Bibliography"/>
    <w:basedOn w:val="Normal"/>
    <w:next w:val="Normal"/>
    <w:uiPriority w:val="37"/>
    <w:unhideWhenUsed/>
    <w:rsid w:val="00BB360C"/>
    <w:pPr>
      <w:pBdr>
        <w:top w:val="none" w:sz="0" w:space="0" w:color="auto"/>
        <w:left w:val="none" w:sz="0" w:space="0" w:color="auto"/>
        <w:bottom w:val="none" w:sz="0" w:space="0" w:color="auto"/>
        <w:right w:val="none" w:sz="0" w:space="0" w:color="auto"/>
        <w:between w:val="none" w:sz="0" w:space="0" w:color="auto"/>
      </w:pBdr>
      <w:tabs>
        <w:tab w:val="left" w:pos="380"/>
        <w:tab w:val="left" w:pos="500"/>
      </w:tabs>
      <w:spacing w:after="240" w:line="240" w:lineRule="auto"/>
      <w:ind w:left="504" w:hanging="504"/>
    </w:pPr>
    <w:rPr>
      <w:rFonts w:eastAsia="Times New Roman" w:cs="Open Sans"/>
      <w:szCs w:val="19"/>
      <w:highlight w:val="none"/>
      <w:lang w:eastAsia="en-US"/>
    </w:rPr>
  </w:style>
  <w:style w:type="character" w:styleId="CommentReference">
    <w:name w:val="annotation reference"/>
    <w:basedOn w:val="DefaultParagraphFont"/>
    <w:rsid w:val="0077427E"/>
    <w:rPr>
      <w:sz w:val="16"/>
      <w:szCs w:val="16"/>
    </w:rPr>
  </w:style>
  <w:style w:type="paragraph" w:styleId="CommentText">
    <w:name w:val="annotation text"/>
    <w:basedOn w:val="Normal"/>
    <w:link w:val="CommentTextChar"/>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eastAsia="Times New Roman" w:hAnsi="Arial" w:cs="Times New Roman"/>
      <w:sz w:val="20"/>
      <w:szCs w:val="20"/>
      <w:highlight w:val="none"/>
      <w:lang w:val="en-US" w:eastAsia="en-US"/>
    </w:rPr>
  </w:style>
  <w:style w:type="character" w:customStyle="1" w:styleId="CommentTextChar">
    <w:name w:val="Comment Text Char"/>
    <w:basedOn w:val="DefaultParagraphFont"/>
    <w:link w:val="CommentText"/>
    <w:rsid w:val="0077427E"/>
    <w:rPr>
      <w:rFonts w:ascii="Arial" w:eastAsia="Times New Roman" w:hAnsi="Arial" w:cs="Times New Roman"/>
      <w:sz w:val="20"/>
      <w:szCs w:val="20"/>
      <w:highlight w:val="none"/>
      <w:lang w:val="en-US" w:eastAsia="en-US"/>
    </w:rPr>
  </w:style>
  <w:style w:type="paragraph" w:styleId="CommentSubject">
    <w:name w:val="annotation subject"/>
    <w:basedOn w:val="CommentText"/>
    <w:next w:val="CommentText"/>
    <w:link w:val="CommentSubjectChar"/>
    <w:rsid w:val="0077427E"/>
    <w:rPr>
      <w:b/>
      <w:bCs/>
    </w:rPr>
  </w:style>
  <w:style w:type="character" w:customStyle="1" w:styleId="CommentSubjectChar">
    <w:name w:val="Comment Subject Char"/>
    <w:basedOn w:val="CommentTextChar"/>
    <w:link w:val="CommentSubject"/>
    <w:rsid w:val="0077427E"/>
    <w:rPr>
      <w:rFonts w:ascii="Arial" w:eastAsia="Times New Roman" w:hAnsi="Arial" w:cs="Times New Roman"/>
      <w:b/>
      <w:bCs/>
      <w:sz w:val="20"/>
      <w:szCs w:val="20"/>
      <w:highlight w:val="none"/>
      <w:lang w:val="en-US" w:eastAsia="en-US"/>
    </w:rPr>
  </w:style>
  <w:style w:type="character" w:customStyle="1" w:styleId="il">
    <w:name w:val="il"/>
    <w:basedOn w:val="DefaultParagraphFont"/>
    <w:rsid w:val="0077427E"/>
  </w:style>
  <w:style w:type="paragraph" w:customStyle="1" w:styleId="Pa8">
    <w:name w:val="Pa8"/>
    <w:basedOn w:val="Normal"/>
    <w:next w:val="Normal"/>
    <w:uiPriority w:val="99"/>
    <w:rsid w:val="006D546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140" w:lineRule="atLeast"/>
    </w:pPr>
    <w:rPr>
      <w:rFonts w:ascii="Shaker 2 Lancet" w:eastAsia="Open Sans" w:hAnsi="Shaker 2 Lancet" w:cs="Times New Roman"/>
      <w:sz w:val="24"/>
      <w:szCs w:val="24"/>
      <w:highlight w:val="none"/>
      <w:lang w:val="fr-CM"/>
    </w:rPr>
  </w:style>
  <w:style w:type="character" w:customStyle="1" w:styleId="cit">
    <w:name w:val="cit"/>
    <w:basedOn w:val="DefaultParagraphFont"/>
    <w:rsid w:val="000532E9"/>
  </w:style>
  <w:style w:type="character" w:customStyle="1" w:styleId="fm-vol-iss-date">
    <w:name w:val="fm-vol-iss-date"/>
    <w:basedOn w:val="DefaultParagraphFont"/>
    <w:rsid w:val="000532E9"/>
  </w:style>
  <w:style w:type="character" w:customStyle="1" w:styleId="doi">
    <w:name w:val="doi"/>
    <w:basedOn w:val="DefaultParagraphFont"/>
    <w:rsid w:val="000532E9"/>
  </w:style>
  <w:style w:type="character" w:customStyle="1" w:styleId="fm-citation-ids-label">
    <w:name w:val="fm-citation-ids-label"/>
    <w:basedOn w:val="DefaultParagraphFont"/>
    <w:rsid w:val="000532E9"/>
  </w:style>
  <w:style w:type="paragraph" w:styleId="Revision">
    <w:name w:val="Revision"/>
    <w:hidden/>
    <w:uiPriority w:val="99"/>
    <w:semiHidden/>
    <w:rsid w:val="00447F3C"/>
    <w:pPr>
      <w:pBdr>
        <w:top w:val="none" w:sz="0" w:space="0" w:color="auto"/>
        <w:left w:val="none" w:sz="0" w:space="0" w:color="auto"/>
        <w:bottom w:val="none" w:sz="0" w:space="0" w:color="auto"/>
        <w:right w:val="none" w:sz="0" w:space="0" w:color="auto"/>
        <w:between w:val="none" w:sz="0" w:space="0" w:color="auto"/>
      </w:pBdr>
      <w:spacing w:line="240" w:lineRule="auto"/>
    </w:pPr>
    <w:rPr>
      <w:rFonts w:eastAsia="DejaVu Sans Condensed" w:cs="DejaVu Sans Condensed"/>
      <w:szCs w:val="18"/>
    </w:rPr>
  </w:style>
  <w:style w:type="paragraph" w:customStyle="1" w:styleId="Default">
    <w:name w:val="Default"/>
    <w:rsid w:val="00475E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pPr>
    <w:rPr>
      <w:rFonts w:ascii="Times New Roman" w:hAnsi="Times New Roman" w:cs="Times New Roman"/>
      <w:color w:val="000000"/>
      <w:sz w:val="24"/>
      <w:szCs w:val="24"/>
      <w:highlight w:val="none"/>
      <w:lang w:val="fr-CM"/>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6788287">
      <w:bodyDiv w:val="1"/>
      <w:marLeft w:val="0"/>
      <w:marRight w:val="0"/>
      <w:marTop w:val="0"/>
      <w:marBottom w:val="0"/>
      <w:divBdr>
        <w:top w:val="none" w:sz="0" w:space="0" w:color="auto"/>
        <w:left w:val="none" w:sz="0" w:space="0" w:color="auto"/>
        <w:bottom w:val="none" w:sz="0" w:space="0" w:color="auto"/>
        <w:right w:val="none" w:sz="0" w:space="0" w:color="auto"/>
      </w:divBdr>
      <w:divsChild>
        <w:div w:id="831065342">
          <w:marLeft w:val="0"/>
          <w:marRight w:val="0"/>
          <w:marTop w:val="0"/>
          <w:marBottom w:val="0"/>
          <w:divBdr>
            <w:top w:val="none" w:sz="0" w:space="0" w:color="auto"/>
            <w:left w:val="none" w:sz="0" w:space="0" w:color="auto"/>
            <w:bottom w:val="none" w:sz="0" w:space="0" w:color="auto"/>
            <w:right w:val="none" w:sz="0" w:space="0" w:color="auto"/>
          </w:divBdr>
        </w:div>
        <w:div w:id="1777746405">
          <w:marLeft w:val="0"/>
          <w:marRight w:val="0"/>
          <w:marTop w:val="0"/>
          <w:marBottom w:val="0"/>
          <w:divBdr>
            <w:top w:val="none" w:sz="0" w:space="0" w:color="auto"/>
            <w:left w:val="none" w:sz="0" w:space="0" w:color="auto"/>
            <w:bottom w:val="none" w:sz="0" w:space="0" w:color="auto"/>
            <w:right w:val="none" w:sz="0" w:space="0" w:color="auto"/>
          </w:divBdr>
        </w:div>
        <w:div w:id="2079549632">
          <w:marLeft w:val="0"/>
          <w:marRight w:val="0"/>
          <w:marTop w:val="0"/>
          <w:marBottom w:val="0"/>
          <w:divBdr>
            <w:top w:val="none" w:sz="0" w:space="0" w:color="auto"/>
            <w:left w:val="none" w:sz="0" w:space="0" w:color="auto"/>
            <w:bottom w:val="none" w:sz="0" w:space="0" w:color="auto"/>
            <w:right w:val="none" w:sz="0" w:space="0" w:color="auto"/>
          </w:divBdr>
        </w:div>
      </w:divsChild>
    </w:div>
    <w:div w:id="797146264">
      <w:bodyDiv w:val="1"/>
      <w:marLeft w:val="0"/>
      <w:marRight w:val="0"/>
      <w:marTop w:val="0"/>
      <w:marBottom w:val="0"/>
      <w:divBdr>
        <w:top w:val="none" w:sz="0" w:space="0" w:color="auto"/>
        <w:left w:val="none" w:sz="0" w:space="0" w:color="auto"/>
        <w:bottom w:val="none" w:sz="0" w:space="0" w:color="auto"/>
        <w:right w:val="none" w:sz="0" w:space="0" w:color="auto"/>
      </w:divBdr>
    </w:div>
    <w:div w:id="1125542127">
      <w:bodyDiv w:val="1"/>
      <w:marLeft w:val="0"/>
      <w:marRight w:val="0"/>
      <w:marTop w:val="0"/>
      <w:marBottom w:val="0"/>
      <w:divBdr>
        <w:top w:val="none" w:sz="0" w:space="0" w:color="auto"/>
        <w:left w:val="none" w:sz="0" w:space="0" w:color="auto"/>
        <w:bottom w:val="none" w:sz="0" w:space="0" w:color="auto"/>
        <w:right w:val="none" w:sz="0" w:space="0" w:color="auto"/>
      </w:divBdr>
      <w:divsChild>
        <w:div w:id="1028946460">
          <w:marLeft w:val="0"/>
          <w:marRight w:val="0"/>
          <w:marTop w:val="0"/>
          <w:marBottom w:val="0"/>
          <w:divBdr>
            <w:top w:val="none" w:sz="0" w:space="0" w:color="auto"/>
            <w:left w:val="none" w:sz="0" w:space="0" w:color="auto"/>
            <w:bottom w:val="none" w:sz="0" w:space="0" w:color="auto"/>
            <w:right w:val="none" w:sz="0" w:space="0" w:color="auto"/>
          </w:divBdr>
        </w:div>
        <w:div w:id="621570364">
          <w:marLeft w:val="0"/>
          <w:marRight w:val="0"/>
          <w:marTop w:val="0"/>
          <w:marBottom w:val="0"/>
          <w:divBdr>
            <w:top w:val="none" w:sz="0" w:space="0" w:color="auto"/>
            <w:left w:val="none" w:sz="0" w:space="0" w:color="auto"/>
            <w:bottom w:val="none" w:sz="0" w:space="0" w:color="auto"/>
            <w:right w:val="none" w:sz="0" w:space="0" w:color="auto"/>
          </w:divBdr>
        </w:div>
        <w:div w:id="1373842714">
          <w:marLeft w:val="0"/>
          <w:marRight w:val="0"/>
          <w:marTop w:val="0"/>
          <w:marBottom w:val="0"/>
          <w:divBdr>
            <w:top w:val="none" w:sz="0" w:space="0" w:color="auto"/>
            <w:left w:val="none" w:sz="0" w:space="0" w:color="auto"/>
            <w:bottom w:val="none" w:sz="0" w:space="0" w:color="auto"/>
            <w:right w:val="none" w:sz="0" w:space="0" w:color="auto"/>
          </w:divBdr>
        </w:div>
      </w:divsChild>
    </w:div>
    <w:div w:id="1276980859">
      <w:bodyDiv w:val="1"/>
      <w:marLeft w:val="0"/>
      <w:marRight w:val="0"/>
      <w:marTop w:val="0"/>
      <w:marBottom w:val="0"/>
      <w:divBdr>
        <w:top w:val="none" w:sz="0" w:space="0" w:color="auto"/>
        <w:left w:val="none" w:sz="0" w:space="0" w:color="auto"/>
        <w:bottom w:val="none" w:sz="0" w:space="0" w:color="auto"/>
        <w:right w:val="none" w:sz="0" w:space="0" w:color="auto"/>
      </w:divBdr>
      <w:divsChild>
        <w:div w:id="1415083328">
          <w:marLeft w:val="0"/>
          <w:marRight w:val="0"/>
          <w:marTop w:val="0"/>
          <w:marBottom w:val="0"/>
          <w:divBdr>
            <w:top w:val="none" w:sz="0" w:space="0" w:color="auto"/>
            <w:left w:val="none" w:sz="0" w:space="0" w:color="auto"/>
            <w:bottom w:val="none" w:sz="0" w:space="0" w:color="auto"/>
            <w:right w:val="none" w:sz="0" w:space="0" w:color="auto"/>
          </w:divBdr>
          <w:divsChild>
            <w:div w:id="1880242105">
              <w:marLeft w:val="0"/>
              <w:marRight w:val="0"/>
              <w:marTop w:val="0"/>
              <w:marBottom w:val="0"/>
              <w:divBdr>
                <w:top w:val="none" w:sz="0" w:space="0" w:color="auto"/>
                <w:left w:val="none" w:sz="0" w:space="0" w:color="auto"/>
                <w:bottom w:val="none" w:sz="0" w:space="0" w:color="auto"/>
                <w:right w:val="none" w:sz="0" w:space="0" w:color="auto"/>
              </w:divBdr>
              <w:divsChild>
                <w:div w:id="879242840">
                  <w:marLeft w:val="0"/>
                  <w:marRight w:val="0"/>
                  <w:marTop w:val="0"/>
                  <w:marBottom w:val="0"/>
                  <w:divBdr>
                    <w:top w:val="none" w:sz="0" w:space="0" w:color="auto"/>
                    <w:left w:val="none" w:sz="0" w:space="0" w:color="auto"/>
                    <w:bottom w:val="none" w:sz="0" w:space="0" w:color="auto"/>
                    <w:right w:val="none" w:sz="0" w:space="0" w:color="auto"/>
                  </w:divBdr>
                  <w:divsChild>
                    <w:div w:id="567108993">
                      <w:marLeft w:val="0"/>
                      <w:marRight w:val="0"/>
                      <w:marTop w:val="0"/>
                      <w:marBottom w:val="0"/>
                      <w:divBdr>
                        <w:top w:val="none" w:sz="0" w:space="0" w:color="auto"/>
                        <w:left w:val="none" w:sz="0" w:space="0" w:color="auto"/>
                        <w:bottom w:val="none" w:sz="0" w:space="0" w:color="auto"/>
                        <w:right w:val="none" w:sz="0" w:space="0" w:color="auto"/>
                      </w:divBdr>
                    </w:div>
                  </w:divsChild>
                </w:div>
                <w:div w:id="2065372368">
                  <w:marLeft w:val="0"/>
                  <w:marRight w:val="0"/>
                  <w:marTop w:val="0"/>
                  <w:marBottom w:val="0"/>
                  <w:divBdr>
                    <w:top w:val="none" w:sz="0" w:space="0" w:color="auto"/>
                    <w:left w:val="none" w:sz="0" w:space="0" w:color="auto"/>
                    <w:bottom w:val="none" w:sz="0" w:space="0" w:color="auto"/>
                    <w:right w:val="none" w:sz="0" w:space="0" w:color="auto"/>
                  </w:divBdr>
                  <w:divsChild>
                    <w:div w:id="1922181800">
                      <w:marLeft w:val="0"/>
                      <w:marRight w:val="0"/>
                      <w:marTop w:val="0"/>
                      <w:marBottom w:val="0"/>
                      <w:divBdr>
                        <w:top w:val="none" w:sz="0" w:space="0" w:color="auto"/>
                        <w:left w:val="none" w:sz="0" w:space="0" w:color="auto"/>
                        <w:bottom w:val="none" w:sz="0" w:space="0" w:color="auto"/>
                        <w:right w:val="none" w:sz="0" w:space="0" w:color="auto"/>
                      </w:divBdr>
                    </w:div>
                  </w:divsChild>
                </w:div>
                <w:div w:id="395249891">
                  <w:marLeft w:val="0"/>
                  <w:marRight w:val="0"/>
                  <w:marTop w:val="0"/>
                  <w:marBottom w:val="0"/>
                  <w:divBdr>
                    <w:top w:val="none" w:sz="0" w:space="0" w:color="auto"/>
                    <w:left w:val="none" w:sz="0" w:space="0" w:color="auto"/>
                    <w:bottom w:val="none" w:sz="0" w:space="0" w:color="auto"/>
                    <w:right w:val="none" w:sz="0" w:space="0" w:color="auto"/>
                  </w:divBdr>
                  <w:divsChild>
                    <w:div w:id="2001538733">
                      <w:marLeft w:val="0"/>
                      <w:marRight w:val="0"/>
                      <w:marTop w:val="0"/>
                      <w:marBottom w:val="0"/>
                      <w:divBdr>
                        <w:top w:val="none" w:sz="0" w:space="0" w:color="auto"/>
                        <w:left w:val="none" w:sz="0" w:space="0" w:color="auto"/>
                        <w:bottom w:val="none" w:sz="0" w:space="0" w:color="auto"/>
                        <w:right w:val="none" w:sz="0" w:space="0" w:color="auto"/>
                      </w:divBdr>
                    </w:div>
                  </w:divsChild>
                </w:div>
                <w:div w:id="690109489">
                  <w:marLeft w:val="0"/>
                  <w:marRight w:val="0"/>
                  <w:marTop w:val="0"/>
                  <w:marBottom w:val="0"/>
                  <w:divBdr>
                    <w:top w:val="none" w:sz="0" w:space="0" w:color="auto"/>
                    <w:left w:val="none" w:sz="0" w:space="0" w:color="auto"/>
                    <w:bottom w:val="none" w:sz="0" w:space="0" w:color="auto"/>
                    <w:right w:val="none" w:sz="0" w:space="0" w:color="auto"/>
                  </w:divBdr>
                  <w:divsChild>
                    <w:div w:id="2108576995">
                      <w:marLeft w:val="0"/>
                      <w:marRight w:val="0"/>
                      <w:marTop w:val="0"/>
                      <w:marBottom w:val="0"/>
                      <w:divBdr>
                        <w:top w:val="none" w:sz="0" w:space="0" w:color="auto"/>
                        <w:left w:val="none" w:sz="0" w:space="0" w:color="auto"/>
                        <w:bottom w:val="none" w:sz="0" w:space="0" w:color="auto"/>
                        <w:right w:val="none" w:sz="0" w:space="0" w:color="auto"/>
                      </w:divBdr>
                    </w:div>
                  </w:divsChild>
                </w:div>
                <w:div w:id="735200734">
                  <w:marLeft w:val="0"/>
                  <w:marRight w:val="0"/>
                  <w:marTop w:val="0"/>
                  <w:marBottom w:val="0"/>
                  <w:divBdr>
                    <w:top w:val="none" w:sz="0" w:space="0" w:color="auto"/>
                    <w:left w:val="none" w:sz="0" w:space="0" w:color="auto"/>
                    <w:bottom w:val="none" w:sz="0" w:space="0" w:color="auto"/>
                    <w:right w:val="none" w:sz="0" w:space="0" w:color="auto"/>
                  </w:divBdr>
                  <w:divsChild>
                    <w:div w:id="106826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187607">
      <w:bodyDiv w:val="1"/>
      <w:marLeft w:val="0"/>
      <w:marRight w:val="0"/>
      <w:marTop w:val="0"/>
      <w:marBottom w:val="0"/>
      <w:divBdr>
        <w:top w:val="none" w:sz="0" w:space="0" w:color="auto"/>
        <w:left w:val="none" w:sz="0" w:space="0" w:color="auto"/>
        <w:bottom w:val="none" w:sz="0" w:space="0" w:color="auto"/>
        <w:right w:val="none" w:sz="0" w:space="0" w:color="auto"/>
      </w:divBdr>
      <w:divsChild>
        <w:div w:id="183054478">
          <w:marLeft w:val="0"/>
          <w:marRight w:val="0"/>
          <w:marTop w:val="0"/>
          <w:marBottom w:val="0"/>
          <w:divBdr>
            <w:top w:val="none" w:sz="0" w:space="0" w:color="auto"/>
            <w:left w:val="none" w:sz="0" w:space="0" w:color="auto"/>
            <w:bottom w:val="none" w:sz="0" w:space="0" w:color="auto"/>
            <w:right w:val="none" w:sz="0" w:space="0" w:color="auto"/>
          </w:divBdr>
          <w:divsChild>
            <w:div w:id="1241867541">
              <w:marLeft w:val="0"/>
              <w:marRight w:val="0"/>
              <w:marTop w:val="0"/>
              <w:marBottom w:val="0"/>
              <w:divBdr>
                <w:top w:val="none" w:sz="0" w:space="0" w:color="auto"/>
                <w:left w:val="none" w:sz="0" w:space="0" w:color="auto"/>
                <w:bottom w:val="none" w:sz="0" w:space="0" w:color="auto"/>
                <w:right w:val="none" w:sz="0" w:space="0" w:color="auto"/>
              </w:divBdr>
              <w:divsChild>
                <w:div w:id="1156455863">
                  <w:marLeft w:val="0"/>
                  <w:marRight w:val="0"/>
                  <w:marTop w:val="0"/>
                  <w:marBottom w:val="0"/>
                  <w:divBdr>
                    <w:top w:val="none" w:sz="0" w:space="0" w:color="auto"/>
                    <w:left w:val="none" w:sz="0" w:space="0" w:color="auto"/>
                    <w:bottom w:val="none" w:sz="0" w:space="0" w:color="auto"/>
                    <w:right w:val="none" w:sz="0" w:space="0" w:color="auto"/>
                  </w:divBdr>
                  <w:divsChild>
                    <w:div w:id="996152069">
                      <w:marLeft w:val="0"/>
                      <w:marRight w:val="0"/>
                      <w:marTop w:val="0"/>
                      <w:marBottom w:val="0"/>
                      <w:divBdr>
                        <w:top w:val="none" w:sz="0" w:space="0" w:color="auto"/>
                        <w:left w:val="none" w:sz="0" w:space="0" w:color="auto"/>
                        <w:bottom w:val="none" w:sz="0" w:space="0" w:color="auto"/>
                        <w:right w:val="none" w:sz="0" w:space="0" w:color="auto"/>
                      </w:divBdr>
                    </w:div>
                  </w:divsChild>
                </w:div>
                <w:div w:id="568543571">
                  <w:marLeft w:val="0"/>
                  <w:marRight w:val="0"/>
                  <w:marTop w:val="0"/>
                  <w:marBottom w:val="0"/>
                  <w:divBdr>
                    <w:top w:val="none" w:sz="0" w:space="0" w:color="auto"/>
                    <w:left w:val="none" w:sz="0" w:space="0" w:color="auto"/>
                    <w:bottom w:val="none" w:sz="0" w:space="0" w:color="auto"/>
                    <w:right w:val="none" w:sz="0" w:space="0" w:color="auto"/>
                  </w:divBdr>
                  <w:divsChild>
                    <w:div w:id="1976715934">
                      <w:marLeft w:val="0"/>
                      <w:marRight w:val="0"/>
                      <w:marTop w:val="0"/>
                      <w:marBottom w:val="0"/>
                      <w:divBdr>
                        <w:top w:val="none" w:sz="0" w:space="0" w:color="auto"/>
                        <w:left w:val="none" w:sz="0" w:space="0" w:color="auto"/>
                        <w:bottom w:val="none" w:sz="0" w:space="0" w:color="auto"/>
                        <w:right w:val="none" w:sz="0" w:space="0" w:color="auto"/>
                      </w:divBdr>
                    </w:div>
                  </w:divsChild>
                </w:div>
                <w:div w:id="761801528">
                  <w:marLeft w:val="0"/>
                  <w:marRight w:val="0"/>
                  <w:marTop w:val="0"/>
                  <w:marBottom w:val="0"/>
                  <w:divBdr>
                    <w:top w:val="none" w:sz="0" w:space="0" w:color="auto"/>
                    <w:left w:val="none" w:sz="0" w:space="0" w:color="auto"/>
                    <w:bottom w:val="none" w:sz="0" w:space="0" w:color="auto"/>
                    <w:right w:val="none" w:sz="0" w:space="0" w:color="auto"/>
                  </w:divBdr>
                  <w:divsChild>
                    <w:div w:id="258100307">
                      <w:marLeft w:val="0"/>
                      <w:marRight w:val="0"/>
                      <w:marTop w:val="0"/>
                      <w:marBottom w:val="0"/>
                      <w:divBdr>
                        <w:top w:val="none" w:sz="0" w:space="0" w:color="auto"/>
                        <w:left w:val="none" w:sz="0" w:space="0" w:color="auto"/>
                        <w:bottom w:val="none" w:sz="0" w:space="0" w:color="auto"/>
                        <w:right w:val="none" w:sz="0" w:space="0" w:color="auto"/>
                      </w:divBdr>
                    </w:div>
                  </w:divsChild>
                </w:div>
                <w:div w:id="914122947">
                  <w:marLeft w:val="0"/>
                  <w:marRight w:val="0"/>
                  <w:marTop w:val="0"/>
                  <w:marBottom w:val="0"/>
                  <w:divBdr>
                    <w:top w:val="none" w:sz="0" w:space="0" w:color="auto"/>
                    <w:left w:val="none" w:sz="0" w:space="0" w:color="auto"/>
                    <w:bottom w:val="none" w:sz="0" w:space="0" w:color="auto"/>
                    <w:right w:val="none" w:sz="0" w:space="0" w:color="auto"/>
                  </w:divBdr>
                  <w:divsChild>
                    <w:div w:id="336277522">
                      <w:marLeft w:val="0"/>
                      <w:marRight w:val="0"/>
                      <w:marTop w:val="0"/>
                      <w:marBottom w:val="0"/>
                      <w:divBdr>
                        <w:top w:val="none" w:sz="0" w:space="0" w:color="auto"/>
                        <w:left w:val="none" w:sz="0" w:space="0" w:color="auto"/>
                        <w:bottom w:val="none" w:sz="0" w:space="0" w:color="auto"/>
                        <w:right w:val="none" w:sz="0" w:space="0" w:color="auto"/>
                      </w:divBdr>
                    </w:div>
                  </w:divsChild>
                </w:div>
                <w:div w:id="763107488">
                  <w:marLeft w:val="0"/>
                  <w:marRight w:val="0"/>
                  <w:marTop w:val="0"/>
                  <w:marBottom w:val="0"/>
                  <w:divBdr>
                    <w:top w:val="none" w:sz="0" w:space="0" w:color="auto"/>
                    <w:left w:val="none" w:sz="0" w:space="0" w:color="auto"/>
                    <w:bottom w:val="none" w:sz="0" w:space="0" w:color="auto"/>
                    <w:right w:val="none" w:sz="0" w:space="0" w:color="auto"/>
                  </w:divBdr>
                  <w:divsChild>
                    <w:div w:id="46708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653704">
      <w:bodyDiv w:val="1"/>
      <w:marLeft w:val="0"/>
      <w:marRight w:val="0"/>
      <w:marTop w:val="0"/>
      <w:marBottom w:val="0"/>
      <w:divBdr>
        <w:top w:val="none" w:sz="0" w:space="0" w:color="auto"/>
        <w:left w:val="none" w:sz="0" w:space="0" w:color="auto"/>
        <w:bottom w:val="none" w:sz="0" w:space="0" w:color="auto"/>
        <w:right w:val="none" w:sz="0" w:space="0" w:color="auto"/>
      </w:divBdr>
    </w:div>
    <w:div w:id="1439371206">
      <w:bodyDiv w:val="1"/>
      <w:marLeft w:val="0"/>
      <w:marRight w:val="0"/>
      <w:marTop w:val="0"/>
      <w:marBottom w:val="0"/>
      <w:divBdr>
        <w:top w:val="none" w:sz="0" w:space="0" w:color="auto"/>
        <w:left w:val="none" w:sz="0" w:space="0" w:color="auto"/>
        <w:bottom w:val="none" w:sz="0" w:space="0" w:color="auto"/>
        <w:right w:val="none" w:sz="0" w:space="0" w:color="auto"/>
      </w:divBdr>
    </w:div>
    <w:div w:id="1926839259">
      <w:bodyDiv w:val="1"/>
      <w:marLeft w:val="0"/>
      <w:marRight w:val="0"/>
      <w:marTop w:val="0"/>
      <w:marBottom w:val="0"/>
      <w:divBdr>
        <w:top w:val="none" w:sz="0" w:space="0" w:color="auto"/>
        <w:left w:val="none" w:sz="0" w:space="0" w:color="auto"/>
        <w:bottom w:val="none" w:sz="0" w:space="0" w:color="auto"/>
        <w:right w:val="none" w:sz="0" w:space="0" w:color="auto"/>
      </w:divBdr>
      <w:divsChild>
        <w:div w:id="1241256284">
          <w:marLeft w:val="0"/>
          <w:marRight w:val="0"/>
          <w:marTop w:val="0"/>
          <w:marBottom w:val="0"/>
          <w:divBdr>
            <w:top w:val="none" w:sz="0" w:space="0" w:color="auto"/>
            <w:left w:val="none" w:sz="0" w:space="0" w:color="auto"/>
            <w:bottom w:val="none" w:sz="0" w:space="0" w:color="auto"/>
            <w:right w:val="none" w:sz="0" w:space="0" w:color="auto"/>
          </w:divBdr>
        </w:div>
        <w:div w:id="1922985849">
          <w:marLeft w:val="0"/>
          <w:marRight w:val="0"/>
          <w:marTop w:val="0"/>
          <w:marBottom w:val="0"/>
          <w:divBdr>
            <w:top w:val="none" w:sz="0" w:space="0" w:color="auto"/>
            <w:left w:val="none" w:sz="0" w:space="0" w:color="auto"/>
            <w:bottom w:val="none" w:sz="0" w:space="0" w:color="auto"/>
            <w:right w:val="none" w:sz="0" w:space="0" w:color="auto"/>
          </w:divBdr>
        </w:div>
        <w:div w:id="432214317">
          <w:marLeft w:val="0"/>
          <w:marRight w:val="0"/>
          <w:marTop w:val="0"/>
          <w:marBottom w:val="0"/>
          <w:divBdr>
            <w:top w:val="none" w:sz="0" w:space="0" w:color="auto"/>
            <w:left w:val="none" w:sz="0" w:space="0" w:color="auto"/>
            <w:bottom w:val="none" w:sz="0" w:space="0" w:color="auto"/>
            <w:right w:val="none" w:sz="0" w:space="0" w:color="auto"/>
          </w:divBdr>
        </w:div>
      </w:divsChild>
    </w:div>
    <w:div w:id="2101560938">
      <w:bodyDiv w:val="1"/>
      <w:marLeft w:val="0"/>
      <w:marRight w:val="0"/>
      <w:marTop w:val="0"/>
      <w:marBottom w:val="0"/>
      <w:divBdr>
        <w:top w:val="none" w:sz="0" w:space="0" w:color="auto"/>
        <w:left w:val="none" w:sz="0" w:space="0" w:color="auto"/>
        <w:bottom w:val="none" w:sz="0" w:space="0" w:color="auto"/>
        <w:right w:val="none" w:sz="0" w:space="0" w:color="auto"/>
      </w:divBdr>
      <w:divsChild>
        <w:div w:id="524903354">
          <w:marLeft w:val="0"/>
          <w:marRight w:val="0"/>
          <w:marTop w:val="0"/>
          <w:marBottom w:val="166"/>
          <w:divBdr>
            <w:top w:val="none" w:sz="0" w:space="0" w:color="auto"/>
            <w:left w:val="none" w:sz="0" w:space="0" w:color="auto"/>
            <w:bottom w:val="none" w:sz="0" w:space="0" w:color="auto"/>
            <w:right w:val="none" w:sz="0" w:space="0" w:color="auto"/>
          </w:divBdr>
          <w:divsChild>
            <w:div w:id="997080526">
              <w:marLeft w:val="0"/>
              <w:marRight w:val="0"/>
              <w:marTop w:val="0"/>
              <w:marBottom w:val="0"/>
              <w:divBdr>
                <w:top w:val="none" w:sz="0" w:space="0" w:color="auto"/>
                <w:left w:val="none" w:sz="0" w:space="0" w:color="auto"/>
                <w:bottom w:val="none" w:sz="0" w:space="0" w:color="auto"/>
                <w:right w:val="none" w:sz="0" w:space="0" w:color="auto"/>
              </w:divBdr>
              <w:divsChild>
                <w:div w:id="808209058">
                  <w:marLeft w:val="0"/>
                  <w:marRight w:val="0"/>
                  <w:marTop w:val="0"/>
                  <w:marBottom w:val="0"/>
                  <w:divBdr>
                    <w:top w:val="none" w:sz="0" w:space="0" w:color="auto"/>
                    <w:left w:val="none" w:sz="0" w:space="0" w:color="auto"/>
                    <w:bottom w:val="none" w:sz="0" w:space="0" w:color="auto"/>
                    <w:right w:val="none" w:sz="0" w:space="0" w:color="auto"/>
                  </w:divBdr>
                  <w:divsChild>
                    <w:div w:id="604732835">
                      <w:marLeft w:val="0"/>
                      <w:marRight w:val="0"/>
                      <w:marTop w:val="0"/>
                      <w:marBottom w:val="0"/>
                      <w:divBdr>
                        <w:top w:val="none" w:sz="0" w:space="0" w:color="auto"/>
                        <w:left w:val="none" w:sz="0" w:space="0" w:color="auto"/>
                        <w:bottom w:val="none" w:sz="0" w:space="0" w:color="auto"/>
                        <w:right w:val="none" w:sz="0" w:space="0" w:color="auto"/>
                      </w:divBdr>
                    </w:div>
                    <w:div w:id="192645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5243">
              <w:marLeft w:val="0"/>
              <w:marRight w:val="0"/>
              <w:marTop w:val="0"/>
              <w:marBottom w:val="0"/>
              <w:divBdr>
                <w:top w:val="none" w:sz="0" w:space="0" w:color="auto"/>
                <w:left w:val="none" w:sz="0" w:space="0" w:color="auto"/>
                <w:bottom w:val="none" w:sz="0" w:space="0" w:color="auto"/>
                <w:right w:val="none" w:sz="0" w:space="0" w:color="auto"/>
              </w:divBdr>
              <w:divsChild>
                <w:div w:id="447965268">
                  <w:marLeft w:val="0"/>
                  <w:marRight w:val="0"/>
                  <w:marTop w:val="0"/>
                  <w:marBottom w:val="0"/>
                  <w:divBdr>
                    <w:top w:val="none" w:sz="0" w:space="0" w:color="auto"/>
                    <w:left w:val="none" w:sz="0" w:space="0" w:color="auto"/>
                    <w:bottom w:val="none" w:sz="0" w:space="0" w:color="auto"/>
                    <w:right w:val="none" w:sz="0" w:space="0" w:color="auto"/>
                  </w:divBdr>
                </w:div>
                <w:div w:id="32829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12032">
          <w:marLeft w:val="0"/>
          <w:marRight w:val="0"/>
          <w:marTop w:val="166"/>
          <w:marBottom w:val="166"/>
          <w:divBdr>
            <w:top w:val="none" w:sz="0" w:space="0" w:color="auto"/>
            <w:left w:val="none" w:sz="0" w:space="0" w:color="auto"/>
            <w:bottom w:val="none" w:sz="0" w:space="0" w:color="auto"/>
            <w:right w:val="none" w:sz="0" w:space="0" w:color="auto"/>
          </w:divBdr>
          <w:divsChild>
            <w:div w:id="198496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7961">
      <w:bodyDiv w:val="1"/>
      <w:marLeft w:val="0"/>
      <w:marRight w:val="0"/>
      <w:marTop w:val="0"/>
      <w:marBottom w:val="0"/>
      <w:divBdr>
        <w:top w:val="none" w:sz="0" w:space="0" w:color="auto"/>
        <w:left w:val="none" w:sz="0" w:space="0" w:color="auto"/>
        <w:bottom w:val="none" w:sz="0" w:space="0" w:color="auto"/>
        <w:right w:val="none" w:sz="0" w:space="0" w:color="auto"/>
      </w:divBdr>
      <w:divsChild>
        <w:div w:id="1135218275">
          <w:marLeft w:val="0"/>
          <w:marRight w:val="0"/>
          <w:marTop w:val="0"/>
          <w:marBottom w:val="0"/>
          <w:divBdr>
            <w:top w:val="none" w:sz="0" w:space="0" w:color="auto"/>
            <w:left w:val="none" w:sz="0" w:space="0" w:color="auto"/>
            <w:bottom w:val="none" w:sz="0" w:space="0" w:color="auto"/>
            <w:right w:val="none" w:sz="0" w:space="0" w:color="auto"/>
          </w:divBdr>
          <w:divsChild>
            <w:div w:id="1716584830">
              <w:marLeft w:val="0"/>
              <w:marRight w:val="0"/>
              <w:marTop w:val="0"/>
              <w:marBottom w:val="0"/>
              <w:divBdr>
                <w:top w:val="none" w:sz="0" w:space="0" w:color="auto"/>
                <w:left w:val="none" w:sz="0" w:space="0" w:color="auto"/>
                <w:bottom w:val="none" w:sz="0" w:space="0" w:color="auto"/>
                <w:right w:val="none" w:sz="0" w:space="0" w:color="auto"/>
              </w:divBdr>
              <w:divsChild>
                <w:div w:id="1408769353">
                  <w:marLeft w:val="0"/>
                  <w:marRight w:val="0"/>
                  <w:marTop w:val="0"/>
                  <w:marBottom w:val="0"/>
                  <w:divBdr>
                    <w:top w:val="none" w:sz="0" w:space="0" w:color="auto"/>
                    <w:left w:val="none" w:sz="0" w:space="0" w:color="auto"/>
                    <w:bottom w:val="none" w:sz="0" w:space="0" w:color="auto"/>
                    <w:right w:val="none" w:sz="0" w:space="0" w:color="auto"/>
                  </w:divBdr>
                  <w:divsChild>
                    <w:div w:id="1176533389">
                      <w:marLeft w:val="0"/>
                      <w:marRight w:val="0"/>
                      <w:marTop w:val="0"/>
                      <w:marBottom w:val="0"/>
                      <w:divBdr>
                        <w:top w:val="none" w:sz="0" w:space="0" w:color="auto"/>
                        <w:left w:val="none" w:sz="0" w:space="0" w:color="auto"/>
                        <w:bottom w:val="none" w:sz="0" w:space="0" w:color="auto"/>
                        <w:right w:val="none" w:sz="0" w:space="0" w:color="auto"/>
                      </w:divBdr>
                    </w:div>
                  </w:divsChild>
                </w:div>
                <w:div w:id="1894658799">
                  <w:marLeft w:val="0"/>
                  <w:marRight w:val="0"/>
                  <w:marTop w:val="0"/>
                  <w:marBottom w:val="0"/>
                  <w:divBdr>
                    <w:top w:val="none" w:sz="0" w:space="0" w:color="auto"/>
                    <w:left w:val="none" w:sz="0" w:space="0" w:color="auto"/>
                    <w:bottom w:val="none" w:sz="0" w:space="0" w:color="auto"/>
                    <w:right w:val="none" w:sz="0" w:space="0" w:color="auto"/>
                  </w:divBdr>
                  <w:divsChild>
                    <w:div w:id="256183950">
                      <w:marLeft w:val="0"/>
                      <w:marRight w:val="0"/>
                      <w:marTop w:val="0"/>
                      <w:marBottom w:val="0"/>
                      <w:divBdr>
                        <w:top w:val="none" w:sz="0" w:space="0" w:color="auto"/>
                        <w:left w:val="none" w:sz="0" w:space="0" w:color="auto"/>
                        <w:bottom w:val="none" w:sz="0" w:space="0" w:color="auto"/>
                        <w:right w:val="none" w:sz="0" w:space="0" w:color="auto"/>
                      </w:divBdr>
                    </w:div>
                  </w:divsChild>
                </w:div>
                <w:div w:id="780337387">
                  <w:marLeft w:val="0"/>
                  <w:marRight w:val="0"/>
                  <w:marTop w:val="0"/>
                  <w:marBottom w:val="0"/>
                  <w:divBdr>
                    <w:top w:val="none" w:sz="0" w:space="0" w:color="auto"/>
                    <w:left w:val="none" w:sz="0" w:space="0" w:color="auto"/>
                    <w:bottom w:val="none" w:sz="0" w:space="0" w:color="auto"/>
                    <w:right w:val="none" w:sz="0" w:space="0" w:color="auto"/>
                  </w:divBdr>
                  <w:divsChild>
                    <w:div w:id="278924650">
                      <w:marLeft w:val="0"/>
                      <w:marRight w:val="0"/>
                      <w:marTop w:val="0"/>
                      <w:marBottom w:val="0"/>
                      <w:divBdr>
                        <w:top w:val="none" w:sz="0" w:space="0" w:color="auto"/>
                        <w:left w:val="none" w:sz="0" w:space="0" w:color="auto"/>
                        <w:bottom w:val="none" w:sz="0" w:space="0" w:color="auto"/>
                        <w:right w:val="none" w:sz="0" w:space="0" w:color="auto"/>
                      </w:divBdr>
                    </w:div>
                  </w:divsChild>
                </w:div>
                <w:div w:id="1600679137">
                  <w:marLeft w:val="0"/>
                  <w:marRight w:val="0"/>
                  <w:marTop w:val="0"/>
                  <w:marBottom w:val="0"/>
                  <w:divBdr>
                    <w:top w:val="none" w:sz="0" w:space="0" w:color="auto"/>
                    <w:left w:val="none" w:sz="0" w:space="0" w:color="auto"/>
                    <w:bottom w:val="none" w:sz="0" w:space="0" w:color="auto"/>
                    <w:right w:val="none" w:sz="0" w:space="0" w:color="auto"/>
                  </w:divBdr>
                  <w:divsChild>
                    <w:div w:id="1074468408">
                      <w:marLeft w:val="0"/>
                      <w:marRight w:val="0"/>
                      <w:marTop w:val="0"/>
                      <w:marBottom w:val="0"/>
                      <w:divBdr>
                        <w:top w:val="none" w:sz="0" w:space="0" w:color="auto"/>
                        <w:left w:val="none" w:sz="0" w:space="0" w:color="auto"/>
                        <w:bottom w:val="none" w:sz="0" w:space="0" w:color="auto"/>
                        <w:right w:val="none" w:sz="0" w:space="0" w:color="auto"/>
                      </w:divBdr>
                    </w:div>
                  </w:divsChild>
                </w:div>
                <w:div w:id="1473525099">
                  <w:marLeft w:val="0"/>
                  <w:marRight w:val="0"/>
                  <w:marTop w:val="0"/>
                  <w:marBottom w:val="0"/>
                  <w:divBdr>
                    <w:top w:val="none" w:sz="0" w:space="0" w:color="auto"/>
                    <w:left w:val="none" w:sz="0" w:space="0" w:color="auto"/>
                    <w:bottom w:val="none" w:sz="0" w:space="0" w:color="auto"/>
                    <w:right w:val="none" w:sz="0" w:space="0" w:color="auto"/>
                  </w:divBdr>
                  <w:divsChild>
                    <w:div w:id="17558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288987">
      <w:bodyDiv w:val="1"/>
      <w:marLeft w:val="0"/>
      <w:marRight w:val="0"/>
      <w:marTop w:val="0"/>
      <w:marBottom w:val="0"/>
      <w:divBdr>
        <w:top w:val="none" w:sz="0" w:space="0" w:color="auto"/>
        <w:left w:val="none" w:sz="0" w:space="0" w:color="auto"/>
        <w:bottom w:val="none" w:sz="0" w:space="0" w:color="auto"/>
        <w:right w:val="none" w:sz="0" w:space="0" w:color="auto"/>
      </w:divBdr>
      <w:divsChild>
        <w:div w:id="117340551">
          <w:marLeft w:val="0"/>
          <w:marRight w:val="0"/>
          <w:marTop w:val="0"/>
          <w:marBottom w:val="0"/>
          <w:divBdr>
            <w:top w:val="none" w:sz="0" w:space="0" w:color="auto"/>
            <w:left w:val="none" w:sz="0" w:space="0" w:color="auto"/>
            <w:bottom w:val="none" w:sz="0" w:space="0" w:color="auto"/>
            <w:right w:val="none" w:sz="0" w:space="0" w:color="auto"/>
          </w:divBdr>
        </w:div>
        <w:div w:id="1393653119">
          <w:marLeft w:val="0"/>
          <w:marRight w:val="0"/>
          <w:marTop w:val="0"/>
          <w:marBottom w:val="0"/>
          <w:divBdr>
            <w:top w:val="none" w:sz="0" w:space="0" w:color="auto"/>
            <w:left w:val="none" w:sz="0" w:space="0" w:color="auto"/>
            <w:bottom w:val="none" w:sz="0" w:space="0" w:color="auto"/>
            <w:right w:val="none" w:sz="0" w:space="0" w:color="auto"/>
          </w:divBdr>
        </w:div>
        <w:div w:id="6650120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4.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franck.wanda@cires.solutions" TargetMode="External"/><Relationship Id="rId17" Type="http://schemas.microsoft.com/office/2018/08/relationships/commentsExtensible" Target="commentsExtensible.xml"/><Relationship Id="rId25" Type="http://schemas.openxmlformats.org/officeDocument/2006/relationships/image" Target="media/image11.png"/><Relationship Id="rId33" Type="http://schemas.openxmlformats.org/officeDocument/2006/relationships/footer" Target="footer2.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6.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auraciaffi2002@yahoo.fr" TargetMode="External"/><Relationship Id="rId24" Type="http://schemas.openxmlformats.org/officeDocument/2006/relationships/image" Target="media/image10.png"/><Relationship Id="rId32" Type="http://schemas.openxmlformats.org/officeDocument/2006/relationships/header" Target="header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5.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C2AE8-A269-4D59-B6FA-16400A829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1214</TotalTime>
  <Pages>27</Pages>
  <Words>14220</Words>
  <Characters>78216</Characters>
  <Application>Microsoft Office Word</Application>
  <DocSecurity>0</DocSecurity>
  <Lines>651</Lines>
  <Paragraphs>184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Daniela Vivacqua</dc:creator>
  <cp:lastModifiedBy>hp</cp:lastModifiedBy>
  <cp:revision>28</cp:revision>
  <cp:lastPrinted>2021-01-21T12:55:00Z</cp:lastPrinted>
  <dcterms:created xsi:type="dcterms:W3CDTF">2021-01-12T16:52:00Z</dcterms:created>
  <dcterms:modified xsi:type="dcterms:W3CDTF">2021-01-21T15:02:00Z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zotero-version="5.0.94"&gt;&lt;session id="kxIlLbvv"/&gt;&lt;style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