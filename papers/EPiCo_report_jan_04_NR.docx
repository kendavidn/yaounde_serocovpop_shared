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0F7AD" w14:textId="312E12D5" w:rsidR="0077427E" w:rsidRPr="001E7519" w:rsidRDefault="00E4202C" w:rsidP="00585C8D">
      <w:pPr>
        <w:pStyle w:val="Normal1"/>
        <w:spacing w:line="276" w:lineRule="auto"/>
        <w:rPr>
          <w:rFonts w:ascii="Open Sans" w:eastAsia="DejaVu Sans Condensed" w:hAnsi="Open Sans" w:cs="DejaVu Sans Condensed"/>
          <w:sz w:val="21"/>
          <w:szCs w:val="20"/>
        </w:rPr>
        <w:sectPr w:rsidR="0077427E" w:rsidRPr="001E7519">
          <w:footerReference w:type="even" r:id="rId7"/>
          <w:pgSz w:w="11906" w:h="16838"/>
          <w:pgMar w:top="0" w:right="0" w:bottom="0" w:left="0" w:header="709" w:footer="709" w:gutter="0"/>
          <w:pgNumType w:start="1"/>
          <w:cols w:space="720" w:equalWidth="0">
            <w:col w:w="8640" w:space="0"/>
          </w:cols>
          <w:docGrid w:linePitch="360"/>
        </w:sectPr>
      </w:pPr>
      <w:r w:rsidRPr="001E7519">
        <w:rPr>
          <w:rFonts w:ascii="Open Sans" w:eastAsia="DejaVu Sans Condensed" w:hAnsi="Open Sans" w:cs="DejaVu Sans Condensed"/>
          <w:noProof/>
          <w:sz w:val="16"/>
          <w:szCs w:val="16"/>
        </w:rPr>
        <w:drawing>
          <wp:anchor distT="0" distB="0" distL="114300" distR="114300" simplePos="0" relativeHeight="251704319" behindDoc="0" locked="0" layoutInCell="1" allowOverlap="1" wp14:anchorId="1F4C9D94" wp14:editId="469FD4FD">
            <wp:simplePos x="0" y="0"/>
            <wp:positionH relativeFrom="column">
              <wp:posOffset>4623436</wp:posOffset>
            </wp:positionH>
            <wp:positionV relativeFrom="paragraph">
              <wp:posOffset>3721100</wp:posOffset>
            </wp:positionV>
            <wp:extent cx="2789784" cy="4344670"/>
            <wp:effectExtent l="0" t="0" r="4445" b="0"/>
            <wp:wrapNone/>
            <wp:docPr id="132"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94234" cy="43516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2269" behindDoc="0" locked="0" layoutInCell="1" allowOverlap="1" wp14:anchorId="46B4461E" wp14:editId="558BFA1A">
                <wp:simplePos x="0" y="0"/>
                <wp:positionH relativeFrom="column">
                  <wp:posOffset>5893434</wp:posOffset>
                </wp:positionH>
                <wp:positionV relativeFrom="paragraph">
                  <wp:posOffset>6723383</wp:posOffset>
                </wp:positionV>
                <wp:extent cx="176532" cy="2861310"/>
                <wp:effectExtent l="3810" t="0" r="5080" b="5080"/>
                <wp:wrapNone/>
                <wp:docPr id="165" name="Manual Input 165"/>
                <wp:cNvGraphicFramePr/>
                <a:graphic xmlns:a="http://schemas.openxmlformats.org/drawingml/2006/main">
                  <a:graphicData uri="http://schemas.microsoft.com/office/word/2010/wordprocessingShape">
                    <wps:wsp>
                      <wps:cNvSpPr/>
                      <wps:spPr bwMode="auto">
                        <a:xfrm rot="16200000" flipH="1">
                          <a:off x="0" y="0"/>
                          <a:ext cx="176532" cy="2861310"/>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242 h 9869"/>
                            <a:gd name="connsiteX1" fmla="*/ 10000 w 10000"/>
                            <a:gd name="connsiteY1" fmla="*/ 0 h 9869"/>
                            <a:gd name="connsiteX2" fmla="*/ 10000 w 10000"/>
                            <a:gd name="connsiteY2" fmla="*/ 9869 h 9869"/>
                            <a:gd name="connsiteX3" fmla="*/ 51 w 10000"/>
                            <a:gd name="connsiteY3" fmla="*/ 9869 h 9869"/>
                            <a:gd name="connsiteX4" fmla="*/ 24 w 10000"/>
                            <a:gd name="connsiteY4" fmla="*/ 242 h 9869"/>
                            <a:gd name="connsiteX0" fmla="*/ 24 w 10163"/>
                            <a:gd name="connsiteY0" fmla="*/ 245 h 10000"/>
                            <a:gd name="connsiteX1" fmla="*/ 10163 w 10163"/>
                            <a:gd name="connsiteY1" fmla="*/ 0 h 10000"/>
                            <a:gd name="connsiteX2" fmla="*/ 10000 w 10163"/>
                            <a:gd name="connsiteY2" fmla="*/ 10000 h 10000"/>
                            <a:gd name="connsiteX3" fmla="*/ 51 w 10163"/>
                            <a:gd name="connsiteY3" fmla="*/ 10000 h 10000"/>
                            <a:gd name="connsiteX4" fmla="*/ 24 w 10163"/>
                            <a:gd name="connsiteY4" fmla="*/ 245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63" h="10000">
                              <a:moveTo>
                                <a:pt x="24" y="245"/>
                              </a:moveTo>
                              <a:lnTo>
                                <a:pt x="10163" y="0"/>
                              </a:lnTo>
                              <a:cubicBezTo>
                                <a:pt x="10109" y="3333"/>
                                <a:pt x="10054" y="6667"/>
                                <a:pt x="10000" y="10000"/>
                              </a:cubicBezTo>
                              <a:lnTo>
                                <a:pt x="51" y="10000"/>
                              </a:lnTo>
                              <a:cubicBezTo>
                                <a:pt x="141" y="6748"/>
                                <a:pt x="-67" y="3497"/>
                                <a:pt x="24" y="245"/>
                              </a:cubicBezTo>
                              <a:close/>
                            </a:path>
                          </a:pathLst>
                        </a:custGeom>
                        <a:solidFill>
                          <a:srgbClr val="F9983D">
                            <a:alpha val="50196"/>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2FAE" id="Manual Input 165" o:spid="_x0000_s1026" style="position:absolute;margin-left:464.05pt;margin-top:529.4pt;width:13.9pt;height:225.3pt;rotation:90;flip:x;z-index:251702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63,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" path="m24,245l10163,v-54,3333,-109,6667,-163,10000l51,10000c141,6748,-67,3497,24,245xe" fillcolor="#f9983d" stroked="f">
                <v:fill opacity="32896f"/>
                <v:path arrowok="t" o:connecttype="custom" o:connectlocs="417,70102;176532,0;173701,2861310;886,2861310;417,70102"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3472" behindDoc="0" locked="0" layoutInCell="1" allowOverlap="1" wp14:anchorId="3C999D63" wp14:editId="10677D7F">
                <wp:simplePos x="0" y="0"/>
                <wp:positionH relativeFrom="column">
                  <wp:posOffset>3027554</wp:posOffset>
                </wp:positionH>
                <wp:positionV relativeFrom="paragraph">
                  <wp:posOffset>736473</wp:posOffset>
                </wp:positionV>
                <wp:extent cx="158922" cy="5812337"/>
                <wp:effectExtent l="5397" t="0" r="0" b="0"/>
                <wp:wrapNone/>
                <wp:docPr id="33" name="Manual Input 165"/>
                <wp:cNvGraphicFramePr/>
                <a:graphic xmlns:a="http://schemas.openxmlformats.org/drawingml/2006/main">
                  <a:graphicData uri="http://schemas.microsoft.com/office/word/2010/wordprocessingShape">
                    <wps:wsp>
                      <wps:cNvSpPr/>
                      <wps:spPr bwMode="auto">
                        <a:xfrm rot="16200000" flipH="1" flipV="1">
                          <a:off x="0" y="0"/>
                          <a:ext cx="158922" cy="5812337"/>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31"/>
                            <a:gd name="connsiteX1" fmla="*/ 10018 w 10018"/>
                            <a:gd name="connsiteY1" fmla="*/ 110 h 10031"/>
                            <a:gd name="connsiteX2" fmla="*/ 9569 w 10018"/>
                            <a:gd name="connsiteY2" fmla="*/ 10031 h 10031"/>
                            <a:gd name="connsiteX3" fmla="*/ 102 w 10018"/>
                            <a:gd name="connsiteY3" fmla="*/ 10031 h 10031"/>
                            <a:gd name="connsiteX4" fmla="*/ 18 w 10018"/>
                            <a:gd name="connsiteY4" fmla="*/ 0 h 10031"/>
                            <a:gd name="connsiteX0" fmla="*/ 17 w 10035"/>
                            <a:gd name="connsiteY0" fmla="*/ 0 h 10031"/>
                            <a:gd name="connsiteX1" fmla="*/ 10035 w 10035"/>
                            <a:gd name="connsiteY1" fmla="*/ 110 h 10031"/>
                            <a:gd name="connsiteX2" fmla="*/ 9586 w 10035"/>
                            <a:gd name="connsiteY2" fmla="*/ 10031 h 10031"/>
                            <a:gd name="connsiteX3" fmla="*/ 119 w 10035"/>
                            <a:gd name="connsiteY3" fmla="*/ 10031 h 10031"/>
                            <a:gd name="connsiteX4" fmla="*/ 17 w 10035"/>
                            <a:gd name="connsiteY4" fmla="*/ 0 h 10031"/>
                            <a:gd name="connsiteX0" fmla="*/ 16 w 10051"/>
                            <a:gd name="connsiteY0" fmla="*/ 0 h 10031"/>
                            <a:gd name="connsiteX1" fmla="*/ 10051 w 10051"/>
                            <a:gd name="connsiteY1" fmla="*/ 110 h 10031"/>
                            <a:gd name="connsiteX2" fmla="*/ 9602 w 10051"/>
                            <a:gd name="connsiteY2" fmla="*/ 10031 h 10031"/>
                            <a:gd name="connsiteX3" fmla="*/ 135 w 10051"/>
                            <a:gd name="connsiteY3" fmla="*/ 10031 h 10031"/>
                            <a:gd name="connsiteX4" fmla="*/ 16 w 10051"/>
                            <a:gd name="connsiteY4" fmla="*/ 0 h 10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51" h="10031">
                              <a:moveTo>
                                <a:pt x="16" y="0"/>
                              </a:moveTo>
                              <a:lnTo>
                                <a:pt x="10051" y="110"/>
                              </a:lnTo>
                              <a:cubicBezTo>
                                <a:pt x="9902" y="3417"/>
                                <a:pt x="9751" y="6724"/>
                                <a:pt x="9602" y="10031"/>
                              </a:cubicBezTo>
                              <a:lnTo>
                                <a:pt x="135" y="10031"/>
                              </a:lnTo>
                              <a:cubicBezTo>
                                <a:pt x="220" y="6771"/>
                                <a:pt x="-71" y="3258"/>
                                <a:pt x="16"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7D5F" id="Manual Input 165" o:spid="_x0000_s1026" style="position:absolute;margin-left:238.4pt;margin-top:58pt;width:12.5pt;height:457.65pt;rotation:-90;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1,100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" path="m16,l10051,110v-149,3307,-300,6614,-449,9921l135,10031c220,6771,-71,3258,16,xe" fillcolor="#f9983d" stroked="f">
                <v:fill opacity="32639f"/>
                <v:path arrowok="t" o:connecttype="custom" o:connectlocs="253,0;158922,63738;151823,5812337;2135,5812337;253,0"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3294" behindDoc="0" locked="0" layoutInCell="1" allowOverlap="1" wp14:anchorId="10FD82D1" wp14:editId="0E725269">
                <wp:simplePos x="0" y="0"/>
                <wp:positionH relativeFrom="column">
                  <wp:posOffset>6689885</wp:posOffset>
                </wp:positionH>
                <wp:positionV relativeFrom="paragraph">
                  <wp:posOffset>3014504</wp:posOffset>
                </wp:positionV>
                <wp:extent cx="160972" cy="1276985"/>
                <wp:effectExtent l="635" t="0" r="5080" b="5080"/>
                <wp:wrapNone/>
                <wp:docPr id="136" name="Manual Input 165"/>
                <wp:cNvGraphicFramePr/>
                <a:graphic xmlns:a="http://schemas.openxmlformats.org/drawingml/2006/main">
                  <a:graphicData uri="http://schemas.microsoft.com/office/word/2010/wordprocessingShape">
                    <wps:wsp>
                      <wps:cNvSpPr/>
                      <wps:spPr bwMode="auto">
                        <a:xfrm rot="16200000" flipH="1">
                          <a:off x="0" y="0"/>
                          <a:ext cx="160972" cy="127698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41" h="10000">
                              <a:moveTo>
                                <a:pt x="20" y="453"/>
                              </a:moveTo>
                              <a:lnTo>
                                <a:pt x="10041" y="0"/>
                              </a:lnTo>
                              <a:lnTo>
                                <a:pt x="10041" y="10000"/>
                              </a:lnTo>
                              <a:lnTo>
                                <a:pt x="92" y="10000"/>
                              </a:lnTo>
                              <a:cubicBezTo>
                                <a:pt x="182" y="6727"/>
                                <a:pt x="-71" y="3725"/>
                                <a:pt x="20" y="453"/>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D5256" id="Manual Input 165" o:spid="_x0000_s1026" style="position:absolute;margin-left:526.75pt;margin-top:237.35pt;width:12.65pt;height:100.55pt;rotation:90;flip:x;z-index:251703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41,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" path="m20,453l10041,r,10000l92,10000c182,6727,-71,3725,20,453xe" fillcolor="#f9983d" stroked="f">
                <v:fill opacity="32639f"/>
                <v:path arrowok="t" o:connecttype="custom" o:connectlocs="321,57847;160972,0;160972,1276985;1475,1276985;321,57847" o:connectangles="0,0,0,0,0"/>
              </v:shape>
            </w:pict>
          </mc:Fallback>
        </mc:AlternateContent>
      </w:r>
      <w:r w:rsidR="00805B6C"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8592" behindDoc="0" locked="0" layoutInCell="1" allowOverlap="1" wp14:anchorId="0D50E554" wp14:editId="2D3C69CB">
                <wp:simplePos x="0" y="0"/>
                <wp:positionH relativeFrom="column">
                  <wp:posOffset>2247265</wp:posOffset>
                </wp:positionH>
                <wp:positionV relativeFrom="paragraph">
                  <wp:posOffset>6012180</wp:posOffset>
                </wp:positionV>
                <wp:extent cx="179711" cy="4281805"/>
                <wp:effectExtent l="6350" t="0" r="4445" b="4445"/>
                <wp:wrapNone/>
                <wp:docPr id="36" name="Manual Input 165"/>
                <wp:cNvGraphicFramePr/>
                <a:graphic xmlns:a="http://schemas.openxmlformats.org/drawingml/2006/main">
                  <a:graphicData uri="http://schemas.microsoft.com/office/word/2010/wordprocessingShape">
                    <wps:wsp>
                      <wps:cNvSpPr/>
                      <wps:spPr bwMode="auto">
                        <a:xfrm rot="16200000" flipH="1" flipV="1">
                          <a:off x="0" y="0"/>
                          <a:ext cx="179711" cy="428180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00"/>
                            <a:gd name="connsiteX1" fmla="*/ 10018 w 10018"/>
                            <a:gd name="connsiteY1" fmla="*/ 79 h 10000"/>
                            <a:gd name="connsiteX2" fmla="*/ 9569 w 10018"/>
                            <a:gd name="connsiteY2" fmla="*/ 10000 h 10000"/>
                            <a:gd name="connsiteX3" fmla="*/ 102 w 10018"/>
                            <a:gd name="connsiteY3" fmla="*/ 10000 h 10000"/>
                            <a:gd name="connsiteX4" fmla="*/ 18 w 10018"/>
                            <a:gd name="connsiteY4" fmla="*/ 0 h 10000"/>
                            <a:gd name="connsiteX0" fmla="*/ 18 w 10018"/>
                            <a:gd name="connsiteY0" fmla="*/ 0 h 10000"/>
                            <a:gd name="connsiteX1" fmla="*/ 10018 w 10018"/>
                            <a:gd name="connsiteY1" fmla="*/ 162 h 10000"/>
                            <a:gd name="connsiteX2" fmla="*/ 9569 w 10018"/>
                            <a:gd name="connsiteY2" fmla="*/ 10000 h 10000"/>
                            <a:gd name="connsiteX3" fmla="*/ 102 w 10018"/>
                            <a:gd name="connsiteY3" fmla="*/ 10000 h 10000"/>
                            <a:gd name="connsiteX4" fmla="*/ 18 w 10018"/>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18" h="10000">
                              <a:moveTo>
                                <a:pt x="18" y="0"/>
                              </a:moveTo>
                              <a:lnTo>
                                <a:pt x="10018" y="162"/>
                              </a:lnTo>
                              <a:cubicBezTo>
                                <a:pt x="9869" y="3469"/>
                                <a:pt x="9718" y="6693"/>
                                <a:pt x="9569" y="10000"/>
                              </a:cubicBezTo>
                              <a:lnTo>
                                <a:pt x="102" y="10000"/>
                              </a:lnTo>
                              <a:cubicBezTo>
                                <a:pt x="187" y="6740"/>
                                <a:pt x="-69" y="3258"/>
                                <a:pt x="18"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9172" id="Manual Input 165" o:spid="_x0000_s1026" style="position:absolute;margin-left:176.95pt;margin-top:473.4pt;width:14.15pt;height:337.15pt;rotation:-90;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18,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" path="m18,l10018,162v-149,3307,-300,6531,-449,9838l102,10000c187,6740,-69,3258,18,xe" fillcolor="#f9983d" stroked="f">
                <v:fill opacity="32639f"/>
                <v:path arrowok="t" o:connecttype="custom" o:connectlocs="323,0;179711,69365;171656,4281805;1830,4281805;323,0" o:connectangles="0,0,0,0,0"/>
              </v:shape>
            </w:pict>
          </mc:Fallback>
        </mc:AlternateContent>
      </w:r>
      <w:r w:rsidR="00805B6C">
        <w:rPr>
          <w:rFonts w:ascii="Open Sans" w:eastAsia="DejaVu Sans Condensed" w:hAnsi="Open Sans" w:cs="DejaVu Sans Condensed"/>
          <w:noProof/>
          <w:sz w:val="16"/>
          <w:szCs w:val="16"/>
        </w:rPr>
        <w:drawing>
          <wp:anchor distT="0" distB="0" distL="114300" distR="114300" simplePos="0" relativeHeight="251759616" behindDoc="0" locked="0" layoutInCell="1" allowOverlap="1" wp14:anchorId="31636C61" wp14:editId="7418C943">
            <wp:simplePos x="0" y="0"/>
            <wp:positionH relativeFrom="column">
              <wp:posOffset>193040</wp:posOffset>
            </wp:positionH>
            <wp:positionV relativeFrom="paragraph">
              <wp:posOffset>3721100</wp:posOffset>
            </wp:positionV>
            <wp:extent cx="6194168" cy="43478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extLst>
                        <a:ext uri="{28A0092B-C50C-407E-A947-70E740481C1C}">
                          <a14:useLocalDpi xmlns:a14="http://schemas.microsoft.com/office/drawing/2010/main" val="0"/>
                        </a:ext>
                      </a:extLst>
                    </a:blip>
                    <a:stretch>
                      <a:fillRect/>
                    </a:stretch>
                  </pic:blipFill>
                  <pic:spPr bwMode="auto">
                    <a:xfrm>
                      <a:off x="0" y="0"/>
                      <a:ext cx="6194168" cy="434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79E" w:rsidRPr="001E7519">
        <w:rPr>
          <w:rFonts w:ascii="Open Sans" w:eastAsia="DejaVu Sans Condensed" w:hAnsi="Open Sans" w:cs="DejaVu Sans Condensed"/>
          <w:noProof/>
          <w:sz w:val="21"/>
          <w:szCs w:val="20"/>
        </w:rPr>
        <mc:AlternateContent>
          <mc:Choice Requires="wpg">
            <w:drawing>
              <wp:anchor distT="0" distB="0" distL="114300" distR="114300" simplePos="0" relativeHeight="251705344" behindDoc="0" locked="0" layoutInCell="1" allowOverlap="1" wp14:anchorId="01175341" wp14:editId="72154580">
                <wp:simplePos x="0" y="0"/>
                <wp:positionH relativeFrom="column">
                  <wp:posOffset>194945</wp:posOffset>
                </wp:positionH>
                <wp:positionV relativeFrom="paragraph">
                  <wp:posOffset>219075</wp:posOffset>
                </wp:positionV>
                <wp:extent cx="7176135" cy="10228580"/>
                <wp:effectExtent l="0" t="0" r="0" b="0"/>
                <wp:wrapTopAndBottom/>
                <wp:docPr id="7" name="Group 239"/>
                <wp:cNvGraphicFramePr/>
                <a:graphic xmlns:a="http://schemas.openxmlformats.org/drawingml/2006/main">
                  <a:graphicData uri="http://schemas.microsoft.com/office/word/2010/wordprocessingGroup">
                    <wpg:wgp>
                      <wpg:cNvGrpSpPr/>
                      <wpg:grpSpPr bwMode="auto">
                        <a:xfrm>
                          <a:off x="0" y="0"/>
                          <a:ext cx="7176135" cy="10228580"/>
                          <a:chOff x="-255" y="-57789"/>
                          <a:chExt cx="6016787" cy="10230462"/>
                        </a:xfrm>
                      </wpg:grpSpPr>
                      <wps:wsp>
                        <wps:cNvPr id="9" name="Forma Livre: Forma 2"/>
                        <wps:cNvSpPr/>
                        <wps:spPr bwMode="auto">
                          <a:xfrm>
                            <a:off x="-255" y="-57789"/>
                            <a:ext cx="6016787" cy="10230462"/>
                          </a:xfrm>
                          <a:custGeom>
                            <a:avLst/>
                            <a:gdLst>
                              <a:gd name="connsiteX0" fmla="*/ 9999 w 9999"/>
                              <a:gd name="connsiteY0" fmla="*/ 0 h 10011"/>
                              <a:gd name="connsiteX1" fmla="*/ 0 w 9999"/>
                              <a:gd name="connsiteY1" fmla="*/ 0 h 10011"/>
                              <a:gd name="connsiteX2" fmla="*/ 0 w 9999"/>
                              <a:gd name="connsiteY2" fmla="*/ 10000 h 10011"/>
                              <a:gd name="connsiteX3" fmla="*/ 5014 w 9999"/>
                              <a:gd name="connsiteY3" fmla="*/ 10011 h 10011"/>
                              <a:gd name="connsiteX4" fmla="*/ 9999 w 9999"/>
                              <a:gd name="connsiteY4" fmla="*/ 0 h 10011"/>
                              <a:gd name="connsiteX0" fmla="*/ 10000 w 10000"/>
                              <a:gd name="connsiteY0" fmla="*/ 0 h 10000"/>
                              <a:gd name="connsiteX1" fmla="*/ 0 w 10000"/>
                              <a:gd name="connsiteY1" fmla="*/ 0 h 10000"/>
                              <a:gd name="connsiteX2" fmla="*/ 0 w 10000"/>
                              <a:gd name="connsiteY2" fmla="*/ 9989 h 10000"/>
                              <a:gd name="connsiteX3" fmla="*/ 5007 w 10000"/>
                              <a:gd name="connsiteY3" fmla="*/ 10000 h 10000"/>
                              <a:gd name="connsiteX4" fmla="*/ 10000 w 10000"/>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0" extrusionOk="0">
                                <a:moveTo>
                                  <a:pt x="10000" y="0"/>
                                </a:moveTo>
                                <a:lnTo>
                                  <a:pt x="0" y="0"/>
                                </a:lnTo>
                                <a:lnTo>
                                  <a:pt x="0" y="9989"/>
                                </a:lnTo>
                                <a:lnTo>
                                  <a:pt x="5007" y="10000"/>
                                </a:lnTo>
                                <a:lnTo>
                                  <a:pt x="10000" y="0"/>
                                </a:lnTo>
                                <a:close/>
                              </a:path>
                            </a:pathLst>
                          </a:custGeom>
                          <a:solidFill>
                            <a:srgbClr val="2C969C"/>
                          </a:solidFill>
                          <a:ln>
                            <a:noFill/>
                            <a:round/>
                          </a:ln>
                        </wps:spPr>
                        <wps:txbx>
                          <w:txbxContent>
                            <w:p w14:paraId="1777FF1F" w14:textId="77777777" w:rsidR="004863C4" w:rsidRDefault="004863C4" w:rsidP="0077427E">
                              <w:pPr>
                                <w:jc w:val="center"/>
                              </w:pPr>
                            </w:p>
                            <w:p w14:paraId="718304E0" w14:textId="77777777" w:rsidR="004863C4" w:rsidRDefault="004863C4" w:rsidP="0077427E"/>
                            <w:p w14:paraId="4A5F038E" w14:textId="77777777" w:rsidR="004863C4" w:rsidRDefault="004863C4" w:rsidP="0077427E"/>
                            <w:p w14:paraId="3A1833EE" w14:textId="77777777" w:rsidR="004863C4" w:rsidRDefault="004863C4" w:rsidP="0077427E">
                              <w:pPr>
                                <w:tabs>
                                  <w:tab w:val="left" w:pos="1528"/>
                                </w:tabs>
                              </w:pPr>
                            </w:p>
                            <w:p w14:paraId="4D8D0707" w14:textId="77777777" w:rsidR="004863C4" w:rsidRDefault="004863C4" w:rsidP="0077427E"/>
                            <w:p w14:paraId="36538204" w14:textId="77777777" w:rsidR="004863C4" w:rsidRDefault="004863C4" w:rsidP="0077427E"/>
                            <w:p w14:paraId="3CAFB190" w14:textId="77777777" w:rsidR="004863C4" w:rsidRDefault="004863C4" w:rsidP="0077427E"/>
                            <w:p w14:paraId="3B3BC08C" w14:textId="77777777" w:rsidR="004863C4" w:rsidRDefault="004863C4" w:rsidP="0077427E"/>
                            <w:p w14:paraId="7E568F86" w14:textId="77777777" w:rsidR="004863C4" w:rsidRDefault="004863C4" w:rsidP="0077427E"/>
                            <w:p w14:paraId="59CD119F" w14:textId="77777777" w:rsidR="004863C4" w:rsidRDefault="004863C4" w:rsidP="0077427E"/>
                            <w:p w14:paraId="2B29EA0A" w14:textId="77777777" w:rsidR="004863C4" w:rsidRDefault="004863C4" w:rsidP="0077427E"/>
                            <w:p w14:paraId="02043CFB" w14:textId="77777777" w:rsidR="004863C4" w:rsidRDefault="004863C4" w:rsidP="0077427E"/>
                            <w:p w14:paraId="77A41743" w14:textId="77777777" w:rsidR="004863C4" w:rsidRDefault="004863C4" w:rsidP="0077427E"/>
                            <w:p w14:paraId="6D1D5A61" w14:textId="77777777" w:rsidR="004863C4" w:rsidRDefault="004863C4" w:rsidP="0077427E"/>
                            <w:p w14:paraId="1A212185" w14:textId="77777777" w:rsidR="004863C4" w:rsidRDefault="004863C4" w:rsidP="0077427E"/>
                            <w:p w14:paraId="040F9C8C" w14:textId="77777777" w:rsidR="004863C4" w:rsidRDefault="004863C4" w:rsidP="0077427E"/>
                            <w:p w14:paraId="65F5674C" w14:textId="77777777" w:rsidR="004863C4" w:rsidRDefault="004863C4" w:rsidP="0077427E"/>
                            <w:p w14:paraId="1288B08B" w14:textId="77777777" w:rsidR="004863C4" w:rsidRDefault="004863C4" w:rsidP="0077427E"/>
                            <w:p w14:paraId="20E9877C" w14:textId="77777777" w:rsidR="004863C4" w:rsidRDefault="004863C4" w:rsidP="0077427E"/>
                            <w:p w14:paraId="39FF625C" w14:textId="77777777" w:rsidR="004863C4" w:rsidRDefault="004863C4" w:rsidP="0077427E"/>
                            <w:p w14:paraId="156D33BF" w14:textId="77777777" w:rsidR="004863C4" w:rsidRDefault="004863C4" w:rsidP="0077427E"/>
                            <w:p w14:paraId="1966F570" w14:textId="77777777" w:rsidR="004863C4" w:rsidRDefault="004863C4" w:rsidP="0077427E"/>
                            <w:p w14:paraId="1DE2955E" w14:textId="77777777" w:rsidR="004863C4" w:rsidRDefault="004863C4" w:rsidP="0077427E"/>
                            <w:p w14:paraId="1888FC29" w14:textId="77777777" w:rsidR="004863C4" w:rsidRDefault="004863C4" w:rsidP="0077427E"/>
                            <w:p w14:paraId="5A3E6F89" w14:textId="77777777" w:rsidR="004863C4" w:rsidRDefault="004863C4" w:rsidP="0077427E"/>
                            <w:p w14:paraId="2849AEEA" w14:textId="77777777" w:rsidR="004863C4" w:rsidRDefault="004863C4" w:rsidP="0077427E"/>
                            <w:p w14:paraId="2DC8202D" w14:textId="77777777" w:rsidR="004863C4" w:rsidRDefault="004863C4" w:rsidP="0077427E"/>
                            <w:p w14:paraId="718717AA" w14:textId="77777777" w:rsidR="004863C4" w:rsidRDefault="004863C4" w:rsidP="0077427E"/>
                            <w:p w14:paraId="66A3D33C" w14:textId="77777777" w:rsidR="004863C4" w:rsidRDefault="004863C4" w:rsidP="0077427E"/>
                            <w:p w14:paraId="35EB9604" w14:textId="77777777" w:rsidR="004863C4" w:rsidRDefault="004863C4" w:rsidP="0077427E"/>
                            <w:p w14:paraId="29E6DC8A" w14:textId="77777777" w:rsidR="004863C4" w:rsidRDefault="004863C4" w:rsidP="0077427E"/>
                            <w:p w14:paraId="18A75FBE" w14:textId="77777777" w:rsidR="004863C4" w:rsidRDefault="004863C4" w:rsidP="0077427E"/>
                            <w:p w14:paraId="6810CC0B" w14:textId="77777777" w:rsidR="004863C4" w:rsidRPr="0022738E" w:rsidRDefault="004863C4" w:rsidP="0077427E">
                              <w:pPr>
                                <w:tabs>
                                  <w:tab w:val="left" w:pos="3118"/>
                                </w:tabs>
                                <w:rPr>
                                  <w:highlight w:val="none"/>
                                </w:rPr>
                              </w:pPr>
                              <w:r w:rsidRPr="0022738E">
                                <w:rPr>
                                  <w:color w:val="FFFFFF" w:themeColor="background1"/>
                                  <w:highlight w:val="none"/>
                                </w:rPr>
                                <w:tab/>
                              </w:r>
                            </w:p>
                            <w:p w14:paraId="6770C1E6" w14:textId="77777777" w:rsidR="004863C4" w:rsidRPr="0022738E" w:rsidRDefault="004863C4"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4863C4" w:rsidRDefault="004863C4" w:rsidP="0077427E"/>
                            <w:p w14:paraId="76B0065A" w14:textId="77777777" w:rsidR="004863C4" w:rsidRDefault="004863C4" w:rsidP="0077427E"/>
                            <w:p w14:paraId="59F09DDC" w14:textId="77777777" w:rsidR="004863C4" w:rsidRDefault="004863C4" w:rsidP="0077427E"/>
                            <w:p w14:paraId="7EE4E1CD" w14:textId="77777777" w:rsidR="004863C4" w:rsidRDefault="004863C4" w:rsidP="0077427E"/>
                            <w:p w14:paraId="2DB7705B" w14:textId="77777777" w:rsidR="004863C4" w:rsidRDefault="004863C4" w:rsidP="0077427E"/>
                            <w:p w14:paraId="715E28B3" w14:textId="77777777" w:rsidR="004863C4" w:rsidRDefault="004863C4" w:rsidP="0077427E">
                              <w:pPr>
                                <w:ind w:firstLine="709"/>
                              </w:pPr>
                            </w:p>
                            <w:p w14:paraId="444C4C78" w14:textId="77777777" w:rsidR="004863C4" w:rsidRDefault="004863C4" w:rsidP="0077427E">
                              <w:pPr>
                                <w:ind w:firstLine="709"/>
                              </w:pPr>
                            </w:p>
                            <w:p w14:paraId="3E1E71BC" w14:textId="77777777" w:rsidR="004863C4" w:rsidRDefault="004863C4"/>
                            <w:p w14:paraId="30FE007B" w14:textId="77777777" w:rsidR="004863C4" w:rsidRDefault="004863C4" w:rsidP="002B7BA0"/>
                            <w:p w14:paraId="1B653797" w14:textId="77777777" w:rsidR="004863C4" w:rsidRDefault="004863C4" w:rsidP="002B7BA0"/>
                            <w:p w14:paraId="15126B95" w14:textId="77777777" w:rsidR="004863C4" w:rsidRDefault="004863C4" w:rsidP="002B7BA0"/>
                            <w:p w14:paraId="7EB5F0CB" w14:textId="77777777" w:rsidR="004863C4" w:rsidRDefault="004863C4" w:rsidP="002B7BA0"/>
                            <w:p w14:paraId="24E38865" w14:textId="77777777" w:rsidR="004863C4" w:rsidRDefault="004863C4" w:rsidP="002B7BA0"/>
                            <w:p w14:paraId="47F44CDA" w14:textId="77777777" w:rsidR="004863C4" w:rsidRDefault="004863C4" w:rsidP="002B7BA0"/>
                            <w:p w14:paraId="02352FF3" w14:textId="77777777" w:rsidR="004863C4" w:rsidRDefault="004863C4" w:rsidP="002B7BA0"/>
                            <w:p w14:paraId="4D7D2E34" w14:textId="77777777" w:rsidR="004863C4" w:rsidRDefault="004863C4" w:rsidP="002B7BA0"/>
                            <w:p w14:paraId="5662722F" w14:textId="77777777" w:rsidR="004863C4" w:rsidRDefault="004863C4" w:rsidP="002B7BA0"/>
                            <w:p w14:paraId="19C35822" w14:textId="77777777" w:rsidR="004863C4" w:rsidRDefault="004863C4" w:rsidP="002B7BA0"/>
                            <w:p w14:paraId="7618C8C5" w14:textId="77777777" w:rsidR="004863C4" w:rsidRDefault="004863C4" w:rsidP="002B7BA0"/>
                            <w:p w14:paraId="2FDB2527" w14:textId="77777777" w:rsidR="004863C4" w:rsidRDefault="004863C4" w:rsidP="002B7BA0"/>
                            <w:p w14:paraId="052D1F1D" w14:textId="77777777" w:rsidR="004863C4" w:rsidRDefault="004863C4" w:rsidP="002B7BA0"/>
                            <w:p w14:paraId="2F0F5C20" w14:textId="77777777" w:rsidR="004863C4" w:rsidRDefault="004863C4" w:rsidP="002B7BA0"/>
                            <w:p w14:paraId="7B4E0120" w14:textId="77777777" w:rsidR="004863C4" w:rsidRDefault="004863C4" w:rsidP="002B7BA0"/>
                            <w:p w14:paraId="7A8E3018" w14:textId="77777777" w:rsidR="004863C4" w:rsidRDefault="004863C4" w:rsidP="002B7BA0"/>
                            <w:p w14:paraId="3BD7F225" w14:textId="77777777" w:rsidR="004863C4" w:rsidRDefault="004863C4" w:rsidP="002B7BA0"/>
                            <w:p w14:paraId="66713ECB" w14:textId="77777777" w:rsidR="004863C4" w:rsidRDefault="004863C4" w:rsidP="002B7BA0"/>
                            <w:p w14:paraId="2182EB48" w14:textId="77777777" w:rsidR="004863C4" w:rsidRDefault="004863C4" w:rsidP="002B7BA0"/>
                            <w:p w14:paraId="3688F476" w14:textId="77777777" w:rsidR="004863C4" w:rsidRDefault="004863C4" w:rsidP="002B7BA0"/>
                            <w:p w14:paraId="3F171B66" w14:textId="77777777" w:rsidR="004863C4" w:rsidRDefault="004863C4" w:rsidP="002B7BA0"/>
                            <w:p w14:paraId="7482EB4C" w14:textId="77777777" w:rsidR="004863C4" w:rsidRDefault="004863C4" w:rsidP="002B7BA0"/>
                            <w:p w14:paraId="5D89BB3E" w14:textId="77777777" w:rsidR="004863C4" w:rsidRDefault="004863C4" w:rsidP="002B7BA0"/>
                            <w:p w14:paraId="07E12473" w14:textId="77777777" w:rsidR="004863C4" w:rsidRDefault="004863C4" w:rsidP="002B7BA0"/>
                            <w:p w14:paraId="63400AF8" w14:textId="77777777" w:rsidR="004863C4" w:rsidRDefault="004863C4" w:rsidP="002B7BA0"/>
                            <w:p w14:paraId="2AF1B8F7" w14:textId="77777777" w:rsidR="004863C4" w:rsidRDefault="004863C4" w:rsidP="002B7BA0"/>
                            <w:p w14:paraId="1651B2A6" w14:textId="77777777" w:rsidR="004863C4" w:rsidRDefault="004863C4" w:rsidP="002B7BA0"/>
                            <w:p w14:paraId="573F58C1" w14:textId="77777777" w:rsidR="004863C4" w:rsidRDefault="004863C4" w:rsidP="002B7BA0"/>
                            <w:p w14:paraId="343CC4C6" w14:textId="77777777" w:rsidR="004863C4" w:rsidRDefault="004863C4" w:rsidP="002B7BA0"/>
                            <w:p w14:paraId="1A559F8C" w14:textId="77777777" w:rsidR="004863C4" w:rsidRDefault="004863C4" w:rsidP="002B7BA0"/>
                            <w:p w14:paraId="61D67980" w14:textId="77777777" w:rsidR="004863C4" w:rsidRDefault="004863C4" w:rsidP="002B7BA0"/>
                            <w:p w14:paraId="7C0013D0" w14:textId="77777777" w:rsidR="004863C4" w:rsidRDefault="004863C4" w:rsidP="002B7BA0"/>
                            <w:p w14:paraId="2A051D7B" w14:textId="77777777" w:rsidR="004863C4" w:rsidRPr="0022738E" w:rsidRDefault="004863C4" w:rsidP="002B7BA0">
                              <w:pPr>
                                <w:rPr>
                                  <w:highlight w:val="none"/>
                                </w:rPr>
                              </w:pPr>
                              <w:r w:rsidRPr="0022738E">
                                <w:rPr>
                                  <w:highlight w:val="none"/>
                                </w:rPr>
                                <w:tab/>
                              </w:r>
                            </w:p>
                            <w:p w14:paraId="2148C889" w14:textId="77777777" w:rsidR="004863C4" w:rsidRPr="0022738E" w:rsidRDefault="004863C4" w:rsidP="002B7BA0">
                              <w:pPr>
                                <w:rPr>
                                  <w:highlight w:val="none"/>
                                </w:rPr>
                              </w:pPr>
                              <w:r w:rsidRPr="0022738E">
                                <w:rPr>
                                  <w:highlight w:val="none"/>
                                </w:rPr>
                                <w:tab/>
                              </w:r>
                              <w:r w:rsidRPr="0022738E">
                                <w:rPr>
                                  <w:highlight w:val="none"/>
                                </w:rPr>
                                <w:tab/>
                              </w:r>
                            </w:p>
                            <w:p w14:paraId="0041E2E0" w14:textId="77777777" w:rsidR="004863C4" w:rsidRDefault="004863C4" w:rsidP="002B7BA0"/>
                            <w:p w14:paraId="7AA95A34" w14:textId="77777777" w:rsidR="004863C4" w:rsidRDefault="004863C4" w:rsidP="002B7BA0"/>
                            <w:p w14:paraId="4DF66AE3" w14:textId="77777777" w:rsidR="004863C4" w:rsidRDefault="004863C4" w:rsidP="002B7BA0"/>
                            <w:p w14:paraId="016F6135" w14:textId="77777777" w:rsidR="004863C4" w:rsidRDefault="004863C4" w:rsidP="002B7BA0"/>
                            <w:p w14:paraId="28F0E075" w14:textId="77777777" w:rsidR="004863C4" w:rsidRDefault="004863C4" w:rsidP="002B7BA0"/>
                            <w:p w14:paraId="3BDFB6CE" w14:textId="77777777" w:rsidR="004863C4" w:rsidRDefault="004863C4" w:rsidP="002B7BA0"/>
                            <w:p w14:paraId="1074DB10" w14:textId="77777777" w:rsidR="004863C4" w:rsidRDefault="004863C4" w:rsidP="002B7BA0"/>
                            <w:p w14:paraId="6E04A4EA" w14:textId="77777777" w:rsidR="00271A85" w:rsidRDefault="00271A85"/>
                            <w:p w14:paraId="1C0CF820" w14:textId="71698F45" w:rsidR="004863C4" w:rsidRDefault="004863C4" w:rsidP="00BB7F4B"/>
                            <w:p w14:paraId="3897AB1B" w14:textId="77777777" w:rsidR="004863C4" w:rsidRDefault="004863C4" w:rsidP="00BB7F4B"/>
                            <w:p w14:paraId="2D8C0F97" w14:textId="77777777" w:rsidR="004863C4" w:rsidRDefault="004863C4" w:rsidP="00BB7F4B"/>
                            <w:p w14:paraId="713ED318" w14:textId="77777777" w:rsidR="004863C4" w:rsidRDefault="004863C4" w:rsidP="00BB7F4B"/>
                            <w:p w14:paraId="12352540" w14:textId="77777777" w:rsidR="004863C4" w:rsidRDefault="004863C4" w:rsidP="00BB7F4B"/>
                            <w:p w14:paraId="1BE2C086" w14:textId="77777777" w:rsidR="004863C4" w:rsidRDefault="004863C4" w:rsidP="00BB7F4B"/>
                            <w:p w14:paraId="650097F7" w14:textId="77777777" w:rsidR="004863C4" w:rsidRDefault="004863C4" w:rsidP="00BB7F4B"/>
                            <w:p w14:paraId="62D2BCEA" w14:textId="77777777" w:rsidR="004863C4" w:rsidRDefault="004863C4" w:rsidP="00BB7F4B"/>
                            <w:p w14:paraId="49A64336" w14:textId="77777777" w:rsidR="004863C4" w:rsidRDefault="004863C4" w:rsidP="00BB7F4B"/>
                            <w:p w14:paraId="0A6D3F2B" w14:textId="77777777" w:rsidR="004863C4" w:rsidRDefault="004863C4" w:rsidP="00BB7F4B"/>
                            <w:p w14:paraId="1C1D1237" w14:textId="77777777" w:rsidR="004863C4" w:rsidRDefault="004863C4" w:rsidP="00BB7F4B"/>
                            <w:p w14:paraId="2250874C" w14:textId="77777777" w:rsidR="004863C4" w:rsidRDefault="004863C4" w:rsidP="00BB7F4B"/>
                            <w:p w14:paraId="066334BF" w14:textId="77777777" w:rsidR="004863C4" w:rsidRDefault="004863C4" w:rsidP="00BB7F4B"/>
                            <w:p w14:paraId="26EB3777" w14:textId="77777777" w:rsidR="004863C4" w:rsidRDefault="004863C4" w:rsidP="00BB7F4B"/>
                            <w:p w14:paraId="28BB8CED" w14:textId="77777777" w:rsidR="004863C4" w:rsidRDefault="004863C4" w:rsidP="00BB7F4B"/>
                            <w:p w14:paraId="3E1A1885" w14:textId="77777777" w:rsidR="004863C4" w:rsidRDefault="004863C4" w:rsidP="00BB7F4B"/>
                            <w:p w14:paraId="0A2B778B" w14:textId="77777777" w:rsidR="004863C4" w:rsidRDefault="004863C4" w:rsidP="00BB7F4B"/>
                            <w:p w14:paraId="4095BF13" w14:textId="77777777" w:rsidR="004863C4" w:rsidRDefault="004863C4" w:rsidP="00BB7F4B"/>
                            <w:p w14:paraId="4BD022DA" w14:textId="77777777" w:rsidR="004863C4" w:rsidRDefault="004863C4" w:rsidP="00BB7F4B"/>
                            <w:p w14:paraId="0AD5F511" w14:textId="77777777" w:rsidR="004863C4" w:rsidRDefault="004863C4" w:rsidP="00BB7F4B"/>
                            <w:p w14:paraId="4D2747EB" w14:textId="77777777" w:rsidR="004863C4" w:rsidRDefault="004863C4" w:rsidP="00BB7F4B"/>
                            <w:p w14:paraId="76FEEBCB" w14:textId="77777777" w:rsidR="004863C4" w:rsidRDefault="004863C4" w:rsidP="00BB7F4B"/>
                            <w:p w14:paraId="2CA8BA64" w14:textId="77777777" w:rsidR="004863C4" w:rsidRDefault="004863C4" w:rsidP="00BB7F4B"/>
                            <w:p w14:paraId="60035AAE" w14:textId="77777777" w:rsidR="004863C4" w:rsidRDefault="004863C4" w:rsidP="00BB7F4B"/>
                            <w:p w14:paraId="7BBAA291" w14:textId="77777777" w:rsidR="004863C4" w:rsidRDefault="004863C4" w:rsidP="00BB7F4B"/>
                            <w:p w14:paraId="41FBA151" w14:textId="77777777" w:rsidR="004863C4" w:rsidRDefault="004863C4" w:rsidP="00BB7F4B"/>
                            <w:p w14:paraId="6D687804" w14:textId="77777777" w:rsidR="004863C4" w:rsidRDefault="004863C4" w:rsidP="00BB7F4B"/>
                            <w:p w14:paraId="5BD11841" w14:textId="77777777" w:rsidR="004863C4" w:rsidRDefault="004863C4" w:rsidP="00BB7F4B"/>
                            <w:p w14:paraId="7F9C578A" w14:textId="77777777" w:rsidR="004863C4" w:rsidRDefault="004863C4" w:rsidP="00BB7F4B"/>
                            <w:p w14:paraId="2BD758D9" w14:textId="77777777" w:rsidR="004863C4" w:rsidRDefault="004863C4" w:rsidP="00BB7F4B"/>
                            <w:p w14:paraId="7F783F4A" w14:textId="77777777" w:rsidR="004863C4" w:rsidRDefault="004863C4" w:rsidP="00BB7F4B"/>
                            <w:p w14:paraId="4320FE82" w14:textId="77777777" w:rsidR="004863C4" w:rsidRDefault="004863C4" w:rsidP="00BB7F4B"/>
                            <w:p w14:paraId="63D0882F" w14:textId="77777777" w:rsidR="004863C4" w:rsidRPr="0022738E" w:rsidRDefault="004863C4" w:rsidP="00BB7F4B">
                              <w:pPr>
                                <w:rPr>
                                  <w:highlight w:val="none"/>
                                </w:rPr>
                              </w:pPr>
                              <w:r w:rsidRPr="0022738E">
                                <w:rPr>
                                  <w:highlight w:val="none"/>
                                </w:rPr>
                                <w:tab/>
                              </w:r>
                            </w:p>
                            <w:p w14:paraId="52054D70" w14:textId="77777777" w:rsidR="004863C4" w:rsidRPr="0022738E" w:rsidRDefault="004863C4" w:rsidP="00BB7F4B">
                              <w:pPr>
                                <w:rPr>
                                  <w:highlight w:val="none"/>
                                </w:rPr>
                              </w:pPr>
                              <w:r w:rsidRPr="0022738E">
                                <w:rPr>
                                  <w:highlight w:val="none"/>
                                </w:rPr>
                                <w:tab/>
                              </w:r>
                              <w:r w:rsidRPr="0022738E">
                                <w:rPr>
                                  <w:highlight w:val="none"/>
                                </w:rPr>
                                <w:tab/>
                              </w:r>
                            </w:p>
                            <w:p w14:paraId="30789DC7" w14:textId="77777777" w:rsidR="004863C4" w:rsidRDefault="004863C4" w:rsidP="00BB7F4B"/>
                            <w:p w14:paraId="1E4997D6" w14:textId="77777777" w:rsidR="004863C4" w:rsidRDefault="004863C4" w:rsidP="00BB7F4B"/>
                            <w:p w14:paraId="0852BD98" w14:textId="77777777" w:rsidR="004863C4" w:rsidRDefault="004863C4" w:rsidP="00BB7F4B"/>
                            <w:p w14:paraId="69402351" w14:textId="77777777" w:rsidR="004863C4" w:rsidRDefault="004863C4" w:rsidP="00BB7F4B"/>
                            <w:p w14:paraId="5C97D5FB" w14:textId="77777777" w:rsidR="004863C4" w:rsidRDefault="004863C4" w:rsidP="00BB7F4B"/>
                            <w:p w14:paraId="47F8EC2E" w14:textId="77777777" w:rsidR="004863C4" w:rsidRDefault="004863C4" w:rsidP="00BB7F4B"/>
                            <w:p w14:paraId="33896D10" w14:textId="77777777" w:rsidR="004863C4" w:rsidRDefault="004863C4" w:rsidP="00BB7F4B"/>
                            <w:p w14:paraId="3A29DC2D" w14:textId="77777777" w:rsidR="004863C4" w:rsidRDefault="004863C4" w:rsidP="00BB7F4B"/>
                            <w:p w14:paraId="37C54991" w14:textId="71698F45" w:rsidR="004863C4" w:rsidRDefault="004863C4" w:rsidP="00BB7F4B"/>
                            <w:p w14:paraId="26A4231C" w14:textId="77777777" w:rsidR="004863C4" w:rsidRDefault="004863C4" w:rsidP="00BB7F4B"/>
                            <w:p w14:paraId="01E39E13" w14:textId="77777777" w:rsidR="004863C4" w:rsidRDefault="004863C4" w:rsidP="00BB7F4B"/>
                            <w:p w14:paraId="1433FB86" w14:textId="77777777" w:rsidR="004863C4" w:rsidRDefault="004863C4" w:rsidP="00BB7F4B"/>
                            <w:p w14:paraId="2944F523" w14:textId="77777777" w:rsidR="004863C4" w:rsidRDefault="004863C4" w:rsidP="00BB7F4B"/>
                            <w:p w14:paraId="557D05B2" w14:textId="77777777" w:rsidR="004863C4" w:rsidRDefault="004863C4" w:rsidP="00BB7F4B"/>
                            <w:p w14:paraId="38507088" w14:textId="77777777" w:rsidR="004863C4" w:rsidRDefault="004863C4" w:rsidP="00BB7F4B"/>
                            <w:p w14:paraId="00F9D658" w14:textId="77777777" w:rsidR="004863C4" w:rsidRDefault="004863C4" w:rsidP="00BB7F4B"/>
                            <w:p w14:paraId="0BA0A5A5" w14:textId="77777777" w:rsidR="004863C4" w:rsidRDefault="004863C4" w:rsidP="00BB7F4B"/>
                            <w:p w14:paraId="2CFF5CD9" w14:textId="77777777" w:rsidR="004863C4" w:rsidRDefault="004863C4" w:rsidP="00BB7F4B"/>
                            <w:p w14:paraId="5B99AEC2" w14:textId="77777777" w:rsidR="004863C4" w:rsidRDefault="004863C4" w:rsidP="00BB7F4B"/>
                            <w:p w14:paraId="31D23A55" w14:textId="77777777" w:rsidR="004863C4" w:rsidRDefault="004863C4" w:rsidP="00BB7F4B"/>
                            <w:p w14:paraId="6914959C" w14:textId="77777777" w:rsidR="004863C4" w:rsidRDefault="004863C4" w:rsidP="00BB7F4B"/>
                            <w:p w14:paraId="55BC6D7E" w14:textId="77777777" w:rsidR="004863C4" w:rsidRDefault="004863C4" w:rsidP="00BB7F4B"/>
                            <w:p w14:paraId="38C16339" w14:textId="77777777" w:rsidR="004863C4" w:rsidRDefault="004863C4" w:rsidP="00BB7F4B"/>
                            <w:p w14:paraId="6E08637C" w14:textId="77777777" w:rsidR="004863C4" w:rsidRDefault="004863C4" w:rsidP="00BB7F4B"/>
                            <w:p w14:paraId="52DD8DD2" w14:textId="77777777" w:rsidR="004863C4" w:rsidRDefault="004863C4" w:rsidP="00BB7F4B"/>
                            <w:p w14:paraId="1896A235" w14:textId="77777777" w:rsidR="004863C4" w:rsidRDefault="004863C4" w:rsidP="00BB7F4B"/>
                            <w:p w14:paraId="65D99AD3" w14:textId="77777777" w:rsidR="004863C4" w:rsidRDefault="004863C4" w:rsidP="00BB7F4B"/>
                            <w:p w14:paraId="68158D1B" w14:textId="77777777" w:rsidR="004863C4" w:rsidRDefault="004863C4" w:rsidP="00BB7F4B"/>
                            <w:p w14:paraId="1DD339B3" w14:textId="77777777" w:rsidR="004863C4" w:rsidRDefault="004863C4" w:rsidP="00BB7F4B"/>
                            <w:p w14:paraId="4B59494A" w14:textId="77777777" w:rsidR="004863C4" w:rsidRDefault="004863C4" w:rsidP="00BB7F4B"/>
                            <w:p w14:paraId="3B5D7DBD" w14:textId="77777777" w:rsidR="004863C4" w:rsidRDefault="004863C4" w:rsidP="00BB7F4B"/>
                            <w:p w14:paraId="0CAD9E0B" w14:textId="77777777" w:rsidR="004863C4" w:rsidRDefault="004863C4" w:rsidP="00BB7F4B"/>
                            <w:p w14:paraId="7B94D26D" w14:textId="77777777" w:rsidR="004863C4" w:rsidRDefault="004863C4" w:rsidP="00BB7F4B"/>
                            <w:p w14:paraId="175995EA" w14:textId="77777777" w:rsidR="004863C4" w:rsidRDefault="004863C4" w:rsidP="00BB7F4B"/>
                            <w:p w14:paraId="62D8DE4A" w14:textId="77777777" w:rsidR="004863C4" w:rsidRDefault="004863C4" w:rsidP="00BB7F4B"/>
                            <w:p w14:paraId="34D4A423" w14:textId="77777777" w:rsidR="004863C4" w:rsidRDefault="004863C4" w:rsidP="00BB7F4B"/>
                            <w:p w14:paraId="5CA991BA" w14:textId="77777777" w:rsidR="004863C4" w:rsidRDefault="004863C4" w:rsidP="00BB7F4B"/>
                            <w:p w14:paraId="7048838E" w14:textId="77777777" w:rsidR="004863C4" w:rsidRDefault="004863C4" w:rsidP="00BB7F4B"/>
                            <w:p w14:paraId="28EBC983" w14:textId="77777777" w:rsidR="004863C4" w:rsidRDefault="004863C4" w:rsidP="00BB7F4B"/>
                            <w:p w14:paraId="789E61DB" w14:textId="77777777" w:rsidR="004863C4" w:rsidRDefault="004863C4" w:rsidP="00BB7F4B"/>
                            <w:p w14:paraId="6F1D0265" w14:textId="77777777" w:rsidR="004863C4" w:rsidRPr="0022738E" w:rsidRDefault="004863C4" w:rsidP="00BB7F4B">
                              <w:pPr>
                                <w:rPr>
                                  <w:highlight w:val="none"/>
                                </w:rPr>
                              </w:pPr>
                              <w:r w:rsidRPr="0022738E">
                                <w:rPr>
                                  <w:highlight w:val="none"/>
                                </w:rPr>
                                <w:tab/>
                              </w:r>
                            </w:p>
                            <w:p w14:paraId="46F1D600" w14:textId="77777777" w:rsidR="004863C4" w:rsidRPr="0022738E" w:rsidRDefault="004863C4" w:rsidP="00BB7F4B">
                              <w:pPr>
                                <w:rPr>
                                  <w:highlight w:val="none"/>
                                </w:rPr>
                              </w:pPr>
                              <w:r w:rsidRPr="0022738E">
                                <w:rPr>
                                  <w:highlight w:val="none"/>
                                </w:rPr>
                                <w:tab/>
                              </w:r>
                              <w:r w:rsidRPr="0022738E">
                                <w:rPr>
                                  <w:highlight w:val="none"/>
                                </w:rPr>
                                <w:tab/>
                              </w:r>
                            </w:p>
                            <w:p w14:paraId="46AB9AD6" w14:textId="77777777" w:rsidR="004863C4" w:rsidRDefault="004863C4" w:rsidP="00BB7F4B"/>
                            <w:p w14:paraId="405FDF9B" w14:textId="77777777" w:rsidR="004863C4" w:rsidRDefault="004863C4" w:rsidP="00BB7F4B"/>
                            <w:p w14:paraId="39120B4F" w14:textId="77777777" w:rsidR="004863C4" w:rsidRDefault="004863C4" w:rsidP="00BB7F4B"/>
                            <w:p w14:paraId="0448B2EA" w14:textId="77777777" w:rsidR="004863C4" w:rsidRDefault="004863C4" w:rsidP="00BB7F4B"/>
                            <w:p w14:paraId="74046CFB" w14:textId="77777777" w:rsidR="004863C4" w:rsidRDefault="004863C4" w:rsidP="00BB7F4B"/>
                            <w:p w14:paraId="68D5DF4E" w14:textId="77777777" w:rsidR="004863C4" w:rsidRDefault="004863C4" w:rsidP="00BB7F4B"/>
                            <w:p w14:paraId="6FE49291" w14:textId="77777777" w:rsidR="004863C4" w:rsidRDefault="004863C4" w:rsidP="00BB7F4B"/>
                          </w:txbxContent>
                        </wps:txbx>
                        <wps:bodyPr anchor="ctr"/>
                      </wps:wsp>
                      <wps:wsp>
                        <wps:cNvPr id="10" name="Retângulo: Cantos Arredondados 3"/>
                        <wps:cNvSpPr/>
                        <wps:spPr bwMode="auto">
                          <a:xfrm>
                            <a:off x="109533" y="154004"/>
                            <a:ext cx="5189164" cy="843766"/>
                          </a:xfrm>
                          <a:prstGeom prst="roundRect">
                            <a:avLst>
                              <a:gd name="adj" fmla="val 6116"/>
                            </a:avLst>
                          </a:prstGeom>
                          <a:noFill/>
                          <a:ln>
                            <a:noFill/>
                          </a:ln>
                        </wps:spPr>
                        <wps:txbx>
                          <w:txbxContent>
                            <w:p w14:paraId="2ED7BFB6" w14:textId="71698F45"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4863C4" w:rsidRDefault="004863C4"/>
                            <w:p w14:paraId="2D47CEA3" w14:textId="77777777" w:rsidR="00271A85" w:rsidRDefault="00271A85"/>
                            <w:p w14:paraId="36CF0767" w14:textId="77777777" w:rsidR="004863C4" w:rsidRPr="00391236" w:rsidRDefault="004863C4"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84F3247" w14:textId="77777777" w:rsidR="004863C4" w:rsidRDefault="004863C4"/>
                            <w:p w14:paraId="3148877D" w14:textId="77777777" w:rsidR="004863C4" w:rsidRPr="00391236" w:rsidRDefault="004863C4" w:rsidP="002B7BA0">
                              <w:pPr>
                                <w:pStyle w:val="StyleIntroText14ptBold"/>
                              </w:pPr>
                              <w:r w:rsidRPr="00391236">
                                <w:t xml:space="preserve">Epidemiological survey and active screening for COVID-19: </w:t>
                              </w:r>
                            </w:p>
                            <w:p w14:paraId="46829B01"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4863C4" w:rsidRDefault="004863C4" w:rsidP="00BB7F4B"/>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175341" id="Group 239" o:spid="_x0000_s1026" style="position:absolute;margin-left:15.35pt;margin-top:17.25pt;width:565.05pt;height:805.4pt;z-index:251705344;mso-width-relative:margin;mso-height-relative:margin" coordorigin="-2,-577" coordsize="60167,1023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">
                <v:shape id="Forma Livre: Forma 2" o:spid="_x0000_s1027" style="position:absolute;left:-2;top:-577;width:60167;height:102303;visibility:visible;mso-wrap-style:square;v-text-anchor:middle" coordsize="10000,1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" adj="-11796480,,5400" path="m10000,l,,,9989r5007,11l10000,xe" fillcolor="#2c969c" stroked="f">
                  <v:stroke joinstyle="round"/>
                  <v:formulas/>
                  <v:path arrowok="t" o:extrusionok="f" o:connecttype="custom" o:connectlocs="6016787,0;0,0;0,10219208;3012605,10230462;6016787,0" o:connectangles="0,0,0,0,0" textboxrect="0,0,10000,10000"/>
                  <v:textbox>
                    <w:txbxContent>
                      <w:p w14:paraId="1777FF1F" w14:textId="77777777" w:rsidR="004863C4" w:rsidRDefault="004863C4" w:rsidP="0077427E">
                        <w:pPr>
                          <w:jc w:val="center"/>
                        </w:pPr>
                      </w:p>
                      <w:p w14:paraId="718304E0" w14:textId="77777777" w:rsidR="004863C4" w:rsidRDefault="004863C4" w:rsidP="0077427E"/>
                      <w:p w14:paraId="4A5F038E" w14:textId="77777777" w:rsidR="004863C4" w:rsidRDefault="004863C4" w:rsidP="0077427E"/>
                      <w:p w14:paraId="3A1833EE" w14:textId="77777777" w:rsidR="004863C4" w:rsidRDefault="004863C4" w:rsidP="0077427E">
                        <w:pPr>
                          <w:tabs>
                            <w:tab w:val="left" w:pos="1528"/>
                          </w:tabs>
                        </w:pPr>
                      </w:p>
                      <w:p w14:paraId="4D8D0707" w14:textId="77777777" w:rsidR="004863C4" w:rsidRDefault="004863C4" w:rsidP="0077427E"/>
                      <w:p w14:paraId="36538204" w14:textId="77777777" w:rsidR="004863C4" w:rsidRDefault="004863C4" w:rsidP="0077427E"/>
                      <w:p w14:paraId="3CAFB190" w14:textId="77777777" w:rsidR="004863C4" w:rsidRDefault="004863C4" w:rsidP="0077427E"/>
                      <w:p w14:paraId="3B3BC08C" w14:textId="77777777" w:rsidR="004863C4" w:rsidRDefault="004863C4" w:rsidP="0077427E"/>
                      <w:p w14:paraId="7E568F86" w14:textId="77777777" w:rsidR="004863C4" w:rsidRDefault="004863C4" w:rsidP="0077427E"/>
                      <w:p w14:paraId="59CD119F" w14:textId="77777777" w:rsidR="004863C4" w:rsidRDefault="004863C4" w:rsidP="0077427E"/>
                      <w:p w14:paraId="2B29EA0A" w14:textId="77777777" w:rsidR="004863C4" w:rsidRDefault="004863C4" w:rsidP="0077427E"/>
                      <w:p w14:paraId="02043CFB" w14:textId="77777777" w:rsidR="004863C4" w:rsidRDefault="004863C4" w:rsidP="0077427E"/>
                      <w:p w14:paraId="77A41743" w14:textId="77777777" w:rsidR="004863C4" w:rsidRDefault="004863C4" w:rsidP="0077427E"/>
                      <w:p w14:paraId="6D1D5A61" w14:textId="77777777" w:rsidR="004863C4" w:rsidRDefault="004863C4" w:rsidP="0077427E"/>
                      <w:p w14:paraId="1A212185" w14:textId="77777777" w:rsidR="004863C4" w:rsidRDefault="004863C4" w:rsidP="0077427E"/>
                      <w:p w14:paraId="040F9C8C" w14:textId="77777777" w:rsidR="004863C4" w:rsidRDefault="004863C4" w:rsidP="0077427E"/>
                      <w:p w14:paraId="65F5674C" w14:textId="77777777" w:rsidR="004863C4" w:rsidRDefault="004863C4" w:rsidP="0077427E"/>
                      <w:p w14:paraId="1288B08B" w14:textId="77777777" w:rsidR="004863C4" w:rsidRDefault="004863C4" w:rsidP="0077427E"/>
                      <w:p w14:paraId="20E9877C" w14:textId="77777777" w:rsidR="004863C4" w:rsidRDefault="004863C4" w:rsidP="0077427E"/>
                      <w:p w14:paraId="39FF625C" w14:textId="77777777" w:rsidR="004863C4" w:rsidRDefault="004863C4" w:rsidP="0077427E"/>
                      <w:p w14:paraId="156D33BF" w14:textId="77777777" w:rsidR="004863C4" w:rsidRDefault="004863C4" w:rsidP="0077427E"/>
                      <w:p w14:paraId="1966F570" w14:textId="77777777" w:rsidR="004863C4" w:rsidRDefault="004863C4" w:rsidP="0077427E"/>
                      <w:p w14:paraId="1DE2955E" w14:textId="77777777" w:rsidR="004863C4" w:rsidRDefault="004863C4" w:rsidP="0077427E"/>
                      <w:p w14:paraId="1888FC29" w14:textId="77777777" w:rsidR="004863C4" w:rsidRDefault="004863C4" w:rsidP="0077427E"/>
                      <w:p w14:paraId="5A3E6F89" w14:textId="77777777" w:rsidR="004863C4" w:rsidRDefault="004863C4" w:rsidP="0077427E"/>
                      <w:p w14:paraId="2849AEEA" w14:textId="77777777" w:rsidR="004863C4" w:rsidRDefault="004863C4" w:rsidP="0077427E"/>
                      <w:p w14:paraId="2DC8202D" w14:textId="77777777" w:rsidR="004863C4" w:rsidRDefault="004863C4" w:rsidP="0077427E"/>
                      <w:p w14:paraId="718717AA" w14:textId="77777777" w:rsidR="004863C4" w:rsidRDefault="004863C4" w:rsidP="0077427E"/>
                      <w:p w14:paraId="66A3D33C" w14:textId="77777777" w:rsidR="004863C4" w:rsidRDefault="004863C4" w:rsidP="0077427E"/>
                      <w:p w14:paraId="35EB9604" w14:textId="77777777" w:rsidR="004863C4" w:rsidRDefault="004863C4" w:rsidP="0077427E"/>
                      <w:p w14:paraId="29E6DC8A" w14:textId="77777777" w:rsidR="004863C4" w:rsidRDefault="004863C4" w:rsidP="0077427E"/>
                      <w:p w14:paraId="18A75FBE" w14:textId="77777777" w:rsidR="004863C4" w:rsidRDefault="004863C4" w:rsidP="0077427E"/>
                      <w:p w14:paraId="6810CC0B" w14:textId="77777777" w:rsidR="004863C4" w:rsidRPr="0022738E" w:rsidRDefault="004863C4" w:rsidP="0077427E">
                        <w:pPr>
                          <w:tabs>
                            <w:tab w:val="left" w:pos="3118"/>
                          </w:tabs>
                          <w:rPr>
                            <w:highlight w:val="none"/>
                          </w:rPr>
                        </w:pPr>
                        <w:r w:rsidRPr="0022738E">
                          <w:rPr>
                            <w:color w:val="FFFFFF" w:themeColor="background1"/>
                            <w:highlight w:val="none"/>
                          </w:rPr>
                          <w:tab/>
                        </w:r>
                      </w:p>
                      <w:p w14:paraId="6770C1E6" w14:textId="77777777" w:rsidR="004863C4" w:rsidRPr="0022738E" w:rsidRDefault="004863C4"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4863C4" w:rsidRDefault="004863C4" w:rsidP="0077427E"/>
                      <w:p w14:paraId="76B0065A" w14:textId="77777777" w:rsidR="004863C4" w:rsidRDefault="004863C4" w:rsidP="0077427E"/>
                      <w:p w14:paraId="59F09DDC" w14:textId="77777777" w:rsidR="004863C4" w:rsidRDefault="004863C4" w:rsidP="0077427E"/>
                      <w:p w14:paraId="7EE4E1CD" w14:textId="77777777" w:rsidR="004863C4" w:rsidRDefault="004863C4" w:rsidP="0077427E"/>
                      <w:p w14:paraId="2DB7705B" w14:textId="77777777" w:rsidR="004863C4" w:rsidRDefault="004863C4" w:rsidP="0077427E"/>
                      <w:p w14:paraId="715E28B3" w14:textId="77777777" w:rsidR="004863C4" w:rsidRDefault="004863C4" w:rsidP="0077427E">
                        <w:pPr>
                          <w:ind w:firstLine="709"/>
                        </w:pPr>
                      </w:p>
                      <w:p w14:paraId="444C4C78" w14:textId="77777777" w:rsidR="004863C4" w:rsidRDefault="004863C4" w:rsidP="0077427E">
                        <w:pPr>
                          <w:ind w:firstLine="709"/>
                        </w:pPr>
                      </w:p>
                      <w:p w14:paraId="3E1E71BC" w14:textId="77777777" w:rsidR="004863C4" w:rsidRDefault="004863C4"/>
                      <w:p w14:paraId="30FE007B" w14:textId="77777777" w:rsidR="004863C4" w:rsidRDefault="004863C4" w:rsidP="002B7BA0"/>
                      <w:p w14:paraId="1B653797" w14:textId="77777777" w:rsidR="004863C4" w:rsidRDefault="004863C4" w:rsidP="002B7BA0"/>
                      <w:p w14:paraId="15126B95" w14:textId="77777777" w:rsidR="004863C4" w:rsidRDefault="004863C4" w:rsidP="002B7BA0"/>
                      <w:p w14:paraId="7EB5F0CB" w14:textId="77777777" w:rsidR="004863C4" w:rsidRDefault="004863C4" w:rsidP="002B7BA0"/>
                      <w:p w14:paraId="24E38865" w14:textId="77777777" w:rsidR="004863C4" w:rsidRDefault="004863C4" w:rsidP="002B7BA0"/>
                      <w:p w14:paraId="47F44CDA" w14:textId="77777777" w:rsidR="004863C4" w:rsidRDefault="004863C4" w:rsidP="002B7BA0"/>
                      <w:p w14:paraId="02352FF3" w14:textId="77777777" w:rsidR="004863C4" w:rsidRDefault="004863C4" w:rsidP="002B7BA0"/>
                      <w:p w14:paraId="4D7D2E34" w14:textId="77777777" w:rsidR="004863C4" w:rsidRDefault="004863C4" w:rsidP="002B7BA0"/>
                      <w:p w14:paraId="5662722F" w14:textId="77777777" w:rsidR="004863C4" w:rsidRDefault="004863C4" w:rsidP="002B7BA0"/>
                      <w:p w14:paraId="19C35822" w14:textId="77777777" w:rsidR="004863C4" w:rsidRDefault="004863C4" w:rsidP="002B7BA0"/>
                      <w:p w14:paraId="7618C8C5" w14:textId="77777777" w:rsidR="004863C4" w:rsidRDefault="004863C4" w:rsidP="002B7BA0"/>
                      <w:p w14:paraId="2FDB2527" w14:textId="77777777" w:rsidR="004863C4" w:rsidRDefault="004863C4" w:rsidP="002B7BA0"/>
                      <w:p w14:paraId="052D1F1D" w14:textId="77777777" w:rsidR="004863C4" w:rsidRDefault="004863C4" w:rsidP="002B7BA0"/>
                      <w:p w14:paraId="2F0F5C20" w14:textId="77777777" w:rsidR="004863C4" w:rsidRDefault="004863C4" w:rsidP="002B7BA0"/>
                      <w:p w14:paraId="7B4E0120" w14:textId="77777777" w:rsidR="004863C4" w:rsidRDefault="004863C4" w:rsidP="002B7BA0"/>
                      <w:p w14:paraId="7A8E3018" w14:textId="77777777" w:rsidR="004863C4" w:rsidRDefault="004863C4" w:rsidP="002B7BA0"/>
                      <w:p w14:paraId="3BD7F225" w14:textId="77777777" w:rsidR="004863C4" w:rsidRDefault="004863C4" w:rsidP="002B7BA0"/>
                      <w:p w14:paraId="66713ECB" w14:textId="77777777" w:rsidR="004863C4" w:rsidRDefault="004863C4" w:rsidP="002B7BA0"/>
                      <w:p w14:paraId="2182EB48" w14:textId="77777777" w:rsidR="004863C4" w:rsidRDefault="004863C4" w:rsidP="002B7BA0"/>
                      <w:p w14:paraId="3688F476" w14:textId="77777777" w:rsidR="004863C4" w:rsidRDefault="004863C4" w:rsidP="002B7BA0"/>
                      <w:p w14:paraId="3F171B66" w14:textId="77777777" w:rsidR="004863C4" w:rsidRDefault="004863C4" w:rsidP="002B7BA0"/>
                      <w:p w14:paraId="7482EB4C" w14:textId="77777777" w:rsidR="004863C4" w:rsidRDefault="004863C4" w:rsidP="002B7BA0"/>
                      <w:p w14:paraId="5D89BB3E" w14:textId="77777777" w:rsidR="004863C4" w:rsidRDefault="004863C4" w:rsidP="002B7BA0"/>
                      <w:p w14:paraId="07E12473" w14:textId="77777777" w:rsidR="004863C4" w:rsidRDefault="004863C4" w:rsidP="002B7BA0"/>
                      <w:p w14:paraId="63400AF8" w14:textId="77777777" w:rsidR="004863C4" w:rsidRDefault="004863C4" w:rsidP="002B7BA0"/>
                      <w:p w14:paraId="2AF1B8F7" w14:textId="77777777" w:rsidR="004863C4" w:rsidRDefault="004863C4" w:rsidP="002B7BA0"/>
                      <w:p w14:paraId="1651B2A6" w14:textId="77777777" w:rsidR="004863C4" w:rsidRDefault="004863C4" w:rsidP="002B7BA0"/>
                      <w:p w14:paraId="573F58C1" w14:textId="77777777" w:rsidR="004863C4" w:rsidRDefault="004863C4" w:rsidP="002B7BA0"/>
                      <w:p w14:paraId="343CC4C6" w14:textId="77777777" w:rsidR="004863C4" w:rsidRDefault="004863C4" w:rsidP="002B7BA0"/>
                      <w:p w14:paraId="1A559F8C" w14:textId="77777777" w:rsidR="004863C4" w:rsidRDefault="004863C4" w:rsidP="002B7BA0"/>
                      <w:p w14:paraId="61D67980" w14:textId="77777777" w:rsidR="004863C4" w:rsidRDefault="004863C4" w:rsidP="002B7BA0"/>
                      <w:p w14:paraId="7C0013D0" w14:textId="77777777" w:rsidR="004863C4" w:rsidRDefault="004863C4" w:rsidP="002B7BA0"/>
                      <w:p w14:paraId="2A051D7B" w14:textId="77777777" w:rsidR="004863C4" w:rsidRPr="0022738E" w:rsidRDefault="004863C4" w:rsidP="002B7BA0">
                        <w:pPr>
                          <w:rPr>
                            <w:highlight w:val="none"/>
                          </w:rPr>
                        </w:pPr>
                        <w:r w:rsidRPr="0022738E">
                          <w:rPr>
                            <w:highlight w:val="none"/>
                          </w:rPr>
                          <w:tab/>
                        </w:r>
                      </w:p>
                      <w:p w14:paraId="2148C889" w14:textId="77777777" w:rsidR="004863C4" w:rsidRPr="0022738E" w:rsidRDefault="004863C4" w:rsidP="002B7BA0">
                        <w:pPr>
                          <w:rPr>
                            <w:highlight w:val="none"/>
                          </w:rPr>
                        </w:pPr>
                        <w:r w:rsidRPr="0022738E">
                          <w:rPr>
                            <w:highlight w:val="none"/>
                          </w:rPr>
                          <w:tab/>
                        </w:r>
                        <w:r w:rsidRPr="0022738E">
                          <w:rPr>
                            <w:highlight w:val="none"/>
                          </w:rPr>
                          <w:tab/>
                        </w:r>
                      </w:p>
                      <w:p w14:paraId="0041E2E0" w14:textId="77777777" w:rsidR="004863C4" w:rsidRDefault="004863C4" w:rsidP="002B7BA0"/>
                      <w:p w14:paraId="7AA95A34" w14:textId="77777777" w:rsidR="004863C4" w:rsidRDefault="004863C4" w:rsidP="002B7BA0"/>
                      <w:p w14:paraId="4DF66AE3" w14:textId="77777777" w:rsidR="004863C4" w:rsidRDefault="004863C4" w:rsidP="002B7BA0"/>
                      <w:p w14:paraId="016F6135" w14:textId="77777777" w:rsidR="004863C4" w:rsidRDefault="004863C4" w:rsidP="002B7BA0"/>
                      <w:p w14:paraId="28F0E075" w14:textId="77777777" w:rsidR="004863C4" w:rsidRDefault="004863C4" w:rsidP="002B7BA0"/>
                      <w:p w14:paraId="3BDFB6CE" w14:textId="77777777" w:rsidR="004863C4" w:rsidRDefault="004863C4" w:rsidP="002B7BA0"/>
                      <w:p w14:paraId="1074DB10" w14:textId="77777777" w:rsidR="004863C4" w:rsidRDefault="004863C4" w:rsidP="002B7BA0"/>
                      <w:p w14:paraId="6E04A4EA" w14:textId="77777777" w:rsidR="00000000" w:rsidRDefault="00B40147"/>
                      <w:p w14:paraId="1C0CF820" w14:textId="71698F45" w:rsidR="004863C4" w:rsidRDefault="004863C4" w:rsidP="00BB7F4B"/>
                      <w:p w14:paraId="3897AB1B" w14:textId="77777777" w:rsidR="004863C4" w:rsidRDefault="004863C4" w:rsidP="00BB7F4B"/>
                      <w:p w14:paraId="2D8C0F97" w14:textId="77777777" w:rsidR="004863C4" w:rsidRDefault="004863C4" w:rsidP="00BB7F4B"/>
                      <w:p w14:paraId="713ED318" w14:textId="77777777" w:rsidR="004863C4" w:rsidRDefault="004863C4" w:rsidP="00BB7F4B"/>
                      <w:p w14:paraId="12352540" w14:textId="77777777" w:rsidR="004863C4" w:rsidRDefault="004863C4" w:rsidP="00BB7F4B"/>
                      <w:p w14:paraId="1BE2C086" w14:textId="77777777" w:rsidR="004863C4" w:rsidRDefault="004863C4" w:rsidP="00BB7F4B"/>
                      <w:p w14:paraId="650097F7" w14:textId="77777777" w:rsidR="004863C4" w:rsidRDefault="004863C4" w:rsidP="00BB7F4B"/>
                      <w:p w14:paraId="62D2BCEA" w14:textId="77777777" w:rsidR="004863C4" w:rsidRDefault="004863C4" w:rsidP="00BB7F4B"/>
                      <w:p w14:paraId="49A64336" w14:textId="77777777" w:rsidR="004863C4" w:rsidRDefault="004863C4" w:rsidP="00BB7F4B"/>
                      <w:p w14:paraId="0A6D3F2B" w14:textId="77777777" w:rsidR="004863C4" w:rsidRDefault="004863C4" w:rsidP="00BB7F4B"/>
                      <w:p w14:paraId="1C1D1237" w14:textId="77777777" w:rsidR="004863C4" w:rsidRDefault="004863C4" w:rsidP="00BB7F4B"/>
                      <w:p w14:paraId="2250874C" w14:textId="77777777" w:rsidR="004863C4" w:rsidRDefault="004863C4" w:rsidP="00BB7F4B"/>
                      <w:p w14:paraId="066334BF" w14:textId="77777777" w:rsidR="004863C4" w:rsidRDefault="004863C4" w:rsidP="00BB7F4B"/>
                      <w:p w14:paraId="26EB3777" w14:textId="77777777" w:rsidR="004863C4" w:rsidRDefault="004863C4" w:rsidP="00BB7F4B"/>
                      <w:p w14:paraId="28BB8CED" w14:textId="77777777" w:rsidR="004863C4" w:rsidRDefault="004863C4" w:rsidP="00BB7F4B"/>
                      <w:p w14:paraId="3E1A1885" w14:textId="77777777" w:rsidR="004863C4" w:rsidRDefault="004863C4" w:rsidP="00BB7F4B"/>
                      <w:p w14:paraId="0A2B778B" w14:textId="77777777" w:rsidR="004863C4" w:rsidRDefault="004863C4" w:rsidP="00BB7F4B"/>
                      <w:p w14:paraId="4095BF13" w14:textId="77777777" w:rsidR="004863C4" w:rsidRDefault="004863C4" w:rsidP="00BB7F4B"/>
                      <w:p w14:paraId="4BD022DA" w14:textId="77777777" w:rsidR="004863C4" w:rsidRDefault="004863C4" w:rsidP="00BB7F4B"/>
                      <w:p w14:paraId="0AD5F511" w14:textId="77777777" w:rsidR="004863C4" w:rsidRDefault="004863C4" w:rsidP="00BB7F4B"/>
                      <w:p w14:paraId="4D2747EB" w14:textId="77777777" w:rsidR="004863C4" w:rsidRDefault="004863C4" w:rsidP="00BB7F4B"/>
                      <w:p w14:paraId="76FEEBCB" w14:textId="77777777" w:rsidR="004863C4" w:rsidRDefault="004863C4" w:rsidP="00BB7F4B"/>
                      <w:p w14:paraId="2CA8BA64" w14:textId="77777777" w:rsidR="004863C4" w:rsidRDefault="004863C4" w:rsidP="00BB7F4B"/>
                      <w:p w14:paraId="60035AAE" w14:textId="77777777" w:rsidR="004863C4" w:rsidRDefault="004863C4" w:rsidP="00BB7F4B"/>
                      <w:p w14:paraId="7BBAA291" w14:textId="77777777" w:rsidR="004863C4" w:rsidRDefault="004863C4" w:rsidP="00BB7F4B"/>
                      <w:p w14:paraId="41FBA151" w14:textId="77777777" w:rsidR="004863C4" w:rsidRDefault="004863C4" w:rsidP="00BB7F4B"/>
                      <w:p w14:paraId="6D687804" w14:textId="77777777" w:rsidR="004863C4" w:rsidRDefault="004863C4" w:rsidP="00BB7F4B"/>
                      <w:p w14:paraId="5BD11841" w14:textId="77777777" w:rsidR="004863C4" w:rsidRDefault="004863C4" w:rsidP="00BB7F4B"/>
                      <w:p w14:paraId="7F9C578A" w14:textId="77777777" w:rsidR="004863C4" w:rsidRDefault="004863C4" w:rsidP="00BB7F4B"/>
                      <w:p w14:paraId="2BD758D9" w14:textId="77777777" w:rsidR="004863C4" w:rsidRDefault="004863C4" w:rsidP="00BB7F4B"/>
                      <w:p w14:paraId="7F783F4A" w14:textId="77777777" w:rsidR="004863C4" w:rsidRDefault="004863C4" w:rsidP="00BB7F4B"/>
                      <w:p w14:paraId="4320FE82" w14:textId="77777777" w:rsidR="004863C4" w:rsidRDefault="004863C4" w:rsidP="00BB7F4B"/>
                      <w:p w14:paraId="63D0882F" w14:textId="77777777" w:rsidR="004863C4" w:rsidRPr="0022738E" w:rsidRDefault="004863C4" w:rsidP="00BB7F4B">
                        <w:pPr>
                          <w:rPr>
                            <w:highlight w:val="none"/>
                          </w:rPr>
                        </w:pPr>
                        <w:r w:rsidRPr="0022738E">
                          <w:rPr>
                            <w:highlight w:val="none"/>
                          </w:rPr>
                          <w:tab/>
                        </w:r>
                      </w:p>
                      <w:p w14:paraId="52054D70" w14:textId="77777777" w:rsidR="004863C4" w:rsidRPr="0022738E" w:rsidRDefault="004863C4" w:rsidP="00BB7F4B">
                        <w:pPr>
                          <w:rPr>
                            <w:highlight w:val="none"/>
                          </w:rPr>
                        </w:pPr>
                        <w:r w:rsidRPr="0022738E">
                          <w:rPr>
                            <w:highlight w:val="none"/>
                          </w:rPr>
                          <w:tab/>
                        </w:r>
                        <w:r w:rsidRPr="0022738E">
                          <w:rPr>
                            <w:highlight w:val="none"/>
                          </w:rPr>
                          <w:tab/>
                        </w:r>
                      </w:p>
                      <w:p w14:paraId="30789DC7" w14:textId="77777777" w:rsidR="004863C4" w:rsidRDefault="004863C4" w:rsidP="00BB7F4B"/>
                      <w:p w14:paraId="1E4997D6" w14:textId="77777777" w:rsidR="004863C4" w:rsidRDefault="004863C4" w:rsidP="00BB7F4B"/>
                      <w:p w14:paraId="0852BD98" w14:textId="77777777" w:rsidR="004863C4" w:rsidRDefault="004863C4" w:rsidP="00BB7F4B"/>
                      <w:p w14:paraId="69402351" w14:textId="77777777" w:rsidR="004863C4" w:rsidRDefault="004863C4" w:rsidP="00BB7F4B"/>
                      <w:p w14:paraId="5C97D5FB" w14:textId="77777777" w:rsidR="004863C4" w:rsidRDefault="004863C4" w:rsidP="00BB7F4B"/>
                      <w:p w14:paraId="47F8EC2E" w14:textId="77777777" w:rsidR="004863C4" w:rsidRDefault="004863C4" w:rsidP="00BB7F4B"/>
                      <w:p w14:paraId="33896D10" w14:textId="77777777" w:rsidR="004863C4" w:rsidRDefault="004863C4" w:rsidP="00BB7F4B"/>
                      <w:p w14:paraId="3A29DC2D" w14:textId="77777777" w:rsidR="004863C4" w:rsidRDefault="004863C4" w:rsidP="00BB7F4B"/>
                      <w:p w14:paraId="37C54991" w14:textId="71698F45" w:rsidR="004863C4" w:rsidRDefault="004863C4" w:rsidP="00BB7F4B"/>
                      <w:p w14:paraId="26A4231C" w14:textId="77777777" w:rsidR="004863C4" w:rsidRDefault="004863C4" w:rsidP="00BB7F4B"/>
                      <w:p w14:paraId="01E39E13" w14:textId="77777777" w:rsidR="004863C4" w:rsidRDefault="004863C4" w:rsidP="00BB7F4B"/>
                      <w:p w14:paraId="1433FB86" w14:textId="77777777" w:rsidR="004863C4" w:rsidRDefault="004863C4" w:rsidP="00BB7F4B"/>
                      <w:p w14:paraId="2944F523" w14:textId="77777777" w:rsidR="004863C4" w:rsidRDefault="004863C4" w:rsidP="00BB7F4B"/>
                      <w:p w14:paraId="557D05B2" w14:textId="77777777" w:rsidR="004863C4" w:rsidRDefault="004863C4" w:rsidP="00BB7F4B"/>
                      <w:p w14:paraId="38507088" w14:textId="77777777" w:rsidR="004863C4" w:rsidRDefault="004863C4" w:rsidP="00BB7F4B"/>
                      <w:p w14:paraId="00F9D658" w14:textId="77777777" w:rsidR="004863C4" w:rsidRDefault="004863C4" w:rsidP="00BB7F4B"/>
                      <w:p w14:paraId="0BA0A5A5" w14:textId="77777777" w:rsidR="004863C4" w:rsidRDefault="004863C4" w:rsidP="00BB7F4B"/>
                      <w:p w14:paraId="2CFF5CD9" w14:textId="77777777" w:rsidR="004863C4" w:rsidRDefault="004863C4" w:rsidP="00BB7F4B"/>
                      <w:p w14:paraId="5B99AEC2" w14:textId="77777777" w:rsidR="004863C4" w:rsidRDefault="004863C4" w:rsidP="00BB7F4B"/>
                      <w:p w14:paraId="31D23A55" w14:textId="77777777" w:rsidR="004863C4" w:rsidRDefault="004863C4" w:rsidP="00BB7F4B"/>
                      <w:p w14:paraId="6914959C" w14:textId="77777777" w:rsidR="004863C4" w:rsidRDefault="004863C4" w:rsidP="00BB7F4B"/>
                      <w:p w14:paraId="55BC6D7E" w14:textId="77777777" w:rsidR="004863C4" w:rsidRDefault="004863C4" w:rsidP="00BB7F4B"/>
                      <w:p w14:paraId="38C16339" w14:textId="77777777" w:rsidR="004863C4" w:rsidRDefault="004863C4" w:rsidP="00BB7F4B"/>
                      <w:p w14:paraId="6E08637C" w14:textId="77777777" w:rsidR="004863C4" w:rsidRDefault="004863C4" w:rsidP="00BB7F4B"/>
                      <w:p w14:paraId="52DD8DD2" w14:textId="77777777" w:rsidR="004863C4" w:rsidRDefault="004863C4" w:rsidP="00BB7F4B"/>
                      <w:p w14:paraId="1896A235" w14:textId="77777777" w:rsidR="004863C4" w:rsidRDefault="004863C4" w:rsidP="00BB7F4B"/>
                      <w:p w14:paraId="65D99AD3" w14:textId="77777777" w:rsidR="004863C4" w:rsidRDefault="004863C4" w:rsidP="00BB7F4B"/>
                      <w:p w14:paraId="68158D1B" w14:textId="77777777" w:rsidR="004863C4" w:rsidRDefault="004863C4" w:rsidP="00BB7F4B"/>
                      <w:p w14:paraId="1DD339B3" w14:textId="77777777" w:rsidR="004863C4" w:rsidRDefault="004863C4" w:rsidP="00BB7F4B"/>
                      <w:p w14:paraId="4B59494A" w14:textId="77777777" w:rsidR="004863C4" w:rsidRDefault="004863C4" w:rsidP="00BB7F4B"/>
                      <w:p w14:paraId="3B5D7DBD" w14:textId="77777777" w:rsidR="004863C4" w:rsidRDefault="004863C4" w:rsidP="00BB7F4B"/>
                      <w:p w14:paraId="0CAD9E0B" w14:textId="77777777" w:rsidR="004863C4" w:rsidRDefault="004863C4" w:rsidP="00BB7F4B"/>
                      <w:p w14:paraId="7B94D26D" w14:textId="77777777" w:rsidR="004863C4" w:rsidRDefault="004863C4" w:rsidP="00BB7F4B"/>
                      <w:p w14:paraId="175995EA" w14:textId="77777777" w:rsidR="004863C4" w:rsidRDefault="004863C4" w:rsidP="00BB7F4B"/>
                      <w:p w14:paraId="62D8DE4A" w14:textId="77777777" w:rsidR="004863C4" w:rsidRDefault="004863C4" w:rsidP="00BB7F4B"/>
                      <w:p w14:paraId="34D4A423" w14:textId="77777777" w:rsidR="004863C4" w:rsidRDefault="004863C4" w:rsidP="00BB7F4B"/>
                      <w:p w14:paraId="5CA991BA" w14:textId="77777777" w:rsidR="004863C4" w:rsidRDefault="004863C4" w:rsidP="00BB7F4B"/>
                      <w:p w14:paraId="7048838E" w14:textId="77777777" w:rsidR="004863C4" w:rsidRDefault="004863C4" w:rsidP="00BB7F4B"/>
                      <w:p w14:paraId="28EBC983" w14:textId="77777777" w:rsidR="004863C4" w:rsidRDefault="004863C4" w:rsidP="00BB7F4B"/>
                      <w:p w14:paraId="789E61DB" w14:textId="77777777" w:rsidR="004863C4" w:rsidRDefault="004863C4" w:rsidP="00BB7F4B"/>
                      <w:p w14:paraId="6F1D0265" w14:textId="77777777" w:rsidR="004863C4" w:rsidRPr="0022738E" w:rsidRDefault="004863C4" w:rsidP="00BB7F4B">
                        <w:pPr>
                          <w:rPr>
                            <w:highlight w:val="none"/>
                          </w:rPr>
                        </w:pPr>
                        <w:r w:rsidRPr="0022738E">
                          <w:rPr>
                            <w:highlight w:val="none"/>
                          </w:rPr>
                          <w:tab/>
                        </w:r>
                      </w:p>
                      <w:p w14:paraId="46F1D600" w14:textId="77777777" w:rsidR="004863C4" w:rsidRPr="0022738E" w:rsidRDefault="004863C4" w:rsidP="00BB7F4B">
                        <w:pPr>
                          <w:rPr>
                            <w:highlight w:val="none"/>
                          </w:rPr>
                        </w:pPr>
                        <w:r w:rsidRPr="0022738E">
                          <w:rPr>
                            <w:highlight w:val="none"/>
                          </w:rPr>
                          <w:tab/>
                        </w:r>
                        <w:r w:rsidRPr="0022738E">
                          <w:rPr>
                            <w:highlight w:val="none"/>
                          </w:rPr>
                          <w:tab/>
                        </w:r>
                      </w:p>
                      <w:p w14:paraId="46AB9AD6" w14:textId="77777777" w:rsidR="004863C4" w:rsidRDefault="004863C4" w:rsidP="00BB7F4B"/>
                      <w:p w14:paraId="405FDF9B" w14:textId="77777777" w:rsidR="004863C4" w:rsidRDefault="004863C4" w:rsidP="00BB7F4B"/>
                      <w:p w14:paraId="39120B4F" w14:textId="77777777" w:rsidR="004863C4" w:rsidRDefault="004863C4" w:rsidP="00BB7F4B"/>
                      <w:p w14:paraId="0448B2EA" w14:textId="77777777" w:rsidR="004863C4" w:rsidRDefault="004863C4" w:rsidP="00BB7F4B"/>
                      <w:p w14:paraId="74046CFB" w14:textId="77777777" w:rsidR="004863C4" w:rsidRDefault="004863C4" w:rsidP="00BB7F4B"/>
                      <w:p w14:paraId="68D5DF4E" w14:textId="77777777" w:rsidR="004863C4" w:rsidRDefault="004863C4" w:rsidP="00BB7F4B"/>
                      <w:p w14:paraId="6FE49291" w14:textId="77777777" w:rsidR="004863C4" w:rsidRDefault="004863C4" w:rsidP="00BB7F4B"/>
                    </w:txbxContent>
                  </v:textbox>
                </v:shape>
                <v:roundrect id="Retângulo: Cantos Arredondados 3" o:spid="_x0000_s1028" style="position:absolute;left:1095;top:1540;width:51891;height:8437;visibility:visible;mso-wrap-style:square;v-text-anchor:top" arcsize="4008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" filled="f" stroked="f">
                  <v:textbox inset="2.53958mm,1.2694mm,2.53958mm,1.2694mm">
                    <w:txbxContent>
                      <w:p w14:paraId="2ED7BFB6" w14:textId="71698F45"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4863C4" w:rsidRPr="00F93850" w:rsidRDefault="004863C4"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4863C4" w:rsidRDefault="004863C4"/>
                      <w:p w14:paraId="2D47CEA3" w14:textId="77777777" w:rsidR="00000000" w:rsidRDefault="00B40147"/>
                      <w:p w14:paraId="36CF0767" w14:textId="77777777" w:rsidR="004863C4" w:rsidRPr="00391236" w:rsidRDefault="004863C4"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84F3247" w14:textId="77777777" w:rsidR="004863C4" w:rsidRDefault="004863C4"/>
                      <w:p w14:paraId="3148877D" w14:textId="77777777" w:rsidR="004863C4" w:rsidRPr="00391236" w:rsidRDefault="004863C4" w:rsidP="002B7BA0">
                        <w:pPr>
                          <w:pStyle w:val="StyleIntroText14ptBold"/>
                        </w:pPr>
                        <w:r w:rsidRPr="00391236">
                          <w:t xml:space="preserve">Epidemiological survey and active screening for COVID-19: </w:t>
                        </w:r>
                      </w:p>
                      <w:p w14:paraId="46829B01"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4863C4" w:rsidRDefault="004863C4" w:rsidP="00BB7F4B"/>
                    </w:txbxContent>
                  </v:textbox>
                </v:roundrect>
                <w10:wrap type="topAndBottom"/>
              </v:group>
            </w:pict>
          </mc:Fallback>
        </mc:AlternateContent>
      </w:r>
      <w:r w:rsidR="006D2DA6"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2512" behindDoc="0" locked="0" layoutInCell="1" allowOverlap="1" wp14:anchorId="145F53F5" wp14:editId="652665D6">
                <wp:simplePos x="0" y="0"/>
                <wp:positionH relativeFrom="column">
                  <wp:posOffset>6230620</wp:posOffset>
                </wp:positionH>
                <wp:positionV relativeFrom="paragraph">
                  <wp:posOffset>351733</wp:posOffset>
                </wp:positionV>
                <wp:extent cx="821556" cy="824900"/>
                <wp:effectExtent l="0" t="0" r="4445" b="635"/>
                <wp:wrapNone/>
                <wp:docPr id="16" name="Freeform 4"/>
                <wp:cNvGraphicFramePr/>
                <a:graphic xmlns:a="http://schemas.openxmlformats.org/drawingml/2006/main">
                  <a:graphicData uri="http://schemas.microsoft.com/office/word/2010/wordprocessingShape">
                    <wps:wsp>
                      <wps:cNvSpPr/>
                      <wps:spPr bwMode="auto">
                        <a:xfrm>
                          <a:off x="0" y="0"/>
                          <a:ext cx="821556" cy="824900"/>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rgbClr val="2C969C"/>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0AA5" id="Freeform 4" o:spid="_x0000_s1026" style="position:absolute;margin-left:490.6pt;margin-top:27.7pt;width:64.7pt;height:6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2c969c" stroked="f">
                <v:path arrowok="t" o:extrusionok="f"/>
              </v:shape>
            </w:pict>
          </mc:Fallback>
        </mc:AlternateContent>
      </w:r>
      <w:r w:rsidR="000B1F61"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9440" behindDoc="0" locked="0" layoutInCell="1" allowOverlap="1" wp14:anchorId="56D66851" wp14:editId="09E110EA">
                <wp:simplePos x="0" y="0"/>
                <wp:positionH relativeFrom="column">
                  <wp:posOffset>3428078</wp:posOffset>
                </wp:positionH>
                <wp:positionV relativeFrom="paragraph">
                  <wp:posOffset>9145905</wp:posOffset>
                </wp:positionV>
                <wp:extent cx="1197323" cy="1210761"/>
                <wp:effectExtent l="0" t="0" r="0" b="0"/>
                <wp:wrapNone/>
                <wp:docPr id="135" name="Freeform 4"/>
                <wp:cNvGraphicFramePr/>
                <a:graphic xmlns:a="http://schemas.openxmlformats.org/drawingml/2006/main">
                  <a:graphicData uri="http://schemas.microsoft.com/office/word/2010/wordprocessingShape">
                    <wps:wsp>
                      <wps:cNvSpPr/>
                      <wps:spPr bwMode="auto">
                        <a:xfrm>
                          <a:off x="0" y="0"/>
                          <a:ext cx="1197323" cy="1210761"/>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chemeClr val="bg1"/>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7A3BE" id="Freeform 4" o:spid="_x0000_s1026" style="position:absolute;margin-left:269.95pt;margin-top:720.15pt;width:94.3pt;height:9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white [3212]" stroked="f">
                <v:path arrowok="t" o:extrusionok="f"/>
              </v:shape>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4560" behindDoc="0" locked="0" layoutInCell="1" allowOverlap="1" wp14:anchorId="2E21AD75" wp14:editId="5D082935">
                <wp:simplePos x="0" y="0"/>
                <wp:positionH relativeFrom="column">
                  <wp:posOffset>361950</wp:posOffset>
                </wp:positionH>
                <wp:positionV relativeFrom="paragraph">
                  <wp:posOffset>1299896</wp:posOffset>
                </wp:positionV>
                <wp:extent cx="6181090" cy="1856105"/>
                <wp:effectExtent l="0" t="0" r="0" b="0"/>
                <wp:wrapNone/>
                <wp:docPr id="167" name="Rectangle 87"/>
                <wp:cNvGraphicFramePr/>
                <a:graphic xmlns:a="http://schemas.openxmlformats.org/drawingml/2006/main">
                  <a:graphicData uri="http://schemas.microsoft.com/office/word/2010/wordprocessingShape">
                    <wps:wsp>
                      <wps:cNvSpPr/>
                      <wps:spPr bwMode="auto">
                        <a:xfrm>
                          <a:off x="0" y="0"/>
                          <a:ext cx="6181090" cy="1856105"/>
                        </a:xfrm>
                        <a:prstGeom prst="rect">
                          <a:avLst/>
                        </a:prstGeom>
                        <a:noFill/>
                        <a:ln>
                          <a:noFill/>
                        </a:ln>
                      </wps:spPr>
                      <wps:txbx>
                        <w:txbxContent>
                          <w:p w14:paraId="44CA2013" w14:textId="77777777" w:rsidR="004863C4" w:rsidRPr="00391236" w:rsidRDefault="004863C4" w:rsidP="0077427E">
                            <w:pPr>
                              <w:pStyle w:val="StyleIntroText14ptBold"/>
                              <w:rPr>
                                <w:rFonts w:ascii="Avenir Light" w:hAnsi="Avenir Light"/>
                                <w:b w:val="0"/>
                                <w:bCs w:val="0"/>
                                <w:color w:val="000000" w:themeColor="text1"/>
                                <w:sz w:val="48"/>
                                <w:szCs w:val="40"/>
                              </w:rPr>
                            </w:pPr>
                            <w:bookmarkStart w:id="0"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769E63AC" w14:textId="77777777" w:rsidR="004863C4" w:rsidRDefault="004863C4"/>
                          <w:p w14:paraId="3562B778" w14:textId="77777777" w:rsidR="004863C4" w:rsidRPr="00391236" w:rsidRDefault="004863C4" w:rsidP="002B7BA0">
                            <w:pPr>
                              <w:pStyle w:val="StyleIntroText14ptBold"/>
                            </w:pPr>
                            <w:r w:rsidRPr="00391236">
                              <w:t xml:space="preserve">Epidemiological survey and active screening for COVID-19: </w:t>
                            </w:r>
                          </w:p>
                          <w:p w14:paraId="27254558"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0B9E6F36" w14:textId="77777777" w:rsidR="00271A85" w:rsidRDefault="00271A85"/>
                          <w:p w14:paraId="2AE8A865" w14:textId="581D27C2" w:rsidR="004863C4" w:rsidRPr="00391236" w:rsidRDefault="004863C4" w:rsidP="00BB7F4B">
                            <w:pPr>
                              <w:pStyle w:val="StyleIntroText14ptBold"/>
                            </w:pPr>
                            <w:r w:rsidRPr="00391236">
                              <w:t xml:space="preserve">Epidemiological survey and active screening for COVID-19: </w:t>
                            </w:r>
                          </w:p>
                          <w:p w14:paraId="3A90EA62"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58327D1" w14:textId="77777777" w:rsidR="004863C4" w:rsidRDefault="004863C4" w:rsidP="00BB7F4B"/>
                          <w:p w14:paraId="573FA07C" w14:textId="639B3B7D" w:rsidR="004863C4" w:rsidRPr="00391236" w:rsidRDefault="004863C4" w:rsidP="00BB7F4B">
                            <w:pPr>
                              <w:pStyle w:val="StyleIntroText14ptBold"/>
                            </w:pPr>
                            <w:r w:rsidRPr="00391236">
                              <w:t xml:space="preserve">Epidemiological survey and active screening for COVID-19: </w:t>
                            </w:r>
                          </w:p>
                          <w:p w14:paraId="3EFCA271"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0"/>
                          <w:p w14:paraId="7CF0AA61"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E21AD75" id="Rectangle 87" o:spid="_x0000_s1029" style="position:absolute;margin-left:28.5pt;margin-top:102.35pt;width:486.7pt;height:14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" filled="f" stroked="f">
                <v:textbox inset="2.53958mm,1.2694mm,2.53958mm,1.2694mm">
                  <w:txbxContent>
                    <w:p w14:paraId="44CA2013" w14:textId="77777777" w:rsidR="004863C4" w:rsidRPr="00391236" w:rsidRDefault="004863C4" w:rsidP="0077427E">
                      <w:pPr>
                        <w:pStyle w:val="StyleIntroText14ptBold"/>
                        <w:rPr>
                          <w:rFonts w:ascii="Avenir Light" w:hAnsi="Avenir Light"/>
                          <w:b w:val="0"/>
                          <w:bCs w:val="0"/>
                          <w:color w:val="000000" w:themeColor="text1"/>
                          <w:sz w:val="48"/>
                          <w:szCs w:val="40"/>
                        </w:rPr>
                      </w:pPr>
                      <w:bookmarkStart w:id="1"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4863C4" w:rsidRPr="00391236" w:rsidRDefault="004863C4"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769E63AC" w14:textId="77777777" w:rsidR="004863C4" w:rsidRDefault="004863C4"/>
                    <w:p w14:paraId="3562B778" w14:textId="77777777" w:rsidR="004863C4" w:rsidRPr="00391236" w:rsidRDefault="004863C4" w:rsidP="002B7BA0">
                      <w:pPr>
                        <w:pStyle w:val="StyleIntroText14ptBold"/>
                      </w:pPr>
                      <w:r w:rsidRPr="00391236">
                        <w:t xml:space="preserve">Epidemiological survey and active screening for COVID-19: </w:t>
                      </w:r>
                    </w:p>
                    <w:p w14:paraId="27254558" w14:textId="77777777" w:rsidR="004863C4" w:rsidRPr="00391236" w:rsidRDefault="004863C4"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0B9E6F36" w14:textId="77777777" w:rsidR="00000000" w:rsidRDefault="00B40147"/>
                    <w:p w14:paraId="2AE8A865" w14:textId="581D27C2" w:rsidR="004863C4" w:rsidRPr="00391236" w:rsidRDefault="004863C4" w:rsidP="00BB7F4B">
                      <w:pPr>
                        <w:pStyle w:val="StyleIntroText14ptBold"/>
                      </w:pPr>
                      <w:r w:rsidRPr="00391236">
                        <w:t xml:space="preserve">Epidemiological survey and active screening for COVID-19: </w:t>
                      </w:r>
                    </w:p>
                    <w:p w14:paraId="3A90EA62"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p w14:paraId="158327D1" w14:textId="77777777" w:rsidR="004863C4" w:rsidRDefault="004863C4" w:rsidP="00BB7F4B"/>
                    <w:p w14:paraId="573FA07C" w14:textId="639B3B7D" w:rsidR="004863C4" w:rsidRPr="00391236" w:rsidRDefault="004863C4" w:rsidP="00BB7F4B">
                      <w:pPr>
                        <w:pStyle w:val="StyleIntroText14ptBold"/>
                      </w:pPr>
                      <w:r w:rsidRPr="00391236">
                        <w:t xml:space="preserve">Epidemiological survey and active screening for COVID-19: </w:t>
                      </w:r>
                    </w:p>
                    <w:p w14:paraId="3EFCA271" w14:textId="77777777" w:rsidR="004863C4" w:rsidRPr="00391236" w:rsidRDefault="004863C4"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1"/>
                    <w:p w14:paraId="7CF0AA61" w14:textId="77777777" w:rsidR="004863C4" w:rsidRPr="00391236" w:rsidRDefault="004863C4" w:rsidP="0077427E">
                      <w:pPr>
                        <w:pStyle w:val="Normal1"/>
                        <w:spacing w:after="0" w:line="258" w:lineRule="auto"/>
                        <w:rPr>
                          <w:rFonts w:ascii="Avenir Light" w:hAnsi="Avenir Light" w:cs="Baghdad"/>
                          <w:color w:val="000000"/>
                          <w:sz w:val="32"/>
                          <w:szCs w:val="32"/>
                          <w:highlight w:val="none"/>
                        </w:rPr>
                      </w:pPr>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5584" behindDoc="0" locked="0" layoutInCell="1" allowOverlap="1" wp14:anchorId="1D21CFF1" wp14:editId="11A81874">
                <wp:simplePos x="0" y="0"/>
                <wp:positionH relativeFrom="column">
                  <wp:posOffset>416560</wp:posOffset>
                </wp:positionH>
                <wp:positionV relativeFrom="paragraph">
                  <wp:posOffset>1246556</wp:posOffset>
                </wp:positionV>
                <wp:extent cx="5741670" cy="0"/>
                <wp:effectExtent l="0" t="38100" r="36830" b="38100"/>
                <wp:wrapNone/>
                <wp:docPr id="169" name="Straight Connector 169"/>
                <wp:cNvGraphicFramePr/>
                <a:graphic xmlns:a="http://schemas.openxmlformats.org/drawingml/2006/main">
                  <a:graphicData uri="http://schemas.microsoft.com/office/word/2010/wordprocessingShape">
                    <wps:wsp>
                      <wps:cNvCnPr/>
                      <wps:spPr bwMode="auto">
                        <a:xfrm>
                          <a:off x="0" y="0"/>
                          <a:ext cx="5741670" cy="0"/>
                        </a:xfrm>
                        <a:prstGeom prst="line">
                          <a:avLst/>
                        </a:prstGeom>
                        <a:ln w="76200">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5DE5297" id="Straight Connector 16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8pt,98.15pt" to="484.9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" strokecolor="white [3212]" strokeweight="6p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0464" behindDoc="0" locked="0" layoutInCell="1" allowOverlap="1" wp14:anchorId="3B4882D2" wp14:editId="087BE417">
                <wp:simplePos x="0" y="0"/>
                <wp:positionH relativeFrom="column">
                  <wp:posOffset>5602085</wp:posOffset>
                </wp:positionH>
                <wp:positionV relativeFrom="paragraph">
                  <wp:posOffset>9551035</wp:posOffset>
                </wp:positionV>
                <wp:extent cx="1727200" cy="820615"/>
                <wp:effectExtent l="0" t="0" r="0" b="0"/>
                <wp:wrapNone/>
                <wp:docPr id="137" name="Rectangle 137"/>
                <wp:cNvGraphicFramePr/>
                <a:graphic xmlns:a="http://schemas.openxmlformats.org/drawingml/2006/main">
                  <a:graphicData uri="http://schemas.microsoft.com/office/word/2010/wordprocessingShape">
                    <wps:wsp>
                      <wps:cNvSpPr/>
                      <wps:spPr bwMode="auto">
                        <a:xfrm>
                          <a:off x="0" y="0"/>
                          <a:ext cx="1727200" cy="82061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02E40F8A" w14:textId="77777777" w:rsidR="004863C4" w:rsidRPr="00FC302C" w:rsidRDefault="004863C4" w:rsidP="0077427E">
                            <w:pPr>
                              <w:jc w:val="right"/>
                              <w:rPr>
                                <w:b/>
                                <w:bCs/>
                                <w:color w:val="2C969C"/>
                                <w:lang w:val="en-US"/>
                              </w:rPr>
                            </w:pPr>
                            <w:r w:rsidRPr="00FC302C">
                              <w:rPr>
                                <w:b/>
                                <w:bCs/>
                                <w:color w:val="2C969C"/>
                                <w:lang w:val="en-US"/>
                              </w:rPr>
                              <w:t>Supported by:</w:t>
                            </w:r>
                          </w:p>
                          <w:p w14:paraId="0234DD3B" w14:textId="77777777" w:rsidR="004863C4" w:rsidRPr="00FC302C" w:rsidRDefault="004863C4"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4863C4" w:rsidRDefault="004863C4"/>
                          <w:p w14:paraId="484C4FC8" w14:textId="77777777" w:rsidR="004863C4" w:rsidRPr="00FC302C" w:rsidRDefault="004863C4" w:rsidP="002B7BA0">
                            <w:pPr>
                              <w:rPr>
                                <w:lang w:val="en-US"/>
                              </w:rPr>
                            </w:pPr>
                            <w:r w:rsidRPr="00FC302C">
                              <w:rPr>
                                <w:lang w:val="en-US"/>
                              </w:rPr>
                              <w:t>Supported by:</w:t>
                            </w:r>
                          </w:p>
                          <w:p w14:paraId="329D9442" w14:textId="77777777" w:rsidR="004863C4" w:rsidRPr="002F1C03" w:rsidRDefault="004863C4" w:rsidP="002B7BA0">
                            <w:pPr>
                              <w:rPr>
                                <w:lang w:val="fr-CH"/>
                              </w:rPr>
                            </w:pPr>
                            <w:r w:rsidRPr="002F1C03">
                              <w:rPr>
                                <w:lang w:val="fr-CH"/>
                              </w:rPr>
                              <w:t>ASCRES • CIRES • MINSANTE Cité Verte • CIRCB • GIZ</w:t>
                            </w:r>
                          </w:p>
                          <w:p w14:paraId="624D7154" w14:textId="77777777" w:rsidR="00271A85" w:rsidRDefault="00271A85"/>
                          <w:p w14:paraId="684C5C46" w14:textId="77777777" w:rsidR="004863C4" w:rsidRPr="00FC302C" w:rsidRDefault="004863C4" w:rsidP="00BB7F4B">
                            <w:pPr>
                              <w:rPr>
                                <w:lang w:val="en-US"/>
                              </w:rPr>
                            </w:pPr>
                            <w:r w:rsidRPr="00FC302C">
                              <w:rPr>
                                <w:lang w:val="en-US"/>
                              </w:rPr>
                              <w:t>Supported by:</w:t>
                            </w:r>
                          </w:p>
                          <w:p w14:paraId="547CC810" w14:textId="77777777" w:rsidR="004863C4" w:rsidRPr="00FC302C" w:rsidRDefault="004863C4" w:rsidP="00BB7F4B">
                            <w:pPr>
                              <w:rPr>
                                <w:lang w:val="en-US"/>
                              </w:rPr>
                            </w:pPr>
                            <w:r>
                              <w:rPr>
                                <w:lang w:val="en-US"/>
                              </w:rPr>
                              <w:t xml:space="preserve">ASCRES • </w:t>
                            </w:r>
                            <w:r w:rsidRPr="00FC302C">
                              <w:rPr>
                                <w:lang w:val="en-US"/>
                              </w:rPr>
                              <w:t>CIRES</w:t>
                            </w:r>
                            <w:r>
                              <w:rPr>
                                <w:lang w:val="en-US"/>
                              </w:rPr>
                              <w:t xml:space="preserve"> • MINSANTE Cité Verte • CIRCB • GIZ</w:t>
                            </w:r>
                          </w:p>
                          <w:p w14:paraId="5213F776" w14:textId="77777777" w:rsidR="004863C4" w:rsidRDefault="004863C4" w:rsidP="00BB7F4B"/>
                          <w:p w14:paraId="798273D1" w14:textId="77777777" w:rsidR="004863C4" w:rsidRPr="00FC302C" w:rsidRDefault="004863C4" w:rsidP="00BB7F4B">
                            <w:pPr>
                              <w:rPr>
                                <w:lang w:val="en-US"/>
                              </w:rPr>
                            </w:pPr>
                            <w:r w:rsidRPr="00FC302C">
                              <w:rPr>
                                <w:lang w:val="en-US"/>
                              </w:rPr>
                              <w:t>Supported by:</w:t>
                            </w:r>
                          </w:p>
                          <w:p w14:paraId="1CA211CA" w14:textId="77777777" w:rsidR="004863C4" w:rsidRPr="002F1C03" w:rsidRDefault="004863C4" w:rsidP="00BB7F4B">
                            <w:pPr>
                              <w:rPr>
                                <w:lang w:val="fr-CH"/>
                              </w:rPr>
                            </w:pPr>
                            <w:bookmarkStart w:id="1" w:name="OLE_LINK36"/>
                            <w:bookmarkStart w:id="2" w:name="OLE_LINK37"/>
                            <w:bookmarkStart w:id="3" w:name="_Hlk59891266"/>
                            <w:r w:rsidRPr="002F1C03">
                              <w:rPr>
                                <w:lang w:val="fr-CH"/>
                              </w:rPr>
                              <w:t>ASCRES • CIRES • MINSANTE Cité Verte • CIRCB • GIZ</w:t>
                            </w:r>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82D2" id="Rectangle 137" o:spid="_x0000_s1030" style="position:absolute;margin-left:441.1pt;margin-top:752.05pt;width:136pt;height:6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" filled="f" stroked="f">
                <v:textbox>
                  <w:txbxContent>
                    <w:p w14:paraId="02E40F8A" w14:textId="77777777" w:rsidR="004863C4" w:rsidRPr="00FC302C" w:rsidRDefault="004863C4" w:rsidP="0077427E">
                      <w:pPr>
                        <w:jc w:val="right"/>
                        <w:rPr>
                          <w:b/>
                          <w:bCs/>
                          <w:color w:val="2C969C"/>
                          <w:lang w:val="en-US"/>
                        </w:rPr>
                      </w:pPr>
                      <w:r w:rsidRPr="00FC302C">
                        <w:rPr>
                          <w:b/>
                          <w:bCs/>
                          <w:color w:val="2C969C"/>
                          <w:lang w:val="en-US"/>
                        </w:rPr>
                        <w:t>Supported by:</w:t>
                      </w:r>
                    </w:p>
                    <w:p w14:paraId="0234DD3B" w14:textId="77777777" w:rsidR="004863C4" w:rsidRPr="00FC302C" w:rsidRDefault="004863C4"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4863C4" w:rsidRDefault="004863C4"/>
                    <w:p w14:paraId="484C4FC8" w14:textId="77777777" w:rsidR="004863C4" w:rsidRPr="00FC302C" w:rsidRDefault="004863C4" w:rsidP="002B7BA0">
                      <w:pPr>
                        <w:rPr>
                          <w:lang w:val="en-US"/>
                        </w:rPr>
                      </w:pPr>
                      <w:r w:rsidRPr="00FC302C">
                        <w:rPr>
                          <w:lang w:val="en-US"/>
                        </w:rPr>
                        <w:t>Supported by:</w:t>
                      </w:r>
                    </w:p>
                    <w:p w14:paraId="329D9442" w14:textId="77777777" w:rsidR="004863C4" w:rsidRPr="002F1C03" w:rsidRDefault="004863C4" w:rsidP="002B7BA0">
                      <w:pPr>
                        <w:rPr>
                          <w:lang w:val="fr-CH"/>
                        </w:rPr>
                      </w:pPr>
                      <w:r w:rsidRPr="002F1C03">
                        <w:rPr>
                          <w:lang w:val="fr-CH"/>
                        </w:rPr>
                        <w:t>ASCRES • CIRES • MINSANTE Cité Verte • CIRCB • GIZ</w:t>
                      </w:r>
                    </w:p>
                    <w:p w14:paraId="624D7154" w14:textId="77777777" w:rsidR="00000000" w:rsidRDefault="00B40147"/>
                    <w:p w14:paraId="684C5C46" w14:textId="77777777" w:rsidR="004863C4" w:rsidRPr="00FC302C" w:rsidRDefault="004863C4" w:rsidP="00BB7F4B">
                      <w:pPr>
                        <w:rPr>
                          <w:lang w:val="en-US"/>
                        </w:rPr>
                      </w:pPr>
                      <w:r w:rsidRPr="00FC302C">
                        <w:rPr>
                          <w:lang w:val="en-US"/>
                        </w:rPr>
                        <w:t>Supported by:</w:t>
                      </w:r>
                    </w:p>
                    <w:p w14:paraId="547CC810" w14:textId="77777777" w:rsidR="004863C4" w:rsidRPr="00FC302C" w:rsidRDefault="004863C4" w:rsidP="00BB7F4B">
                      <w:pPr>
                        <w:rPr>
                          <w:lang w:val="en-US"/>
                        </w:rPr>
                      </w:pPr>
                      <w:r>
                        <w:rPr>
                          <w:lang w:val="en-US"/>
                        </w:rPr>
                        <w:t xml:space="preserve">ASCRES • </w:t>
                      </w:r>
                      <w:r w:rsidRPr="00FC302C">
                        <w:rPr>
                          <w:lang w:val="en-US"/>
                        </w:rPr>
                        <w:t>CIRES</w:t>
                      </w:r>
                      <w:r>
                        <w:rPr>
                          <w:lang w:val="en-US"/>
                        </w:rPr>
                        <w:t xml:space="preserve"> • MINSANTE Cité Verte • CIRCB • GIZ</w:t>
                      </w:r>
                    </w:p>
                    <w:p w14:paraId="5213F776" w14:textId="77777777" w:rsidR="004863C4" w:rsidRDefault="004863C4" w:rsidP="00BB7F4B"/>
                    <w:p w14:paraId="798273D1" w14:textId="77777777" w:rsidR="004863C4" w:rsidRPr="00FC302C" w:rsidRDefault="004863C4" w:rsidP="00BB7F4B">
                      <w:pPr>
                        <w:rPr>
                          <w:lang w:val="en-US"/>
                        </w:rPr>
                      </w:pPr>
                      <w:r w:rsidRPr="00FC302C">
                        <w:rPr>
                          <w:lang w:val="en-US"/>
                        </w:rPr>
                        <w:t>Supported by:</w:t>
                      </w:r>
                    </w:p>
                    <w:p w14:paraId="1CA211CA" w14:textId="77777777" w:rsidR="004863C4" w:rsidRPr="002F1C03" w:rsidRDefault="004863C4" w:rsidP="00BB7F4B">
                      <w:pPr>
                        <w:rPr>
                          <w:lang w:val="fr-CH"/>
                        </w:rPr>
                      </w:pPr>
                      <w:bookmarkStart w:id="5" w:name="OLE_LINK36"/>
                      <w:bookmarkStart w:id="6" w:name="OLE_LINK37"/>
                      <w:bookmarkStart w:id="7" w:name="_Hlk59891266"/>
                      <w:r w:rsidRPr="002F1C03">
                        <w:rPr>
                          <w:lang w:val="fr-CH"/>
                        </w:rPr>
                        <w:t>ASCRES • CIRES • MINSANTE Cité Verte • CIRCB • GIZ</w:t>
                      </w:r>
                      <w:bookmarkEnd w:id="5"/>
                      <w:bookmarkEnd w:id="6"/>
                      <w:bookmarkEnd w:id="7"/>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7392" behindDoc="0" locked="0" layoutInCell="1" allowOverlap="1" wp14:anchorId="21A40FA0" wp14:editId="2DF83A3A">
                <wp:simplePos x="0" y="0"/>
                <wp:positionH relativeFrom="column">
                  <wp:posOffset>736502</wp:posOffset>
                </wp:positionH>
                <wp:positionV relativeFrom="paragraph">
                  <wp:posOffset>8253730</wp:posOffset>
                </wp:positionV>
                <wp:extent cx="2868930" cy="542290"/>
                <wp:effectExtent l="0" t="0" r="0" b="0"/>
                <wp:wrapNone/>
                <wp:docPr id="13" name="Rectangle 87"/>
                <wp:cNvGraphicFramePr/>
                <a:graphic xmlns:a="http://schemas.openxmlformats.org/drawingml/2006/main">
                  <a:graphicData uri="http://schemas.microsoft.com/office/word/2010/wordprocessingShape">
                    <wps:wsp>
                      <wps:cNvSpPr/>
                      <wps:spPr bwMode="auto">
                        <a:xfrm>
                          <a:off x="0" y="0"/>
                          <a:ext cx="2868930" cy="542290"/>
                        </a:xfrm>
                        <a:prstGeom prst="rect">
                          <a:avLst/>
                        </a:prstGeom>
                        <a:noFill/>
                        <a:ln>
                          <a:noFill/>
                        </a:ln>
                      </wps:spPr>
                      <wps:txbx>
                        <w:txbxContent>
                          <w:p w14:paraId="1091256A" w14:textId="77777777" w:rsidR="004863C4" w:rsidRPr="00391236" w:rsidRDefault="004863C4"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4863C4" w:rsidRDefault="004863C4"/>
                          <w:p w14:paraId="18A19089" w14:textId="77777777" w:rsidR="00271A85" w:rsidRDefault="00271A85"/>
                          <w:p w14:paraId="077D3920" w14:textId="09329E5B" w:rsidR="004863C4" w:rsidRDefault="004863C4" w:rsidP="00BB7F4B"/>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A40FA0" id="_x0000_s1031" style="position:absolute;margin-left:58pt;margin-top:649.9pt;width:225.9pt;height:4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" filled="f" stroked="f">
                <v:textbox inset="2.53958mm,1.2694mm,2.53958mm,1.2694mm">
                  <w:txbxContent>
                    <w:p w14:paraId="1091256A" w14:textId="77777777" w:rsidR="004863C4" w:rsidRPr="00391236" w:rsidRDefault="004863C4"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4863C4" w:rsidRDefault="004863C4"/>
                    <w:p w14:paraId="18A19089" w14:textId="77777777" w:rsidR="00000000" w:rsidRDefault="00B40147"/>
                    <w:p w14:paraId="077D3920" w14:textId="09329E5B" w:rsidR="004863C4" w:rsidRDefault="004863C4" w:rsidP="00BB7F4B"/>
                  </w:txbxContent>
                </v:textbox>
              </v:rect>
            </w:pict>
          </mc:Fallback>
        </mc:AlternateContent>
      </w:r>
      <w:r w:rsidR="0077427E" w:rsidRPr="001E7519">
        <w:rPr>
          <w:rFonts w:ascii="Open Sans" w:eastAsia="DejaVu Sans Condensed" w:hAnsi="Open Sans" w:cs="DejaVu Sans Condensed"/>
          <w:noProof/>
          <w:sz w:val="16"/>
          <w:szCs w:val="16"/>
        </w:rPr>
        <mc:AlternateContent>
          <mc:Choice Requires="wps">
            <w:drawing>
              <wp:anchor distT="0" distB="0" distL="114300" distR="114300" simplePos="0" relativeHeight="251711488" behindDoc="0" locked="0" layoutInCell="1" allowOverlap="1" wp14:anchorId="26DE9964" wp14:editId="7DA2BE80">
                <wp:simplePos x="0" y="0"/>
                <wp:positionH relativeFrom="column">
                  <wp:posOffset>6324917</wp:posOffset>
                </wp:positionH>
                <wp:positionV relativeFrom="paragraph">
                  <wp:posOffset>9402763</wp:posOffset>
                </wp:positionV>
                <wp:extent cx="1058545" cy="1026160"/>
                <wp:effectExtent l="3493" t="0" r="0" b="0"/>
                <wp:wrapNone/>
                <wp:docPr id="130" name="L-shape 130"/>
                <wp:cNvGraphicFramePr/>
                <a:graphic xmlns:a="http://schemas.openxmlformats.org/drawingml/2006/main">
                  <a:graphicData uri="http://schemas.microsoft.com/office/word/2010/wordprocessingShape">
                    <wps:wsp>
                      <wps:cNvSpPr/>
                      <wps:spPr bwMode="auto">
                        <a:xfrm rot="16200000">
                          <a:off x="0" y="0"/>
                          <a:ext cx="1058545" cy="1026160"/>
                        </a:xfrm>
                        <a:prstGeom prst="corner">
                          <a:avLst>
                            <a:gd name="adj1" fmla="val 2983"/>
                            <a:gd name="adj2" fmla="val 2983"/>
                          </a:avLst>
                        </a:prstGeom>
                        <a:solidFill>
                          <a:srgbClr val="2C969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859786" id="L-shape 130" o:spid="_x0000_s1026" style="position:absolute;margin-left:498pt;margin-top:740.4pt;width:83.35pt;height:80.8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58545,1026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" path="m,l30610,r,995550l1058545,995550r,30610l,1026160,,xe" fillcolor="#2c969c" stroked="f">
                <v:path arrowok="t" o:connecttype="custom" o:connectlocs="0,0;30610,0;30610,995550;1058545,995550;1058545,1026160;0,1026160;0,0" o:connectangles="0,0,0,0,0,0,0"/>
              </v:shape>
            </w:pict>
          </mc:Fallback>
        </mc:AlternateContent>
      </w:r>
    </w:p>
    <w:p w14:paraId="4F3173F6" w14:textId="77777777" w:rsidR="0077427E" w:rsidRPr="001E7519" w:rsidRDefault="0077427E" w:rsidP="00585C8D">
      <w:pPr>
        <w:pStyle w:val="StyleIntroText14ptBold"/>
        <w:spacing w:line="276" w:lineRule="auto"/>
        <w:rPr>
          <w:sz w:val="48"/>
          <w:szCs w:val="22"/>
        </w:rPr>
      </w:pPr>
    </w:p>
    <w:p w14:paraId="373A85B3" w14:textId="77777777" w:rsidR="0077427E" w:rsidRPr="001E7519" w:rsidRDefault="0077427E" w:rsidP="00585C8D">
      <w:pPr>
        <w:pStyle w:val="StyleIntroText14ptBold"/>
        <w:spacing w:line="276" w:lineRule="auto"/>
        <w:rPr>
          <w:rFonts w:ascii="Antique Olive" w:hAnsi="Antique Olive"/>
          <w:sz w:val="34"/>
          <w:szCs w:val="32"/>
        </w:rPr>
      </w:pPr>
      <w:bookmarkStart w:id="4" w:name="OLE_LINK7"/>
      <w:bookmarkStart w:id="5" w:name="OLE_LINK9"/>
      <w:r w:rsidRPr="001E7519">
        <w:rPr>
          <w:rFonts w:ascii="Antique Olive" w:hAnsi="Antique Olive"/>
          <w:sz w:val="34"/>
          <w:szCs w:val="32"/>
        </w:rPr>
        <w:t>Epidemiological survey and active screening for COVID-19: Investigating the circulation and impact of SARS-CoV-2 on the population of the health district of Cité Verte in Yaounde </w:t>
      </w:r>
    </w:p>
    <w:bookmarkEnd w:id="4"/>
    <w:bookmarkEnd w:id="5"/>
    <w:p w14:paraId="5B27FBFE" w14:textId="77777777" w:rsidR="0077427E" w:rsidRPr="001E7519" w:rsidRDefault="0077427E" w:rsidP="00585C8D">
      <w:pPr>
        <w:pStyle w:val="StyleIntroText14ptBold"/>
        <w:spacing w:line="276" w:lineRule="auto"/>
        <w:rPr>
          <w:sz w:val="32"/>
          <w:szCs w:val="32"/>
        </w:rPr>
      </w:pPr>
    </w:p>
    <w:p w14:paraId="27FB228E" w14:textId="77777777" w:rsidR="0077427E" w:rsidRPr="001E7519" w:rsidRDefault="0077427E" w:rsidP="00585C8D">
      <w:pPr>
        <w:ind w:hanging="2"/>
        <w:rPr>
          <w:rFonts w:eastAsia="Arial" w:cs="Arial"/>
          <w:sz w:val="18"/>
        </w:rPr>
      </w:pPr>
      <w:bookmarkStart w:id="6" w:name="OLE_LINK41"/>
      <w:bookmarkStart w:id="7" w:name="OLE_LINK42"/>
    </w:p>
    <w:tbl>
      <w:tblPr>
        <w:tblStyle w:val="TableList3"/>
        <w:tblW w:w="8940" w:type="dxa"/>
        <w:tblLayout w:type="fixed"/>
        <w:tblLook w:val="0000" w:firstRow="0" w:lastRow="0" w:firstColumn="0" w:lastColumn="0" w:noHBand="0" w:noVBand="0"/>
      </w:tblPr>
      <w:tblGrid>
        <w:gridCol w:w="3435"/>
        <w:gridCol w:w="5505"/>
      </w:tblGrid>
      <w:tr w:rsidR="0077427E" w:rsidRPr="001E7519" w14:paraId="7829DAB6" w14:textId="77777777" w:rsidTr="006E5205">
        <w:tc>
          <w:tcPr>
            <w:tcW w:w="3435" w:type="dxa"/>
            <w:tcBorders>
              <w:top w:val="nil"/>
              <w:bottom w:val="single" w:sz="18" w:space="0" w:color="DDD9C3" w:themeColor="background2" w:themeShade="E6"/>
            </w:tcBorders>
          </w:tcPr>
          <w:p w14:paraId="68696EE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Principal </w:t>
            </w:r>
            <w:proofErr w:type="spellStart"/>
            <w:r w:rsidRPr="001E7519">
              <w:rPr>
                <w:rFonts w:ascii="Avenir Book" w:hAnsi="Avenir Book"/>
                <w:b/>
                <w:sz w:val="16"/>
                <w:szCs w:val="16"/>
              </w:rPr>
              <w:t>Investigators</w:t>
            </w:r>
            <w:proofErr w:type="spellEnd"/>
            <w:r w:rsidRPr="001E7519">
              <w:rPr>
                <w:rFonts w:ascii="Avenir Book" w:hAnsi="Avenir Book"/>
                <w:b/>
                <w:sz w:val="16"/>
                <w:szCs w:val="16"/>
              </w:rPr>
              <w:t xml:space="preserve"> </w:t>
            </w:r>
          </w:p>
        </w:tc>
        <w:tc>
          <w:tcPr>
            <w:tcW w:w="5505" w:type="dxa"/>
            <w:tcBorders>
              <w:top w:val="nil"/>
              <w:bottom w:val="single" w:sz="18" w:space="0" w:color="DDD9C3" w:themeColor="background2" w:themeShade="E6"/>
            </w:tcBorders>
          </w:tcPr>
          <w:p w14:paraId="2FD0CBD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2F1C03" w14:paraId="59BD9B4F" w14:textId="77777777" w:rsidTr="006E5205">
        <w:tc>
          <w:tcPr>
            <w:tcW w:w="3435" w:type="dxa"/>
            <w:tcBorders>
              <w:top w:val="single" w:sz="18" w:space="0" w:color="DDD9C3" w:themeColor="background2" w:themeShade="E6"/>
              <w:bottom w:val="single" w:sz="4" w:space="0" w:color="DDD9C3" w:themeColor="background2" w:themeShade="E6"/>
            </w:tcBorders>
          </w:tcPr>
          <w:p w14:paraId="78B87AD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Laura </w:t>
            </w:r>
            <w:proofErr w:type="spellStart"/>
            <w:r w:rsidRPr="001E7519">
              <w:rPr>
                <w:rFonts w:ascii="Avenir Book" w:hAnsi="Avenir Book"/>
                <w:sz w:val="16"/>
                <w:szCs w:val="16"/>
              </w:rPr>
              <w:t>Ciaffi</w:t>
            </w:r>
            <w:proofErr w:type="spellEnd"/>
            <w:r w:rsidRPr="001E7519">
              <w:rPr>
                <w:rFonts w:ascii="Avenir Book" w:hAnsi="Avenir Book"/>
                <w:sz w:val="16"/>
                <w:szCs w:val="16"/>
              </w:rPr>
              <w:t xml:space="preserve"> </w:t>
            </w:r>
          </w:p>
          <w:p w14:paraId="584E6F2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18" w:space="0" w:color="DDD9C3" w:themeColor="background2" w:themeShade="E6"/>
              <w:bottom w:val="single" w:sz="4" w:space="0" w:color="DDD9C3" w:themeColor="background2" w:themeShade="E6"/>
            </w:tcBorders>
          </w:tcPr>
          <w:p w14:paraId="540A7F7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p w14:paraId="31C995D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694 92 67 86</w:t>
            </w:r>
          </w:p>
          <w:p w14:paraId="1D86DC4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0">
              <w:r w:rsidRPr="001E7519">
                <w:rPr>
                  <w:rFonts w:ascii="Avenir Book" w:hAnsi="Avenir Book"/>
                  <w:color w:val="0563C1"/>
                  <w:sz w:val="16"/>
                  <w:szCs w:val="16"/>
                  <w:u w:val="single"/>
                </w:rPr>
                <w:t>lauraciaffi2002@yahoo.fr</w:t>
              </w:r>
            </w:hyperlink>
          </w:p>
        </w:tc>
      </w:tr>
      <w:tr w:rsidR="0077427E" w:rsidRPr="002F1C03" w14:paraId="110D9F8D" w14:textId="77777777" w:rsidTr="006E5205">
        <w:tc>
          <w:tcPr>
            <w:tcW w:w="3435" w:type="dxa"/>
            <w:tcBorders>
              <w:top w:val="single" w:sz="4" w:space="0" w:color="DDD9C3" w:themeColor="background2" w:themeShade="E6"/>
              <w:bottom w:val="single" w:sz="18" w:space="0" w:color="DDD9C3" w:themeColor="background2" w:themeShade="E6"/>
            </w:tcBorders>
          </w:tcPr>
          <w:p w14:paraId="59FC07C7"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Franck Wanda </w:t>
            </w:r>
          </w:p>
          <w:p w14:paraId="34C35494"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4" w:space="0" w:color="DDD9C3" w:themeColor="background2" w:themeShade="E6"/>
              <w:bottom w:val="single" w:sz="18" w:space="0" w:color="DDD9C3" w:themeColor="background2" w:themeShade="E6"/>
            </w:tcBorders>
          </w:tcPr>
          <w:p w14:paraId="4490923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CIRES</w:t>
            </w:r>
            <w:r w:rsidRPr="001E7519">
              <w:rPr>
                <w:rFonts w:ascii="Avenir Book" w:hAnsi="Avenir Book"/>
                <w:sz w:val="16"/>
                <w:szCs w:val="16"/>
              </w:rPr>
              <w:t xml:space="preserve"> – Centre International de Recherches, d'Enseignements et de Soins</w:t>
            </w:r>
          </w:p>
          <w:p w14:paraId="79457F9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699 73 46 89</w:t>
            </w:r>
          </w:p>
          <w:p w14:paraId="7A3CFEF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1">
              <w:r w:rsidRPr="001E7519">
                <w:rPr>
                  <w:rFonts w:ascii="Avenir Book" w:hAnsi="Avenir Book"/>
                  <w:color w:val="0563C1"/>
                  <w:sz w:val="16"/>
                  <w:szCs w:val="16"/>
                  <w:u w:val="single"/>
                </w:rPr>
                <w:t>franck.wanda@cires.solutions</w:t>
              </w:r>
            </w:hyperlink>
            <w:r w:rsidRPr="001E7519">
              <w:rPr>
                <w:rFonts w:ascii="Avenir Book" w:hAnsi="Avenir Book"/>
                <w:sz w:val="16"/>
                <w:szCs w:val="16"/>
              </w:rPr>
              <w:t xml:space="preserve">  </w:t>
            </w:r>
          </w:p>
        </w:tc>
      </w:tr>
    </w:tbl>
    <w:p w14:paraId="52AE8DA8" w14:textId="77777777" w:rsidR="0077427E" w:rsidRPr="001E7519" w:rsidRDefault="0077427E" w:rsidP="00585C8D">
      <w:pPr>
        <w:rPr>
          <w:rFonts w:ascii="Avenir Book" w:hAnsi="Avenir Book"/>
          <w:sz w:val="16"/>
          <w:szCs w:val="16"/>
          <w:lang w:val="fr-CM"/>
        </w:rPr>
      </w:pPr>
    </w:p>
    <w:p w14:paraId="0D7D5108" w14:textId="77777777" w:rsidR="0077427E" w:rsidRPr="001E7519" w:rsidRDefault="0077427E" w:rsidP="00585C8D">
      <w:pPr>
        <w:ind w:hanging="2"/>
        <w:rPr>
          <w:rFonts w:ascii="Avenir Book" w:eastAsia="Arial" w:hAnsi="Avenir Book" w:cs="Arial"/>
          <w:sz w:val="16"/>
          <w:szCs w:val="16"/>
          <w:lang w:val="fr-CM"/>
        </w:rPr>
      </w:pPr>
      <w:bookmarkStart w:id="8" w:name="OLE_LINK48"/>
      <w:bookmarkStart w:id="9" w:name="OLE_LINK49"/>
    </w:p>
    <w:tbl>
      <w:tblPr>
        <w:tblStyle w:val="TableList3"/>
        <w:tblW w:w="8940" w:type="dxa"/>
        <w:tblLayout w:type="fixed"/>
        <w:tblLook w:val="0000" w:firstRow="0" w:lastRow="0" w:firstColumn="0" w:lastColumn="0" w:noHBand="0" w:noVBand="0"/>
      </w:tblPr>
      <w:tblGrid>
        <w:gridCol w:w="3435"/>
        <w:gridCol w:w="5505"/>
      </w:tblGrid>
      <w:tr w:rsidR="0077427E" w:rsidRPr="001E7519" w14:paraId="7F967163" w14:textId="77777777" w:rsidTr="006E5205">
        <w:tc>
          <w:tcPr>
            <w:tcW w:w="3435" w:type="dxa"/>
            <w:tcBorders>
              <w:top w:val="nil"/>
              <w:bottom w:val="single" w:sz="18" w:space="0" w:color="DDD9C3" w:themeColor="background2" w:themeShade="E6"/>
            </w:tcBorders>
          </w:tcPr>
          <w:p w14:paraId="1B9A621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Investigators</w:t>
            </w:r>
            <w:proofErr w:type="spellEnd"/>
          </w:p>
        </w:tc>
        <w:tc>
          <w:tcPr>
            <w:tcW w:w="5505" w:type="dxa"/>
            <w:tcBorders>
              <w:top w:val="nil"/>
              <w:bottom w:val="single" w:sz="18" w:space="0" w:color="DDD9C3" w:themeColor="background2" w:themeShade="E6"/>
            </w:tcBorders>
          </w:tcPr>
          <w:p w14:paraId="0CB10EE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1E7519" w14:paraId="1854A760" w14:textId="77777777" w:rsidTr="006E5205">
        <w:tc>
          <w:tcPr>
            <w:tcW w:w="3435" w:type="dxa"/>
            <w:tcBorders>
              <w:top w:val="single" w:sz="18" w:space="0" w:color="DDD9C3" w:themeColor="background2" w:themeShade="E6"/>
              <w:bottom w:val="single" w:sz="4" w:space="0" w:color="DDD9C3" w:themeColor="background2" w:themeShade="E6"/>
            </w:tcBorders>
          </w:tcPr>
          <w:p w14:paraId="4988D442"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Dr Lucien Mama</w:t>
            </w:r>
          </w:p>
          <w:p w14:paraId="2143B408"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District medical Officer</w:t>
            </w:r>
          </w:p>
        </w:tc>
        <w:tc>
          <w:tcPr>
            <w:tcW w:w="5505" w:type="dxa"/>
            <w:tcBorders>
              <w:top w:val="single" w:sz="18" w:space="0" w:color="DDD9C3" w:themeColor="background2" w:themeShade="E6"/>
              <w:bottom w:val="single" w:sz="4" w:space="0" w:color="DDD9C3" w:themeColor="background2" w:themeShade="E6"/>
            </w:tcBorders>
          </w:tcPr>
          <w:p w14:paraId="3D5E586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b/>
                <w:sz w:val="16"/>
                <w:szCs w:val="16"/>
                <w:lang w:val="en-US"/>
              </w:rPr>
              <w:t>Ministry of Public health</w:t>
            </w:r>
          </w:p>
          <w:p w14:paraId="6771EB16"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District de </w:t>
            </w:r>
            <w:proofErr w:type="spellStart"/>
            <w:r w:rsidRPr="002F1C03">
              <w:rPr>
                <w:rFonts w:ascii="Avenir Book" w:hAnsi="Avenir Book"/>
                <w:sz w:val="16"/>
                <w:szCs w:val="16"/>
                <w:lang w:val="en-US"/>
              </w:rPr>
              <w:t>Sante</w:t>
            </w:r>
            <w:proofErr w:type="spellEnd"/>
            <w:r w:rsidRPr="002F1C03">
              <w:rPr>
                <w:rFonts w:ascii="Avenir Book" w:hAnsi="Avenir Book"/>
                <w:sz w:val="16"/>
                <w:szCs w:val="16"/>
                <w:lang w:val="en-US"/>
              </w:rPr>
              <w:t xml:space="preserve"> Cité Verte -Yaounde</w:t>
            </w:r>
          </w:p>
        </w:tc>
      </w:tr>
      <w:tr w:rsidR="0077427E" w:rsidRPr="002F1C03" w14:paraId="6B8A5FB3" w14:textId="77777777" w:rsidTr="006E5205">
        <w:tc>
          <w:tcPr>
            <w:tcW w:w="3435" w:type="dxa"/>
            <w:tcBorders>
              <w:top w:val="single" w:sz="4" w:space="0" w:color="DDD9C3" w:themeColor="background2" w:themeShade="E6"/>
              <w:bottom w:val="single" w:sz="4" w:space="0" w:color="DDD9C3" w:themeColor="background2" w:themeShade="E6"/>
            </w:tcBorders>
          </w:tcPr>
          <w:p w14:paraId="02A5D57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Joseph </w:t>
            </w:r>
            <w:proofErr w:type="spellStart"/>
            <w:r w:rsidRPr="001E7519">
              <w:rPr>
                <w:rFonts w:ascii="Avenir Book" w:hAnsi="Avenir Book"/>
                <w:sz w:val="16"/>
                <w:szCs w:val="16"/>
              </w:rPr>
              <w:t>Fokam</w:t>
            </w:r>
            <w:proofErr w:type="spellEnd"/>
            <w:r w:rsidRPr="001E7519">
              <w:rPr>
                <w:rFonts w:ascii="Avenir Book" w:hAnsi="Avenir Book"/>
                <w:sz w:val="16"/>
                <w:szCs w:val="16"/>
              </w:rPr>
              <w:t xml:space="preserve"> </w:t>
            </w:r>
          </w:p>
          <w:p w14:paraId="2EF9C8B6"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Virologist</w:t>
            </w:r>
            <w:proofErr w:type="spellEnd"/>
          </w:p>
        </w:tc>
        <w:tc>
          <w:tcPr>
            <w:tcW w:w="5505" w:type="dxa"/>
            <w:tcBorders>
              <w:top w:val="single" w:sz="4" w:space="0" w:color="DDD9C3" w:themeColor="background2" w:themeShade="E6"/>
              <w:bottom w:val="single" w:sz="4" w:space="0" w:color="DDD9C3" w:themeColor="background2" w:themeShade="E6"/>
            </w:tcBorders>
          </w:tcPr>
          <w:p w14:paraId="3F95A9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CIRCB - </w:t>
            </w:r>
            <w:r w:rsidRPr="001E7519">
              <w:rPr>
                <w:rFonts w:ascii="Avenir Book" w:hAnsi="Avenir Book"/>
                <w:sz w:val="16"/>
                <w:szCs w:val="16"/>
              </w:rPr>
              <w:t>Centre International de recherche Chantal Biya Yaoundé</w:t>
            </w:r>
          </w:p>
        </w:tc>
      </w:tr>
      <w:tr w:rsidR="0077427E" w:rsidRPr="002F1C03" w14:paraId="6C32BC86" w14:textId="77777777" w:rsidTr="006E5205">
        <w:tc>
          <w:tcPr>
            <w:tcW w:w="3435" w:type="dxa"/>
            <w:tcBorders>
              <w:top w:val="single" w:sz="4" w:space="0" w:color="DDD9C3" w:themeColor="background2" w:themeShade="E6"/>
              <w:bottom w:val="single" w:sz="18" w:space="0" w:color="DDD9C3" w:themeColor="background2" w:themeShade="E6"/>
            </w:tcBorders>
          </w:tcPr>
          <w:p w14:paraId="36864E5D"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Dr Eric Comte </w:t>
            </w:r>
          </w:p>
          <w:p w14:paraId="597914D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Public Health Specialist</w:t>
            </w:r>
          </w:p>
        </w:tc>
        <w:tc>
          <w:tcPr>
            <w:tcW w:w="5505" w:type="dxa"/>
            <w:tcBorders>
              <w:top w:val="single" w:sz="4" w:space="0" w:color="DDD9C3" w:themeColor="background2" w:themeShade="E6"/>
              <w:bottom w:val="single" w:sz="18" w:space="0" w:color="DDD9C3" w:themeColor="background2" w:themeShade="E6"/>
            </w:tcBorders>
          </w:tcPr>
          <w:p w14:paraId="1521216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p w14:paraId="330BF13F" w14:textId="77777777" w:rsidR="0077427E" w:rsidRPr="001E7519" w:rsidRDefault="0077427E" w:rsidP="00585C8D">
            <w:pPr>
              <w:spacing w:line="276" w:lineRule="auto"/>
              <w:ind w:hanging="2"/>
              <w:rPr>
                <w:rFonts w:ascii="Avenir Book" w:hAnsi="Avenir Book"/>
                <w:b/>
                <w:sz w:val="16"/>
                <w:szCs w:val="16"/>
              </w:rPr>
            </w:pPr>
          </w:p>
        </w:tc>
      </w:tr>
      <w:bookmarkEnd w:id="8"/>
      <w:bookmarkEnd w:id="9"/>
    </w:tbl>
    <w:p w14:paraId="71775B2F" w14:textId="77777777" w:rsidR="0077427E" w:rsidRPr="001E7519" w:rsidRDefault="0077427E" w:rsidP="00585C8D">
      <w:pPr>
        <w:rPr>
          <w:sz w:val="16"/>
          <w:szCs w:val="16"/>
          <w:lang w:val="fr-CM"/>
        </w:rPr>
      </w:pPr>
    </w:p>
    <w:p w14:paraId="0AF219AE" w14:textId="77777777" w:rsidR="0077427E" w:rsidRPr="001E7519" w:rsidRDefault="0077427E" w:rsidP="00585C8D">
      <w:pPr>
        <w:rPr>
          <w:sz w:val="16"/>
          <w:szCs w:val="16"/>
          <w:lang w:val="fr-CM"/>
        </w:rPr>
      </w:pPr>
    </w:p>
    <w:p w14:paraId="04CFE894" w14:textId="77777777" w:rsidR="0077427E" w:rsidRPr="001E7519" w:rsidRDefault="0077427E" w:rsidP="00585C8D">
      <w:pPr>
        <w:ind w:hanging="2"/>
        <w:rPr>
          <w:rFonts w:eastAsia="Arial" w:cs="Arial"/>
          <w:sz w:val="16"/>
          <w:szCs w:val="16"/>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5B33E8EA" w14:textId="77777777" w:rsidTr="006E5205">
        <w:tc>
          <w:tcPr>
            <w:tcW w:w="3435" w:type="dxa"/>
            <w:tcBorders>
              <w:top w:val="nil"/>
              <w:bottom w:val="single" w:sz="18" w:space="0" w:color="DDD9C3" w:themeColor="background2" w:themeShade="E6"/>
            </w:tcBorders>
          </w:tcPr>
          <w:p w14:paraId="371A2A5E" w14:textId="77777777" w:rsidR="0077427E" w:rsidRPr="001E7519" w:rsidRDefault="0077427E" w:rsidP="00585C8D">
            <w:pPr>
              <w:spacing w:line="276" w:lineRule="auto"/>
              <w:ind w:hanging="2"/>
              <w:rPr>
                <w:rFonts w:ascii="Avenir Book" w:hAnsi="Avenir Book"/>
                <w:sz w:val="16"/>
                <w:szCs w:val="16"/>
              </w:rPr>
            </w:pPr>
            <w:bookmarkStart w:id="10" w:name="OLE_LINK62"/>
            <w:bookmarkStart w:id="11" w:name="OLE_LINK63"/>
            <w:r w:rsidRPr="001E7519">
              <w:rPr>
                <w:rFonts w:ascii="Avenir Book" w:hAnsi="Avenir Book"/>
                <w:b/>
                <w:sz w:val="16"/>
                <w:szCs w:val="16"/>
              </w:rPr>
              <w:t>Project Staff</w:t>
            </w:r>
          </w:p>
        </w:tc>
        <w:tc>
          <w:tcPr>
            <w:tcW w:w="5505" w:type="dxa"/>
            <w:tcBorders>
              <w:top w:val="nil"/>
              <w:bottom w:val="single" w:sz="18" w:space="0" w:color="DDD9C3" w:themeColor="background2" w:themeShade="E6"/>
            </w:tcBorders>
          </w:tcPr>
          <w:p w14:paraId="01D81F4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Role</w:t>
            </w:r>
            <w:proofErr w:type="spellEnd"/>
          </w:p>
        </w:tc>
      </w:tr>
      <w:tr w:rsidR="0077427E" w:rsidRPr="001E7519" w14:paraId="1E720F60" w14:textId="77777777" w:rsidTr="006E5205">
        <w:tc>
          <w:tcPr>
            <w:tcW w:w="3435" w:type="dxa"/>
            <w:tcBorders>
              <w:top w:val="single" w:sz="18" w:space="0" w:color="DDD9C3" w:themeColor="background2" w:themeShade="E6"/>
              <w:bottom w:val="single" w:sz="4" w:space="0" w:color="DDD9C3" w:themeColor="background2" w:themeShade="E6"/>
            </w:tcBorders>
          </w:tcPr>
          <w:p w14:paraId="717B2CDA"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Eric</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Mimbe</w:t>
            </w:r>
            <w:proofErr w:type="spellEnd"/>
          </w:p>
        </w:tc>
        <w:tc>
          <w:tcPr>
            <w:tcW w:w="5505" w:type="dxa"/>
            <w:tcBorders>
              <w:top w:val="single" w:sz="18" w:space="0" w:color="DDD9C3" w:themeColor="background2" w:themeShade="E6"/>
              <w:bottom w:val="single" w:sz="4" w:space="0" w:color="DDD9C3" w:themeColor="background2" w:themeShade="E6"/>
            </w:tcBorders>
          </w:tcPr>
          <w:p w14:paraId="1D74A1DB"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Data Manager</w:t>
            </w:r>
          </w:p>
        </w:tc>
      </w:tr>
      <w:tr w:rsidR="0077427E" w:rsidRPr="001E7519" w14:paraId="647911DE" w14:textId="77777777" w:rsidTr="006E5205">
        <w:tc>
          <w:tcPr>
            <w:tcW w:w="3435" w:type="dxa"/>
            <w:tcBorders>
              <w:top w:val="single" w:sz="4" w:space="0" w:color="DDD9C3" w:themeColor="background2" w:themeShade="E6"/>
              <w:bottom w:val="single" w:sz="4" w:space="0" w:color="DDD9C3" w:themeColor="background2" w:themeShade="E6"/>
            </w:tcBorders>
          </w:tcPr>
          <w:p w14:paraId="18C48DE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Jeanine </w:t>
            </w:r>
            <w:proofErr w:type="spellStart"/>
            <w:r w:rsidRPr="001E7519">
              <w:rPr>
                <w:rFonts w:ascii="Avenir Book" w:hAnsi="Avenir Book"/>
                <w:sz w:val="16"/>
                <w:szCs w:val="16"/>
              </w:rPr>
              <w:t>Meke</w:t>
            </w:r>
            <w:proofErr w:type="spellEnd"/>
          </w:p>
        </w:tc>
        <w:tc>
          <w:tcPr>
            <w:tcW w:w="5505" w:type="dxa"/>
            <w:tcBorders>
              <w:top w:val="single" w:sz="4" w:space="0" w:color="DDD9C3" w:themeColor="background2" w:themeShade="E6"/>
              <w:bottom w:val="single" w:sz="4" w:space="0" w:color="DDD9C3" w:themeColor="background2" w:themeShade="E6"/>
            </w:tcBorders>
          </w:tcPr>
          <w:p w14:paraId="47856B7A" w14:textId="671C734A"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w:t>
            </w:r>
            <w:r w:rsidR="0034685D">
              <w:rPr>
                <w:rFonts w:ascii="Avenir Book" w:hAnsi="Avenir Book"/>
                <w:bCs/>
                <w:sz w:val="16"/>
                <w:szCs w:val="16"/>
              </w:rPr>
              <w:t>T</w:t>
            </w:r>
            <w:r w:rsidRPr="001E7519">
              <w:rPr>
                <w:rFonts w:ascii="Avenir Book" w:hAnsi="Avenir Book"/>
                <w:bCs/>
                <w:sz w:val="16"/>
                <w:szCs w:val="16"/>
              </w:rPr>
              <w:t>eam Leader</w:t>
            </w:r>
          </w:p>
        </w:tc>
      </w:tr>
      <w:tr w:rsidR="0077427E" w:rsidRPr="001E7519" w14:paraId="15B7269F" w14:textId="77777777" w:rsidTr="006E5205">
        <w:tc>
          <w:tcPr>
            <w:tcW w:w="3435" w:type="dxa"/>
            <w:tcBorders>
              <w:top w:val="single" w:sz="4" w:space="0" w:color="DDD9C3" w:themeColor="background2" w:themeShade="E6"/>
              <w:bottom w:val="single" w:sz="4" w:space="0" w:color="DDD9C3" w:themeColor="background2" w:themeShade="E6"/>
            </w:tcBorders>
          </w:tcPr>
          <w:p w14:paraId="13AF56BB"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Armel </w:t>
            </w:r>
            <w:proofErr w:type="spellStart"/>
            <w:r w:rsidRPr="001E7519">
              <w:rPr>
                <w:rFonts w:ascii="Avenir Book" w:hAnsi="Avenir Book"/>
                <w:sz w:val="16"/>
                <w:szCs w:val="16"/>
              </w:rPr>
              <w:t>Tassegning</w:t>
            </w:r>
            <w:proofErr w:type="spellEnd"/>
          </w:p>
        </w:tc>
        <w:tc>
          <w:tcPr>
            <w:tcW w:w="5505" w:type="dxa"/>
            <w:tcBorders>
              <w:top w:val="single" w:sz="4" w:space="0" w:color="DDD9C3" w:themeColor="background2" w:themeShade="E6"/>
              <w:bottom w:val="single" w:sz="4" w:space="0" w:color="DDD9C3" w:themeColor="background2" w:themeShade="E6"/>
            </w:tcBorders>
          </w:tcPr>
          <w:p w14:paraId="489EF8AF" w14:textId="262D1282" w:rsidR="0077427E" w:rsidRPr="001E7519" w:rsidRDefault="0077427E" w:rsidP="00585C8D">
            <w:pPr>
              <w:spacing w:line="276" w:lineRule="auto"/>
              <w:ind w:hanging="2"/>
              <w:rPr>
                <w:rFonts w:ascii="Avenir Book" w:hAnsi="Avenir Book"/>
                <w:b/>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Team Leader</w:t>
            </w:r>
          </w:p>
        </w:tc>
      </w:tr>
      <w:tr w:rsidR="0077427E" w:rsidRPr="001E7519" w14:paraId="49F5D7B1" w14:textId="77777777" w:rsidTr="006E5205">
        <w:tc>
          <w:tcPr>
            <w:tcW w:w="3435" w:type="dxa"/>
            <w:tcBorders>
              <w:top w:val="single" w:sz="4" w:space="0" w:color="DDD9C3" w:themeColor="background2" w:themeShade="E6"/>
              <w:bottom w:val="single" w:sz="4" w:space="0" w:color="DDD9C3" w:themeColor="background2" w:themeShade="E6"/>
            </w:tcBorders>
          </w:tcPr>
          <w:p w14:paraId="2E515B75"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Thomas </w:t>
            </w:r>
            <w:proofErr w:type="spellStart"/>
            <w:r w:rsidRPr="001E7519">
              <w:rPr>
                <w:rFonts w:ascii="Avenir Book" w:hAnsi="Avenir Book"/>
                <w:sz w:val="16"/>
                <w:szCs w:val="16"/>
              </w:rPr>
              <w:t>Eyinga</w:t>
            </w:r>
            <w:proofErr w:type="spellEnd"/>
          </w:p>
        </w:tc>
        <w:tc>
          <w:tcPr>
            <w:tcW w:w="5505" w:type="dxa"/>
            <w:tcBorders>
              <w:top w:val="single" w:sz="4" w:space="0" w:color="DDD9C3" w:themeColor="background2" w:themeShade="E6"/>
              <w:bottom w:val="single" w:sz="4" w:space="0" w:color="DDD9C3" w:themeColor="background2" w:themeShade="E6"/>
            </w:tcBorders>
          </w:tcPr>
          <w:p w14:paraId="022E6C1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6250D415" w14:textId="77777777" w:rsidTr="006E5205">
        <w:tc>
          <w:tcPr>
            <w:tcW w:w="3435" w:type="dxa"/>
            <w:tcBorders>
              <w:top w:val="single" w:sz="4" w:space="0" w:color="DDD9C3" w:themeColor="background2" w:themeShade="E6"/>
              <w:bottom w:val="single" w:sz="4" w:space="0" w:color="DDD9C3" w:themeColor="background2" w:themeShade="E6"/>
            </w:tcBorders>
          </w:tcPr>
          <w:p w14:paraId="77608E9F"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Evelyne </w:t>
            </w:r>
            <w:proofErr w:type="spellStart"/>
            <w:r w:rsidRPr="001E7519">
              <w:rPr>
                <w:rFonts w:ascii="Avenir Book" w:hAnsi="Avenir Book"/>
                <w:sz w:val="16"/>
                <w:szCs w:val="16"/>
              </w:rPr>
              <w:t>Boyomo</w:t>
            </w:r>
            <w:proofErr w:type="spellEnd"/>
          </w:p>
        </w:tc>
        <w:tc>
          <w:tcPr>
            <w:tcW w:w="5505" w:type="dxa"/>
            <w:tcBorders>
              <w:top w:val="single" w:sz="4" w:space="0" w:color="DDD9C3" w:themeColor="background2" w:themeShade="E6"/>
              <w:bottom w:val="single" w:sz="4" w:space="0" w:color="DDD9C3" w:themeColor="background2" w:themeShade="E6"/>
            </w:tcBorders>
          </w:tcPr>
          <w:p w14:paraId="4E4C5B21"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109EEF7F" w14:textId="77777777" w:rsidTr="006E5205">
        <w:tc>
          <w:tcPr>
            <w:tcW w:w="3435" w:type="dxa"/>
            <w:tcBorders>
              <w:top w:val="single" w:sz="4" w:space="0" w:color="DDD9C3" w:themeColor="background2" w:themeShade="E6"/>
              <w:bottom w:val="single" w:sz="4" w:space="0" w:color="DDD9C3" w:themeColor="background2" w:themeShade="E6"/>
            </w:tcBorders>
          </w:tcPr>
          <w:p w14:paraId="51E51453" w14:textId="77777777" w:rsidR="0077427E" w:rsidRPr="001E7519" w:rsidRDefault="0077427E" w:rsidP="00585C8D">
            <w:pPr>
              <w:spacing w:line="276" w:lineRule="auto"/>
              <w:rPr>
                <w:rFonts w:ascii="Avenir Book" w:hAnsi="Avenir Book"/>
                <w:sz w:val="16"/>
                <w:szCs w:val="16"/>
              </w:rPr>
            </w:pPr>
            <w:proofErr w:type="spellStart"/>
            <w:r w:rsidRPr="001E7519">
              <w:rPr>
                <w:rFonts w:ascii="Avenir Book" w:hAnsi="Avenir Book"/>
                <w:sz w:val="16"/>
                <w:szCs w:val="16"/>
              </w:rPr>
              <w:t>Assana</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Gondio</w:t>
            </w:r>
            <w:proofErr w:type="spellEnd"/>
            <w:r w:rsidRPr="001E7519">
              <w:rPr>
                <w:rFonts w:ascii="Avenir Book" w:hAnsi="Avenir Book"/>
                <w:sz w:val="16"/>
                <w:szCs w:val="16"/>
              </w:rPr>
              <w:t xml:space="preserve"> A </w:t>
            </w:r>
            <w:proofErr w:type="spellStart"/>
            <w:r w:rsidRPr="001E7519">
              <w:rPr>
                <w:rFonts w:ascii="Avenir Book" w:hAnsi="Avenir Book"/>
                <w:sz w:val="16"/>
                <w:szCs w:val="16"/>
              </w:rPr>
              <w:t>Tiati</w:t>
            </w:r>
            <w:proofErr w:type="spellEnd"/>
          </w:p>
        </w:tc>
        <w:tc>
          <w:tcPr>
            <w:tcW w:w="5505" w:type="dxa"/>
            <w:tcBorders>
              <w:top w:val="single" w:sz="4" w:space="0" w:color="DDD9C3" w:themeColor="background2" w:themeShade="E6"/>
              <w:bottom w:val="single" w:sz="4" w:space="0" w:color="DDD9C3" w:themeColor="background2" w:themeShade="E6"/>
            </w:tcBorders>
          </w:tcPr>
          <w:p w14:paraId="5C49A72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25D190C" w14:textId="77777777" w:rsidTr="006E5205">
        <w:tc>
          <w:tcPr>
            <w:tcW w:w="3435" w:type="dxa"/>
            <w:tcBorders>
              <w:top w:val="single" w:sz="4" w:space="0" w:color="DDD9C3" w:themeColor="background2" w:themeShade="E6"/>
              <w:bottom w:val="single" w:sz="4" w:space="0" w:color="DDD9C3" w:themeColor="background2" w:themeShade="E6"/>
            </w:tcBorders>
          </w:tcPr>
          <w:p w14:paraId="3C568A91"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Yolande </w:t>
            </w:r>
            <w:proofErr w:type="spellStart"/>
            <w:r w:rsidRPr="001E7519">
              <w:rPr>
                <w:rFonts w:ascii="Avenir Book" w:hAnsi="Avenir Book"/>
                <w:sz w:val="16"/>
                <w:szCs w:val="16"/>
              </w:rPr>
              <w:t>Maled</w:t>
            </w:r>
            <w:proofErr w:type="spellEnd"/>
          </w:p>
        </w:tc>
        <w:tc>
          <w:tcPr>
            <w:tcW w:w="5505" w:type="dxa"/>
            <w:tcBorders>
              <w:top w:val="single" w:sz="4" w:space="0" w:color="DDD9C3" w:themeColor="background2" w:themeShade="E6"/>
              <w:bottom w:val="single" w:sz="4" w:space="0" w:color="DDD9C3" w:themeColor="background2" w:themeShade="E6"/>
            </w:tcBorders>
          </w:tcPr>
          <w:p w14:paraId="5F0EB5B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05D2B67" w14:textId="77777777" w:rsidTr="006E5205">
        <w:tc>
          <w:tcPr>
            <w:tcW w:w="3435" w:type="dxa"/>
            <w:tcBorders>
              <w:top w:val="single" w:sz="4" w:space="0" w:color="DDD9C3" w:themeColor="background2" w:themeShade="E6"/>
              <w:bottom w:val="single" w:sz="4" w:space="0" w:color="DDD9C3" w:themeColor="background2" w:themeShade="E6"/>
            </w:tcBorders>
          </w:tcPr>
          <w:p w14:paraId="5896C1B7"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Josphine</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Embolo</w:t>
            </w:r>
            <w:proofErr w:type="spellEnd"/>
            <w:r w:rsidRPr="001E7519">
              <w:rPr>
                <w:rFonts w:ascii="Avenir Book" w:hAnsi="Avenir Book"/>
                <w:sz w:val="16"/>
                <w:szCs w:val="16"/>
              </w:rPr>
              <w:t xml:space="preserve"> Manga</w:t>
            </w:r>
          </w:p>
        </w:tc>
        <w:tc>
          <w:tcPr>
            <w:tcW w:w="5505" w:type="dxa"/>
            <w:tcBorders>
              <w:top w:val="single" w:sz="4" w:space="0" w:color="DDD9C3" w:themeColor="background2" w:themeShade="E6"/>
              <w:bottom w:val="single" w:sz="4" w:space="0" w:color="DDD9C3" w:themeColor="background2" w:themeShade="E6"/>
            </w:tcBorders>
          </w:tcPr>
          <w:p w14:paraId="2A9279F3"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CCB7414" w14:textId="77777777" w:rsidTr="006E5205">
        <w:tc>
          <w:tcPr>
            <w:tcW w:w="3435" w:type="dxa"/>
            <w:tcBorders>
              <w:top w:val="single" w:sz="4" w:space="0" w:color="DDD9C3" w:themeColor="background2" w:themeShade="E6"/>
              <w:bottom w:val="single" w:sz="18" w:space="0" w:color="DDD9C3" w:themeColor="background2" w:themeShade="E6"/>
            </w:tcBorders>
          </w:tcPr>
          <w:p w14:paraId="2156FD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Michel </w:t>
            </w:r>
            <w:proofErr w:type="spellStart"/>
            <w:r w:rsidRPr="001E7519">
              <w:rPr>
                <w:rFonts w:ascii="Avenir Book" w:hAnsi="Avenir Book"/>
                <w:sz w:val="16"/>
                <w:szCs w:val="16"/>
              </w:rPr>
              <w:t>Ntsama</w:t>
            </w:r>
            <w:proofErr w:type="spellEnd"/>
          </w:p>
        </w:tc>
        <w:tc>
          <w:tcPr>
            <w:tcW w:w="5505" w:type="dxa"/>
            <w:tcBorders>
              <w:top w:val="single" w:sz="4" w:space="0" w:color="DDD9C3" w:themeColor="background2" w:themeShade="E6"/>
              <w:bottom w:val="single" w:sz="18" w:space="0" w:color="DDD9C3" w:themeColor="background2" w:themeShade="E6"/>
            </w:tcBorders>
          </w:tcPr>
          <w:p w14:paraId="213DD97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bl>
    <w:p w14:paraId="04310DAB" w14:textId="77777777" w:rsidR="0077427E" w:rsidRPr="001E7519" w:rsidRDefault="0077427E" w:rsidP="00585C8D">
      <w:pPr>
        <w:rPr>
          <w:sz w:val="18"/>
          <w:lang w:val="fr-CM"/>
        </w:rPr>
      </w:pPr>
    </w:p>
    <w:p w14:paraId="68E609E6" w14:textId="77777777" w:rsidR="0077427E" w:rsidRPr="001E7519" w:rsidRDefault="0077427E" w:rsidP="00585C8D">
      <w:pPr>
        <w:rPr>
          <w:sz w:val="18"/>
          <w:lang w:val="fr-CM"/>
        </w:rPr>
      </w:pPr>
    </w:p>
    <w:bookmarkEnd w:id="10"/>
    <w:bookmarkEnd w:id="11"/>
    <w:p w14:paraId="5C169FE9" w14:textId="77777777" w:rsidR="0077427E" w:rsidRPr="001E7519" w:rsidRDefault="0077427E" w:rsidP="00585C8D">
      <w:pPr>
        <w:rPr>
          <w:sz w:val="18"/>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1C37DD54" w14:textId="77777777" w:rsidTr="006E5205">
        <w:tc>
          <w:tcPr>
            <w:tcW w:w="3435" w:type="dxa"/>
            <w:tcBorders>
              <w:top w:val="nil"/>
              <w:bottom w:val="single" w:sz="18" w:space="0" w:color="DDD9C3" w:themeColor="background2" w:themeShade="E6"/>
            </w:tcBorders>
          </w:tcPr>
          <w:bookmarkEnd w:id="6"/>
          <w:bookmarkEnd w:id="7"/>
          <w:p w14:paraId="6B0181F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Sponsor</w:t>
            </w:r>
          </w:p>
        </w:tc>
        <w:tc>
          <w:tcPr>
            <w:tcW w:w="5505" w:type="dxa"/>
            <w:tcBorders>
              <w:top w:val="nil"/>
              <w:bottom w:val="single" w:sz="18" w:space="0" w:color="DDD9C3" w:themeColor="background2" w:themeShade="E6"/>
            </w:tcBorders>
          </w:tcPr>
          <w:p w14:paraId="33E2BB4A" w14:textId="77777777" w:rsidR="0077427E" w:rsidRPr="001E7519" w:rsidRDefault="0077427E" w:rsidP="00585C8D">
            <w:pPr>
              <w:spacing w:line="276" w:lineRule="auto"/>
              <w:ind w:hanging="2"/>
              <w:rPr>
                <w:rFonts w:ascii="Avenir Book" w:hAnsi="Avenir Book"/>
                <w:sz w:val="16"/>
                <w:szCs w:val="16"/>
              </w:rPr>
            </w:pPr>
          </w:p>
        </w:tc>
      </w:tr>
      <w:tr w:rsidR="0077427E" w:rsidRPr="001E7519" w14:paraId="17932C86" w14:textId="77777777" w:rsidTr="006E5205">
        <w:tc>
          <w:tcPr>
            <w:tcW w:w="3435" w:type="dxa"/>
            <w:tcBorders>
              <w:top w:val="single" w:sz="4" w:space="0" w:color="DDD9C3" w:themeColor="background2" w:themeShade="E6"/>
              <w:bottom w:val="single" w:sz="18" w:space="0" w:color="DDD9C3" w:themeColor="background2" w:themeShade="E6"/>
            </w:tcBorders>
          </w:tcPr>
          <w:p w14:paraId="26329205"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GIZ Cameroun</w:t>
            </w:r>
          </w:p>
          <w:p w14:paraId="7D188DA0" w14:textId="77777777" w:rsidR="0077427E" w:rsidRPr="001E7519" w:rsidRDefault="0077427E" w:rsidP="00585C8D">
            <w:pPr>
              <w:spacing w:line="276" w:lineRule="auto"/>
              <w:rPr>
                <w:rFonts w:ascii="Avenir Book" w:hAnsi="Avenir Book"/>
                <w:sz w:val="16"/>
                <w:szCs w:val="16"/>
              </w:rPr>
            </w:pPr>
          </w:p>
          <w:p w14:paraId="31FE1BBA" w14:textId="77777777" w:rsidR="0077427E" w:rsidRPr="001E7519" w:rsidRDefault="0077427E" w:rsidP="00585C8D">
            <w:pPr>
              <w:spacing w:line="276" w:lineRule="auto"/>
              <w:rPr>
                <w:rFonts w:ascii="Avenir Book" w:hAnsi="Avenir Book"/>
                <w:sz w:val="16"/>
                <w:szCs w:val="16"/>
              </w:rPr>
            </w:pPr>
          </w:p>
        </w:tc>
        <w:tc>
          <w:tcPr>
            <w:tcW w:w="5505" w:type="dxa"/>
            <w:tcBorders>
              <w:top w:val="single" w:sz="4" w:space="0" w:color="DDD9C3" w:themeColor="background2" w:themeShade="E6"/>
              <w:bottom w:val="single" w:sz="18" w:space="0" w:color="DDD9C3" w:themeColor="background2" w:themeShade="E6"/>
            </w:tcBorders>
          </w:tcPr>
          <w:p w14:paraId="7C7A77EC" w14:textId="77777777" w:rsidR="0077427E" w:rsidRPr="002F1C03" w:rsidRDefault="0077427E" w:rsidP="00585C8D">
            <w:pPr>
              <w:spacing w:line="276" w:lineRule="auto"/>
              <w:ind w:hanging="2"/>
              <w:rPr>
                <w:rFonts w:ascii="Avenir Book" w:hAnsi="Avenir Book"/>
                <w:bCs/>
                <w:sz w:val="16"/>
                <w:szCs w:val="16"/>
                <w:lang w:val="en-US"/>
              </w:rPr>
            </w:pPr>
            <w:proofErr w:type="spellStart"/>
            <w:r w:rsidRPr="002F1C03">
              <w:rPr>
                <w:rFonts w:ascii="Avenir Book" w:hAnsi="Avenir Book"/>
                <w:bCs/>
                <w:sz w:val="16"/>
                <w:szCs w:val="16"/>
                <w:lang w:val="en-US"/>
              </w:rPr>
              <w:t>Mr</w:t>
            </w:r>
            <w:proofErr w:type="spellEnd"/>
            <w:r w:rsidRPr="002F1C03">
              <w:rPr>
                <w:rFonts w:ascii="Avenir Book" w:hAnsi="Avenir Book"/>
                <w:bCs/>
                <w:sz w:val="16"/>
                <w:szCs w:val="16"/>
                <w:lang w:val="en-US"/>
              </w:rPr>
              <w:t xml:space="preserve"> </w:t>
            </w:r>
            <w:proofErr w:type="spellStart"/>
            <w:r w:rsidRPr="002F1C03">
              <w:rPr>
                <w:rFonts w:ascii="Avenir Book" w:hAnsi="Avenir Book"/>
                <w:bCs/>
                <w:sz w:val="16"/>
                <w:szCs w:val="16"/>
                <w:lang w:val="en-US"/>
              </w:rPr>
              <w:t>Josselin</w:t>
            </w:r>
            <w:proofErr w:type="spellEnd"/>
            <w:r w:rsidRPr="002F1C03">
              <w:rPr>
                <w:rFonts w:ascii="Avenir Book" w:hAnsi="Avenir Book"/>
                <w:bCs/>
                <w:sz w:val="16"/>
                <w:szCs w:val="16"/>
                <w:lang w:val="en-US"/>
              </w:rPr>
              <w:t xml:space="preserve"> </w:t>
            </w:r>
            <w:proofErr w:type="spellStart"/>
            <w:r w:rsidRPr="002F1C03">
              <w:rPr>
                <w:rFonts w:ascii="Avenir Book" w:hAnsi="Avenir Book"/>
                <w:bCs/>
                <w:sz w:val="16"/>
                <w:szCs w:val="16"/>
                <w:lang w:val="en-US"/>
              </w:rPr>
              <w:t>Guillebert</w:t>
            </w:r>
            <w:proofErr w:type="spellEnd"/>
            <w:r w:rsidRPr="002F1C03">
              <w:rPr>
                <w:rFonts w:ascii="Avenir Book" w:hAnsi="Avenir Book"/>
                <w:bCs/>
                <w:sz w:val="16"/>
                <w:szCs w:val="16"/>
                <w:lang w:val="en-US"/>
              </w:rPr>
              <w:t xml:space="preserve"> director </w:t>
            </w:r>
            <w:proofErr w:type="spellStart"/>
            <w:r w:rsidRPr="002F1C03">
              <w:rPr>
                <w:rFonts w:ascii="Avenir Book" w:hAnsi="Avenir Book"/>
                <w:bCs/>
                <w:sz w:val="16"/>
                <w:szCs w:val="16"/>
                <w:lang w:val="en-US"/>
              </w:rPr>
              <w:t>ProPASSaR</w:t>
            </w:r>
            <w:proofErr w:type="spellEnd"/>
            <w:r w:rsidRPr="002F1C03">
              <w:rPr>
                <w:rFonts w:ascii="Avenir Book" w:hAnsi="Avenir Book"/>
                <w:bCs/>
                <w:sz w:val="16"/>
                <w:szCs w:val="16"/>
                <w:lang w:val="en-US"/>
              </w:rPr>
              <w:t>/GIZ</w:t>
            </w:r>
          </w:p>
          <w:p w14:paraId="01579246"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 xml:space="preserve">Mme Patricia </w:t>
            </w:r>
            <w:proofErr w:type="spellStart"/>
            <w:r w:rsidRPr="001E7519">
              <w:rPr>
                <w:rFonts w:ascii="Avenir Book" w:hAnsi="Avenir Book"/>
                <w:bCs/>
                <w:sz w:val="16"/>
                <w:szCs w:val="16"/>
              </w:rPr>
              <w:t>Ndongo</w:t>
            </w:r>
            <w:proofErr w:type="spellEnd"/>
          </w:p>
        </w:tc>
      </w:tr>
    </w:tbl>
    <w:p w14:paraId="041FC0CA" w14:textId="77777777" w:rsidR="0077427E" w:rsidRPr="001E7519" w:rsidRDefault="0077427E" w:rsidP="00585C8D">
      <w:pPr>
        <w:pStyle w:val="TOC2"/>
        <w:rPr>
          <w:sz w:val="18"/>
          <w:szCs w:val="16"/>
        </w:rPr>
      </w:pPr>
    </w:p>
    <w:p w14:paraId="5133B586" w14:textId="77777777" w:rsidR="0077427E" w:rsidRPr="001E7519" w:rsidRDefault="0077427E" w:rsidP="00585C8D">
      <w:pPr>
        <w:rPr>
          <w:sz w:val="18"/>
          <w:szCs w:val="16"/>
        </w:rPr>
      </w:pPr>
      <w:r w:rsidRPr="001E7519">
        <w:rPr>
          <w:sz w:val="18"/>
          <w:szCs w:val="16"/>
        </w:rPr>
        <w:br w:type="page"/>
      </w:r>
    </w:p>
    <w:p w14:paraId="47C7B759" w14:textId="77777777" w:rsidR="0077427E" w:rsidRPr="001E7519" w:rsidRDefault="0077427E" w:rsidP="00585C8D">
      <w:pPr>
        <w:pStyle w:val="TOC2"/>
        <w:rPr>
          <w:sz w:val="18"/>
          <w:szCs w:val="16"/>
        </w:rPr>
      </w:pPr>
    </w:p>
    <w:p w14:paraId="53D1B56F" w14:textId="77777777" w:rsidR="0077427E" w:rsidRPr="001E7519" w:rsidRDefault="0077427E" w:rsidP="00585C8D">
      <w:pPr>
        <w:pStyle w:val="IntroTOC"/>
        <w:spacing w:line="276" w:lineRule="auto"/>
        <w:rPr>
          <w:sz w:val="28"/>
          <w:szCs w:val="28"/>
        </w:rPr>
      </w:pPr>
      <w:r w:rsidRPr="001E7519">
        <w:rPr>
          <w:sz w:val="28"/>
          <w:szCs w:val="28"/>
        </w:rPr>
        <w:t>Table of Contents</w:t>
      </w:r>
    </w:p>
    <w:p w14:paraId="3586B19D" w14:textId="5E364F51" w:rsidR="00002592" w:rsidRDefault="0077427E">
      <w:pPr>
        <w:pStyle w:val="TOC1"/>
        <w:tabs>
          <w:tab w:val="right" w:leader="dot" w:pos="10196"/>
        </w:tabs>
        <w:rPr>
          <w:rFonts w:asciiTheme="minorHAnsi" w:eastAsiaTheme="minorEastAsia" w:hAnsiTheme="minorHAnsi" w:cstheme="minorBidi"/>
          <w:noProof/>
          <w:sz w:val="24"/>
          <w:szCs w:val="24"/>
          <w:highlight w:val="none"/>
          <w:lang w:val="en-CH"/>
        </w:rPr>
      </w:pPr>
      <w:r w:rsidRPr="001E7519">
        <w:rPr>
          <w:sz w:val="18"/>
          <w:szCs w:val="16"/>
        </w:rPr>
        <w:fldChar w:fldCharType="begin"/>
      </w:r>
      <w:r w:rsidRPr="001E7519">
        <w:rPr>
          <w:sz w:val="18"/>
          <w:szCs w:val="16"/>
        </w:rPr>
        <w:instrText xml:space="preserve"> TOC \o "2-3" \h \z \t "Heading 1,1" </w:instrText>
      </w:r>
      <w:r w:rsidRPr="001E7519">
        <w:rPr>
          <w:sz w:val="18"/>
          <w:szCs w:val="16"/>
        </w:rPr>
        <w:fldChar w:fldCharType="separate"/>
      </w:r>
      <w:hyperlink w:anchor="_Toc60353386" w:history="1">
        <w:r w:rsidR="00002592" w:rsidRPr="00C30C5C">
          <w:rPr>
            <w:rStyle w:val="Hyperlink"/>
            <w:noProof/>
          </w:rPr>
          <w:t>Background</w:t>
        </w:r>
        <w:r w:rsidR="00002592">
          <w:rPr>
            <w:noProof/>
            <w:webHidden/>
          </w:rPr>
          <w:tab/>
        </w:r>
        <w:r w:rsidR="00002592">
          <w:rPr>
            <w:noProof/>
            <w:webHidden/>
          </w:rPr>
          <w:fldChar w:fldCharType="begin"/>
        </w:r>
        <w:r w:rsidR="00002592">
          <w:rPr>
            <w:noProof/>
            <w:webHidden/>
          </w:rPr>
          <w:instrText xml:space="preserve"> PAGEREF _Toc60353386 \h </w:instrText>
        </w:r>
        <w:r w:rsidR="00002592">
          <w:rPr>
            <w:noProof/>
            <w:webHidden/>
          </w:rPr>
        </w:r>
        <w:r w:rsidR="00002592">
          <w:rPr>
            <w:noProof/>
            <w:webHidden/>
          </w:rPr>
          <w:fldChar w:fldCharType="separate"/>
        </w:r>
        <w:r w:rsidR="0034685D">
          <w:rPr>
            <w:noProof/>
            <w:webHidden/>
          </w:rPr>
          <w:t>3</w:t>
        </w:r>
        <w:r w:rsidR="00002592">
          <w:rPr>
            <w:noProof/>
            <w:webHidden/>
          </w:rPr>
          <w:fldChar w:fldCharType="end"/>
        </w:r>
      </w:hyperlink>
    </w:p>
    <w:p w14:paraId="0B58A9C2" w14:textId="2D3F54E4" w:rsidR="00002592" w:rsidRDefault="00325802">
      <w:pPr>
        <w:pStyle w:val="TOC1"/>
        <w:tabs>
          <w:tab w:val="right" w:leader="dot" w:pos="10196"/>
        </w:tabs>
        <w:rPr>
          <w:rFonts w:asciiTheme="minorHAnsi" w:eastAsiaTheme="minorEastAsia" w:hAnsiTheme="minorHAnsi" w:cstheme="minorBidi"/>
          <w:noProof/>
          <w:sz w:val="24"/>
          <w:szCs w:val="24"/>
          <w:highlight w:val="none"/>
          <w:lang w:val="en-CH"/>
        </w:rPr>
      </w:pPr>
      <w:hyperlink w:anchor="_Toc60353387" w:history="1">
        <w:r w:rsidR="00002592" w:rsidRPr="00C30C5C">
          <w:rPr>
            <w:rStyle w:val="Hyperlink"/>
            <w:noProof/>
          </w:rPr>
          <w:t>Methods</w:t>
        </w:r>
        <w:r w:rsidR="00002592">
          <w:rPr>
            <w:noProof/>
            <w:webHidden/>
          </w:rPr>
          <w:tab/>
        </w:r>
        <w:r w:rsidR="00002592">
          <w:rPr>
            <w:noProof/>
            <w:webHidden/>
          </w:rPr>
          <w:fldChar w:fldCharType="begin"/>
        </w:r>
        <w:r w:rsidR="00002592">
          <w:rPr>
            <w:noProof/>
            <w:webHidden/>
          </w:rPr>
          <w:instrText xml:space="preserve"> PAGEREF _Toc60353387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63752328" w14:textId="66AA3B28"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88" w:history="1">
        <w:r w:rsidR="00002592" w:rsidRPr="00C30C5C">
          <w:rPr>
            <w:rStyle w:val="Hyperlink"/>
            <w:noProof/>
          </w:rPr>
          <w:t>Design</w:t>
        </w:r>
        <w:r w:rsidR="00002592">
          <w:rPr>
            <w:noProof/>
            <w:webHidden/>
          </w:rPr>
          <w:tab/>
        </w:r>
        <w:r w:rsidR="00002592">
          <w:rPr>
            <w:noProof/>
            <w:webHidden/>
          </w:rPr>
          <w:fldChar w:fldCharType="begin"/>
        </w:r>
        <w:r w:rsidR="00002592">
          <w:rPr>
            <w:noProof/>
            <w:webHidden/>
          </w:rPr>
          <w:instrText xml:space="preserve"> PAGEREF _Toc60353388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1FD2B1C4" w14:textId="0F45AAA1"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89" w:history="1">
        <w:r w:rsidR="00002592" w:rsidRPr="00C30C5C">
          <w:rPr>
            <w:rStyle w:val="Hyperlink"/>
            <w:noProof/>
          </w:rPr>
          <w:t>Population</w:t>
        </w:r>
        <w:r w:rsidR="00002592">
          <w:rPr>
            <w:noProof/>
            <w:webHidden/>
          </w:rPr>
          <w:tab/>
        </w:r>
        <w:r w:rsidR="00002592">
          <w:rPr>
            <w:noProof/>
            <w:webHidden/>
          </w:rPr>
          <w:fldChar w:fldCharType="begin"/>
        </w:r>
        <w:r w:rsidR="00002592">
          <w:rPr>
            <w:noProof/>
            <w:webHidden/>
          </w:rPr>
          <w:instrText xml:space="preserve"> PAGEREF _Toc60353389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70FA65D2" w14:textId="32EAA174"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0" w:history="1">
        <w:r w:rsidR="00002592" w:rsidRPr="00C30C5C">
          <w:rPr>
            <w:rStyle w:val="Hyperlink"/>
            <w:noProof/>
          </w:rPr>
          <w:t>Sampling</w:t>
        </w:r>
        <w:r w:rsidR="00002592">
          <w:rPr>
            <w:noProof/>
            <w:webHidden/>
          </w:rPr>
          <w:tab/>
        </w:r>
        <w:r w:rsidR="00002592">
          <w:rPr>
            <w:noProof/>
            <w:webHidden/>
          </w:rPr>
          <w:fldChar w:fldCharType="begin"/>
        </w:r>
        <w:r w:rsidR="00002592">
          <w:rPr>
            <w:noProof/>
            <w:webHidden/>
          </w:rPr>
          <w:instrText xml:space="preserve"> PAGEREF _Toc60353390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51211D47" w14:textId="41A3E246"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1" w:history="1">
        <w:r w:rsidR="00002592" w:rsidRPr="00C30C5C">
          <w:rPr>
            <w:rStyle w:val="Hyperlink"/>
            <w:noProof/>
          </w:rPr>
          <w:t>Testing</w:t>
        </w:r>
        <w:r w:rsidR="00002592">
          <w:rPr>
            <w:noProof/>
            <w:webHidden/>
          </w:rPr>
          <w:tab/>
        </w:r>
        <w:r w:rsidR="00002592">
          <w:rPr>
            <w:noProof/>
            <w:webHidden/>
          </w:rPr>
          <w:fldChar w:fldCharType="begin"/>
        </w:r>
        <w:r w:rsidR="00002592">
          <w:rPr>
            <w:noProof/>
            <w:webHidden/>
          </w:rPr>
          <w:instrText xml:space="preserve"> PAGEREF _Toc60353391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7E6D0D86" w14:textId="0DA94543"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2" w:history="1">
        <w:r w:rsidR="00002592" w:rsidRPr="00C30C5C">
          <w:rPr>
            <w:rStyle w:val="Hyperlink"/>
            <w:noProof/>
          </w:rPr>
          <w:t>Questionnaire</w:t>
        </w:r>
        <w:r w:rsidR="00002592">
          <w:rPr>
            <w:noProof/>
            <w:webHidden/>
          </w:rPr>
          <w:tab/>
        </w:r>
        <w:r w:rsidR="00002592">
          <w:rPr>
            <w:noProof/>
            <w:webHidden/>
          </w:rPr>
          <w:fldChar w:fldCharType="begin"/>
        </w:r>
        <w:r w:rsidR="00002592">
          <w:rPr>
            <w:noProof/>
            <w:webHidden/>
          </w:rPr>
          <w:instrText xml:space="preserve"> PAGEREF _Toc60353392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38ACBAA0" w14:textId="7EA2C19D"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3" w:history="1">
        <w:r w:rsidR="00002592" w:rsidRPr="00C30C5C">
          <w:rPr>
            <w:rStyle w:val="Hyperlink"/>
            <w:noProof/>
          </w:rPr>
          <w:t>Field work</w:t>
        </w:r>
        <w:r w:rsidR="00002592">
          <w:rPr>
            <w:noProof/>
            <w:webHidden/>
          </w:rPr>
          <w:tab/>
        </w:r>
        <w:r w:rsidR="00002592">
          <w:rPr>
            <w:noProof/>
            <w:webHidden/>
          </w:rPr>
          <w:fldChar w:fldCharType="begin"/>
        </w:r>
        <w:r w:rsidR="00002592">
          <w:rPr>
            <w:noProof/>
            <w:webHidden/>
          </w:rPr>
          <w:instrText xml:space="preserve"> PAGEREF _Toc60353393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55806A29" w14:textId="76A6212F"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4" w:history="1">
        <w:r w:rsidR="00002592" w:rsidRPr="00C30C5C">
          <w:rPr>
            <w:rStyle w:val="Hyperlink"/>
            <w:noProof/>
          </w:rPr>
          <w:t>Data management</w:t>
        </w:r>
        <w:r w:rsidR="00002592">
          <w:rPr>
            <w:noProof/>
            <w:webHidden/>
          </w:rPr>
          <w:tab/>
        </w:r>
        <w:r w:rsidR="00002592">
          <w:rPr>
            <w:noProof/>
            <w:webHidden/>
          </w:rPr>
          <w:fldChar w:fldCharType="begin"/>
        </w:r>
        <w:r w:rsidR="00002592">
          <w:rPr>
            <w:noProof/>
            <w:webHidden/>
          </w:rPr>
          <w:instrText xml:space="preserve"> PAGEREF _Toc60353394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3A757F29" w14:textId="55F71E55"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5" w:history="1">
        <w:r w:rsidR="00002592" w:rsidRPr="00C30C5C">
          <w:rPr>
            <w:rStyle w:val="Hyperlink"/>
            <w:noProof/>
          </w:rPr>
          <w:t>Data analysis</w:t>
        </w:r>
        <w:r w:rsidR="00002592">
          <w:rPr>
            <w:noProof/>
            <w:webHidden/>
          </w:rPr>
          <w:tab/>
        </w:r>
        <w:r w:rsidR="00002592">
          <w:rPr>
            <w:noProof/>
            <w:webHidden/>
          </w:rPr>
          <w:fldChar w:fldCharType="begin"/>
        </w:r>
        <w:r w:rsidR="00002592">
          <w:rPr>
            <w:noProof/>
            <w:webHidden/>
          </w:rPr>
          <w:instrText xml:space="preserve"> PAGEREF _Toc60353395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489C20AF" w14:textId="14EF6D79" w:rsidR="00002592" w:rsidRDefault="00325802">
      <w:pPr>
        <w:pStyle w:val="TOC3"/>
        <w:tabs>
          <w:tab w:val="right" w:leader="dot" w:pos="10196"/>
        </w:tabs>
        <w:rPr>
          <w:rFonts w:asciiTheme="minorHAnsi" w:eastAsiaTheme="minorEastAsia" w:hAnsiTheme="minorHAnsi" w:cstheme="minorBidi"/>
          <w:noProof/>
          <w:sz w:val="24"/>
          <w:szCs w:val="24"/>
          <w:highlight w:val="none"/>
          <w:lang w:val="en-CH"/>
        </w:rPr>
      </w:pPr>
      <w:hyperlink w:anchor="_Toc60353396" w:history="1">
        <w:r w:rsidR="00002592" w:rsidRPr="00C30C5C">
          <w:rPr>
            <w:rStyle w:val="Hyperlink"/>
            <w:noProof/>
            <w:lang w:val="en-US"/>
          </w:rPr>
          <w:t>Seroprevalence estimation</w:t>
        </w:r>
        <w:r w:rsidR="00002592">
          <w:rPr>
            <w:noProof/>
            <w:webHidden/>
          </w:rPr>
          <w:tab/>
        </w:r>
        <w:r w:rsidR="00002592">
          <w:rPr>
            <w:noProof/>
            <w:webHidden/>
          </w:rPr>
          <w:fldChar w:fldCharType="begin"/>
        </w:r>
        <w:r w:rsidR="00002592">
          <w:rPr>
            <w:noProof/>
            <w:webHidden/>
          </w:rPr>
          <w:instrText xml:space="preserve"> PAGEREF _Toc60353396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289EBCC8" w14:textId="0EAF5226" w:rsidR="00002592" w:rsidRDefault="00325802">
      <w:pPr>
        <w:pStyle w:val="TOC3"/>
        <w:tabs>
          <w:tab w:val="right" w:leader="dot" w:pos="10196"/>
        </w:tabs>
        <w:rPr>
          <w:rFonts w:asciiTheme="minorHAnsi" w:eastAsiaTheme="minorEastAsia" w:hAnsiTheme="minorHAnsi" w:cstheme="minorBidi"/>
          <w:noProof/>
          <w:sz w:val="24"/>
          <w:szCs w:val="24"/>
          <w:highlight w:val="none"/>
          <w:lang w:val="en-CH"/>
        </w:rPr>
      </w:pPr>
      <w:hyperlink w:anchor="_Toc60353397" w:history="1">
        <w:r w:rsidR="00002592" w:rsidRPr="00C30C5C">
          <w:rPr>
            <w:rStyle w:val="Hyperlink"/>
            <w:noProof/>
            <w:lang w:val="en-US"/>
          </w:rPr>
          <w:t>Risk factor analysis</w:t>
        </w:r>
        <w:r w:rsidR="00002592">
          <w:rPr>
            <w:noProof/>
            <w:webHidden/>
          </w:rPr>
          <w:tab/>
        </w:r>
        <w:r w:rsidR="00002592">
          <w:rPr>
            <w:noProof/>
            <w:webHidden/>
          </w:rPr>
          <w:fldChar w:fldCharType="begin"/>
        </w:r>
        <w:r w:rsidR="00002592">
          <w:rPr>
            <w:noProof/>
            <w:webHidden/>
          </w:rPr>
          <w:instrText xml:space="preserve"> PAGEREF _Toc60353397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6CBD0B03" w14:textId="4F8E5EFE"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8" w:history="1">
        <w:r w:rsidR="00002592" w:rsidRPr="00C30C5C">
          <w:rPr>
            <w:rStyle w:val="Hyperlink"/>
            <w:noProof/>
          </w:rPr>
          <w:t>Ethical considerations</w:t>
        </w:r>
        <w:r w:rsidR="00002592">
          <w:rPr>
            <w:noProof/>
            <w:webHidden/>
          </w:rPr>
          <w:tab/>
        </w:r>
        <w:r w:rsidR="00002592">
          <w:rPr>
            <w:noProof/>
            <w:webHidden/>
          </w:rPr>
          <w:fldChar w:fldCharType="begin"/>
        </w:r>
        <w:r w:rsidR="00002592">
          <w:rPr>
            <w:noProof/>
            <w:webHidden/>
          </w:rPr>
          <w:instrText xml:space="preserve"> PAGEREF _Toc60353398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2B5C616F" w14:textId="41E11E88" w:rsidR="00002592" w:rsidRDefault="00325802">
      <w:pPr>
        <w:pStyle w:val="TOC1"/>
        <w:tabs>
          <w:tab w:val="right" w:leader="dot" w:pos="10196"/>
        </w:tabs>
        <w:rPr>
          <w:rFonts w:asciiTheme="minorHAnsi" w:eastAsiaTheme="minorEastAsia" w:hAnsiTheme="minorHAnsi" w:cstheme="minorBidi"/>
          <w:noProof/>
          <w:sz w:val="24"/>
          <w:szCs w:val="24"/>
          <w:highlight w:val="none"/>
          <w:lang w:val="en-CH"/>
        </w:rPr>
      </w:pPr>
      <w:hyperlink w:anchor="_Toc60353399" w:history="1">
        <w:r w:rsidR="00002592" w:rsidRPr="00C30C5C">
          <w:rPr>
            <w:rStyle w:val="Hyperlink"/>
            <w:noProof/>
          </w:rPr>
          <w:t>Results</w:t>
        </w:r>
        <w:r w:rsidR="00002592">
          <w:rPr>
            <w:noProof/>
            <w:webHidden/>
          </w:rPr>
          <w:tab/>
        </w:r>
        <w:r w:rsidR="00002592">
          <w:rPr>
            <w:noProof/>
            <w:webHidden/>
          </w:rPr>
          <w:fldChar w:fldCharType="begin"/>
        </w:r>
        <w:r w:rsidR="00002592">
          <w:rPr>
            <w:noProof/>
            <w:webHidden/>
          </w:rPr>
          <w:instrText xml:space="preserve"> PAGEREF _Toc60353399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1212B62B" w14:textId="33D13F8F"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0" w:history="1">
        <w:r w:rsidR="00002592" w:rsidRPr="00C30C5C">
          <w:rPr>
            <w:rStyle w:val="Hyperlink"/>
            <w:noProof/>
          </w:rPr>
          <w:t>Participation rate</w:t>
        </w:r>
        <w:r w:rsidR="00002592">
          <w:rPr>
            <w:noProof/>
            <w:webHidden/>
          </w:rPr>
          <w:tab/>
        </w:r>
        <w:r w:rsidR="00002592">
          <w:rPr>
            <w:noProof/>
            <w:webHidden/>
          </w:rPr>
          <w:fldChar w:fldCharType="begin"/>
        </w:r>
        <w:r w:rsidR="00002592">
          <w:rPr>
            <w:noProof/>
            <w:webHidden/>
          </w:rPr>
          <w:instrText xml:space="preserve"> PAGEREF _Toc60353400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72E3571A" w14:textId="38EAD993"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1" w:history="1">
        <w:r w:rsidR="00002592" w:rsidRPr="00C30C5C">
          <w:rPr>
            <w:rStyle w:val="Hyperlink"/>
            <w:noProof/>
          </w:rPr>
          <w:t>Respondent and household characteristics</w:t>
        </w:r>
        <w:r w:rsidR="00002592">
          <w:rPr>
            <w:noProof/>
            <w:webHidden/>
          </w:rPr>
          <w:tab/>
        </w:r>
        <w:r w:rsidR="00002592">
          <w:rPr>
            <w:noProof/>
            <w:webHidden/>
          </w:rPr>
          <w:fldChar w:fldCharType="begin"/>
        </w:r>
        <w:r w:rsidR="00002592">
          <w:rPr>
            <w:noProof/>
            <w:webHidden/>
          </w:rPr>
          <w:instrText xml:space="preserve"> PAGEREF _Toc60353401 \h </w:instrText>
        </w:r>
        <w:r w:rsidR="00002592">
          <w:rPr>
            <w:noProof/>
            <w:webHidden/>
          </w:rPr>
        </w:r>
        <w:r w:rsidR="00002592">
          <w:rPr>
            <w:noProof/>
            <w:webHidden/>
          </w:rPr>
          <w:fldChar w:fldCharType="separate"/>
        </w:r>
        <w:r w:rsidR="0034685D">
          <w:rPr>
            <w:noProof/>
            <w:webHidden/>
          </w:rPr>
          <w:t>8</w:t>
        </w:r>
        <w:r w:rsidR="00002592">
          <w:rPr>
            <w:noProof/>
            <w:webHidden/>
          </w:rPr>
          <w:fldChar w:fldCharType="end"/>
        </w:r>
      </w:hyperlink>
    </w:p>
    <w:p w14:paraId="1691653A" w14:textId="1A6E607A"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2" w:history="1">
        <w:r w:rsidR="00002592" w:rsidRPr="00C30C5C">
          <w:rPr>
            <w:rStyle w:val="Hyperlink"/>
            <w:noProof/>
          </w:rPr>
          <w:t>Seroprevalence estimates</w:t>
        </w:r>
        <w:r w:rsidR="00002592">
          <w:rPr>
            <w:noProof/>
            <w:webHidden/>
          </w:rPr>
          <w:tab/>
        </w:r>
        <w:r w:rsidR="00002592">
          <w:rPr>
            <w:noProof/>
            <w:webHidden/>
          </w:rPr>
          <w:fldChar w:fldCharType="begin"/>
        </w:r>
        <w:r w:rsidR="00002592">
          <w:rPr>
            <w:noProof/>
            <w:webHidden/>
          </w:rPr>
          <w:instrText xml:space="preserve"> PAGEREF _Toc60353402 \h </w:instrText>
        </w:r>
        <w:r w:rsidR="00002592">
          <w:rPr>
            <w:noProof/>
            <w:webHidden/>
          </w:rPr>
        </w:r>
        <w:r w:rsidR="00002592">
          <w:rPr>
            <w:noProof/>
            <w:webHidden/>
          </w:rPr>
          <w:fldChar w:fldCharType="separate"/>
        </w:r>
        <w:r w:rsidR="0034685D">
          <w:rPr>
            <w:noProof/>
            <w:webHidden/>
          </w:rPr>
          <w:t>9</w:t>
        </w:r>
        <w:r w:rsidR="00002592">
          <w:rPr>
            <w:noProof/>
            <w:webHidden/>
          </w:rPr>
          <w:fldChar w:fldCharType="end"/>
        </w:r>
      </w:hyperlink>
    </w:p>
    <w:p w14:paraId="62E52162" w14:textId="70BB7ECA"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3" w:history="1">
        <w:r w:rsidR="00002592" w:rsidRPr="00C30C5C">
          <w:rPr>
            <w:rStyle w:val="Hyperlink"/>
            <w:noProof/>
          </w:rPr>
          <w:t>Risk factors for seropositivity</w:t>
        </w:r>
        <w:r w:rsidR="00002592">
          <w:rPr>
            <w:noProof/>
            <w:webHidden/>
          </w:rPr>
          <w:tab/>
        </w:r>
        <w:r w:rsidR="00002592">
          <w:rPr>
            <w:noProof/>
            <w:webHidden/>
          </w:rPr>
          <w:fldChar w:fldCharType="begin"/>
        </w:r>
        <w:r w:rsidR="00002592">
          <w:rPr>
            <w:noProof/>
            <w:webHidden/>
          </w:rPr>
          <w:instrText xml:space="preserve"> PAGEREF _Toc60353403 \h </w:instrText>
        </w:r>
        <w:r w:rsidR="00002592">
          <w:rPr>
            <w:noProof/>
            <w:webHidden/>
          </w:rPr>
        </w:r>
        <w:r w:rsidR="00002592">
          <w:rPr>
            <w:noProof/>
            <w:webHidden/>
          </w:rPr>
          <w:fldChar w:fldCharType="separate"/>
        </w:r>
        <w:r w:rsidR="0034685D">
          <w:rPr>
            <w:noProof/>
            <w:webHidden/>
          </w:rPr>
          <w:t>12</w:t>
        </w:r>
        <w:r w:rsidR="00002592">
          <w:rPr>
            <w:noProof/>
            <w:webHidden/>
          </w:rPr>
          <w:fldChar w:fldCharType="end"/>
        </w:r>
      </w:hyperlink>
    </w:p>
    <w:p w14:paraId="0B3E991A" w14:textId="5635D82C"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4" w:history="1">
        <w:r w:rsidR="00002592">
          <w:rPr>
            <w:noProof/>
            <w:webHidden/>
          </w:rPr>
          <w:tab/>
        </w:r>
        <w:r w:rsidR="00002592">
          <w:rPr>
            <w:noProof/>
            <w:webHidden/>
          </w:rPr>
          <w:fldChar w:fldCharType="begin"/>
        </w:r>
        <w:r w:rsidR="00002592">
          <w:rPr>
            <w:noProof/>
            <w:webHidden/>
          </w:rPr>
          <w:instrText xml:space="preserve"> PAGEREF _Toc60353404 \h </w:instrText>
        </w:r>
        <w:r w:rsidR="00002592">
          <w:rPr>
            <w:noProof/>
            <w:webHidden/>
          </w:rPr>
        </w:r>
        <w:r w:rsidR="00002592">
          <w:rPr>
            <w:noProof/>
            <w:webHidden/>
          </w:rPr>
          <w:fldChar w:fldCharType="separate"/>
        </w:r>
        <w:r w:rsidR="0034685D">
          <w:rPr>
            <w:noProof/>
            <w:webHidden/>
          </w:rPr>
          <w:t>13</w:t>
        </w:r>
        <w:r w:rsidR="00002592">
          <w:rPr>
            <w:noProof/>
            <w:webHidden/>
          </w:rPr>
          <w:fldChar w:fldCharType="end"/>
        </w:r>
      </w:hyperlink>
    </w:p>
    <w:p w14:paraId="7B842E84" w14:textId="6C3FBB24"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5" w:history="1">
        <w:r w:rsidR="00002592" w:rsidRPr="00C30C5C">
          <w:rPr>
            <w:rStyle w:val="Hyperlink"/>
            <w:noProof/>
          </w:rPr>
          <w:t>COVID-19 related symptoms and treatment</w:t>
        </w:r>
        <w:r w:rsidR="00002592">
          <w:rPr>
            <w:noProof/>
            <w:webHidden/>
          </w:rPr>
          <w:tab/>
        </w:r>
        <w:r w:rsidR="00002592">
          <w:rPr>
            <w:noProof/>
            <w:webHidden/>
          </w:rPr>
          <w:fldChar w:fldCharType="begin"/>
        </w:r>
        <w:r w:rsidR="00002592">
          <w:rPr>
            <w:noProof/>
            <w:webHidden/>
          </w:rPr>
          <w:instrText xml:space="preserve"> PAGEREF _Toc60353405 \h </w:instrText>
        </w:r>
        <w:r w:rsidR="00002592">
          <w:rPr>
            <w:noProof/>
            <w:webHidden/>
          </w:rPr>
        </w:r>
        <w:r w:rsidR="00002592">
          <w:rPr>
            <w:noProof/>
            <w:webHidden/>
          </w:rPr>
          <w:fldChar w:fldCharType="separate"/>
        </w:r>
        <w:r w:rsidR="0034685D">
          <w:rPr>
            <w:noProof/>
            <w:webHidden/>
          </w:rPr>
          <w:t>14</w:t>
        </w:r>
        <w:r w:rsidR="00002592">
          <w:rPr>
            <w:noProof/>
            <w:webHidden/>
          </w:rPr>
          <w:fldChar w:fldCharType="end"/>
        </w:r>
      </w:hyperlink>
    </w:p>
    <w:p w14:paraId="18F98760" w14:textId="3AD78B99"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6" w:history="1">
        <w:r w:rsidR="00002592" w:rsidRPr="00C30C5C">
          <w:rPr>
            <w:rStyle w:val="Hyperlink"/>
            <w:noProof/>
          </w:rPr>
          <w:t>Risk factors for symptomatic COVID-19</w:t>
        </w:r>
        <w:r w:rsidR="00002592">
          <w:rPr>
            <w:noProof/>
            <w:webHidden/>
          </w:rPr>
          <w:tab/>
        </w:r>
        <w:r w:rsidR="00002592">
          <w:rPr>
            <w:noProof/>
            <w:webHidden/>
          </w:rPr>
          <w:fldChar w:fldCharType="begin"/>
        </w:r>
        <w:r w:rsidR="00002592">
          <w:rPr>
            <w:noProof/>
            <w:webHidden/>
          </w:rPr>
          <w:instrText xml:space="preserve"> PAGEREF _Toc60353406 \h </w:instrText>
        </w:r>
        <w:r w:rsidR="00002592">
          <w:rPr>
            <w:noProof/>
            <w:webHidden/>
          </w:rPr>
        </w:r>
        <w:r w:rsidR="00002592">
          <w:rPr>
            <w:noProof/>
            <w:webHidden/>
          </w:rPr>
          <w:fldChar w:fldCharType="separate"/>
        </w:r>
        <w:r w:rsidR="0034685D">
          <w:rPr>
            <w:noProof/>
            <w:webHidden/>
          </w:rPr>
          <w:t>15</w:t>
        </w:r>
        <w:r w:rsidR="00002592">
          <w:rPr>
            <w:noProof/>
            <w:webHidden/>
          </w:rPr>
          <w:fldChar w:fldCharType="end"/>
        </w:r>
      </w:hyperlink>
    </w:p>
    <w:p w14:paraId="37CB2672" w14:textId="4F259E8E"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7" w:history="1">
        <w:r w:rsidR="00002592" w:rsidRPr="00C30C5C">
          <w:rPr>
            <w:rStyle w:val="Hyperlink"/>
            <w:noProof/>
          </w:rPr>
          <w:t>Impact on individuals and households</w:t>
        </w:r>
        <w:r w:rsidR="00002592">
          <w:rPr>
            <w:noProof/>
            <w:webHidden/>
          </w:rPr>
          <w:tab/>
        </w:r>
        <w:r w:rsidR="00002592">
          <w:rPr>
            <w:noProof/>
            <w:webHidden/>
          </w:rPr>
          <w:fldChar w:fldCharType="begin"/>
        </w:r>
        <w:r w:rsidR="00002592">
          <w:rPr>
            <w:noProof/>
            <w:webHidden/>
          </w:rPr>
          <w:instrText xml:space="preserve"> PAGEREF _Toc60353407 \h </w:instrText>
        </w:r>
        <w:r w:rsidR="00002592">
          <w:rPr>
            <w:noProof/>
            <w:webHidden/>
          </w:rPr>
        </w:r>
        <w:r w:rsidR="00002592">
          <w:rPr>
            <w:noProof/>
            <w:webHidden/>
          </w:rPr>
          <w:fldChar w:fldCharType="separate"/>
        </w:r>
        <w:r w:rsidR="0034685D">
          <w:rPr>
            <w:noProof/>
            <w:webHidden/>
          </w:rPr>
          <w:t>16</w:t>
        </w:r>
        <w:r w:rsidR="00002592">
          <w:rPr>
            <w:noProof/>
            <w:webHidden/>
          </w:rPr>
          <w:fldChar w:fldCharType="end"/>
        </w:r>
      </w:hyperlink>
    </w:p>
    <w:p w14:paraId="078EC294" w14:textId="5386F30B" w:rsidR="00002592" w:rsidRDefault="00325802">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8" w:history="1">
        <w:r w:rsidR="00002592" w:rsidRPr="00C30C5C">
          <w:rPr>
            <w:rStyle w:val="Hyperlink"/>
            <w:noProof/>
          </w:rPr>
          <w:t>Attitudes towards COVID-19</w:t>
        </w:r>
        <w:r w:rsidR="00002592">
          <w:rPr>
            <w:noProof/>
            <w:webHidden/>
          </w:rPr>
          <w:tab/>
        </w:r>
        <w:r w:rsidR="00002592">
          <w:rPr>
            <w:noProof/>
            <w:webHidden/>
          </w:rPr>
          <w:fldChar w:fldCharType="begin"/>
        </w:r>
        <w:r w:rsidR="00002592">
          <w:rPr>
            <w:noProof/>
            <w:webHidden/>
          </w:rPr>
          <w:instrText xml:space="preserve"> PAGEREF _Toc60353408 \h </w:instrText>
        </w:r>
        <w:r w:rsidR="00002592">
          <w:rPr>
            <w:noProof/>
            <w:webHidden/>
          </w:rPr>
        </w:r>
        <w:r w:rsidR="00002592">
          <w:rPr>
            <w:noProof/>
            <w:webHidden/>
          </w:rPr>
          <w:fldChar w:fldCharType="separate"/>
        </w:r>
        <w:r w:rsidR="0034685D">
          <w:rPr>
            <w:noProof/>
            <w:webHidden/>
          </w:rPr>
          <w:t>18</w:t>
        </w:r>
        <w:r w:rsidR="00002592">
          <w:rPr>
            <w:noProof/>
            <w:webHidden/>
          </w:rPr>
          <w:fldChar w:fldCharType="end"/>
        </w:r>
      </w:hyperlink>
    </w:p>
    <w:p w14:paraId="0ACB4F1B" w14:textId="1D4A2784" w:rsidR="00002592" w:rsidRDefault="00325802">
      <w:pPr>
        <w:pStyle w:val="TOC1"/>
        <w:tabs>
          <w:tab w:val="right" w:leader="dot" w:pos="10196"/>
        </w:tabs>
        <w:rPr>
          <w:rFonts w:asciiTheme="minorHAnsi" w:eastAsiaTheme="minorEastAsia" w:hAnsiTheme="minorHAnsi" w:cstheme="minorBidi"/>
          <w:noProof/>
          <w:sz w:val="24"/>
          <w:szCs w:val="24"/>
          <w:highlight w:val="none"/>
          <w:lang w:val="en-CH"/>
        </w:rPr>
      </w:pPr>
      <w:hyperlink w:anchor="_Toc60353409" w:history="1">
        <w:r w:rsidR="00002592" w:rsidRPr="00C30C5C">
          <w:rPr>
            <w:rStyle w:val="Hyperlink"/>
            <w:noProof/>
          </w:rPr>
          <w:t>Conclusions</w:t>
        </w:r>
        <w:r w:rsidR="00002592">
          <w:rPr>
            <w:noProof/>
            <w:webHidden/>
          </w:rPr>
          <w:tab/>
        </w:r>
        <w:r w:rsidR="00002592">
          <w:rPr>
            <w:noProof/>
            <w:webHidden/>
          </w:rPr>
          <w:fldChar w:fldCharType="begin"/>
        </w:r>
        <w:r w:rsidR="00002592">
          <w:rPr>
            <w:noProof/>
            <w:webHidden/>
          </w:rPr>
          <w:instrText xml:space="preserve"> PAGEREF _Toc60353409 \h </w:instrText>
        </w:r>
        <w:r w:rsidR="00002592">
          <w:rPr>
            <w:noProof/>
            <w:webHidden/>
          </w:rPr>
        </w:r>
        <w:r w:rsidR="00002592">
          <w:rPr>
            <w:noProof/>
            <w:webHidden/>
          </w:rPr>
          <w:fldChar w:fldCharType="separate"/>
        </w:r>
        <w:r w:rsidR="0034685D">
          <w:rPr>
            <w:noProof/>
            <w:webHidden/>
          </w:rPr>
          <w:t>20</w:t>
        </w:r>
        <w:r w:rsidR="00002592">
          <w:rPr>
            <w:noProof/>
            <w:webHidden/>
          </w:rPr>
          <w:fldChar w:fldCharType="end"/>
        </w:r>
      </w:hyperlink>
    </w:p>
    <w:p w14:paraId="34A68026" w14:textId="20438F38" w:rsidR="00002592" w:rsidRDefault="00325802">
      <w:pPr>
        <w:pStyle w:val="TOC1"/>
        <w:tabs>
          <w:tab w:val="right" w:leader="dot" w:pos="10196"/>
        </w:tabs>
        <w:rPr>
          <w:rFonts w:asciiTheme="minorHAnsi" w:eastAsiaTheme="minorEastAsia" w:hAnsiTheme="minorHAnsi" w:cstheme="minorBidi"/>
          <w:noProof/>
          <w:sz w:val="24"/>
          <w:szCs w:val="24"/>
          <w:highlight w:val="none"/>
          <w:lang w:val="en-CH"/>
        </w:rPr>
      </w:pPr>
      <w:hyperlink w:anchor="_Toc60353410" w:history="1">
        <w:r w:rsidR="00002592" w:rsidRPr="00C30C5C">
          <w:rPr>
            <w:rStyle w:val="Hyperlink"/>
            <w:noProof/>
          </w:rPr>
          <w:t>Bibliography</w:t>
        </w:r>
        <w:r w:rsidR="00002592">
          <w:rPr>
            <w:noProof/>
            <w:webHidden/>
          </w:rPr>
          <w:tab/>
        </w:r>
        <w:r w:rsidR="00002592">
          <w:rPr>
            <w:noProof/>
            <w:webHidden/>
          </w:rPr>
          <w:fldChar w:fldCharType="begin"/>
        </w:r>
        <w:r w:rsidR="00002592">
          <w:rPr>
            <w:noProof/>
            <w:webHidden/>
          </w:rPr>
          <w:instrText xml:space="preserve"> PAGEREF _Toc60353410 \h </w:instrText>
        </w:r>
        <w:r w:rsidR="00002592">
          <w:rPr>
            <w:noProof/>
            <w:webHidden/>
          </w:rPr>
        </w:r>
        <w:r w:rsidR="00002592">
          <w:rPr>
            <w:noProof/>
            <w:webHidden/>
          </w:rPr>
          <w:fldChar w:fldCharType="separate"/>
        </w:r>
        <w:r w:rsidR="0034685D">
          <w:rPr>
            <w:noProof/>
            <w:webHidden/>
          </w:rPr>
          <w:t>21</w:t>
        </w:r>
        <w:r w:rsidR="00002592">
          <w:rPr>
            <w:noProof/>
            <w:webHidden/>
          </w:rPr>
          <w:fldChar w:fldCharType="end"/>
        </w:r>
      </w:hyperlink>
    </w:p>
    <w:p w14:paraId="17D0B80A" w14:textId="728EF443" w:rsidR="0077427E" w:rsidRPr="001E7519" w:rsidRDefault="0077427E" w:rsidP="00585C8D">
      <w:pPr>
        <w:rPr>
          <w:sz w:val="18"/>
          <w:szCs w:val="16"/>
        </w:rPr>
      </w:pPr>
      <w:r w:rsidRPr="001E7519">
        <w:rPr>
          <w:sz w:val="18"/>
          <w:szCs w:val="16"/>
        </w:rPr>
        <w:fldChar w:fldCharType="end"/>
      </w:r>
    </w:p>
    <w:p w14:paraId="3D3105B7" w14:textId="77777777" w:rsidR="0077427E" w:rsidRPr="001E7519" w:rsidRDefault="0077427E" w:rsidP="00585C8D">
      <w:pPr>
        <w:rPr>
          <w:sz w:val="18"/>
          <w:szCs w:val="16"/>
        </w:rPr>
      </w:pPr>
    </w:p>
    <w:p w14:paraId="1CB50C28" w14:textId="77777777" w:rsidR="0077427E" w:rsidRPr="001E7519" w:rsidRDefault="0077427E" w:rsidP="00585C8D">
      <w:pPr>
        <w:rPr>
          <w:sz w:val="18"/>
          <w:szCs w:val="16"/>
        </w:rPr>
      </w:pPr>
      <w:r w:rsidRPr="001E7519">
        <w:rPr>
          <w:sz w:val="18"/>
          <w:szCs w:val="16"/>
        </w:rPr>
        <w:br w:type="page"/>
      </w:r>
    </w:p>
    <w:p w14:paraId="68A029BA" w14:textId="04CBE6B1" w:rsidR="0077427E" w:rsidRPr="001E7519" w:rsidRDefault="0077427E" w:rsidP="00585C8D">
      <w:pPr>
        <w:rPr>
          <w:sz w:val="18"/>
          <w:szCs w:val="16"/>
        </w:rPr>
      </w:pPr>
    </w:p>
    <w:p w14:paraId="636DC48C" w14:textId="10ED8E78" w:rsidR="0077427E" w:rsidRPr="001E7519" w:rsidRDefault="0077427E" w:rsidP="00585C8D">
      <w:pPr>
        <w:pStyle w:val="Heading1"/>
        <w:spacing w:line="276" w:lineRule="auto"/>
        <w:rPr>
          <w:sz w:val="24"/>
          <w:szCs w:val="26"/>
        </w:rPr>
      </w:pPr>
      <w:bookmarkStart w:id="12" w:name="_Toc60353386"/>
      <w:r w:rsidRPr="001E7519">
        <w:rPr>
          <w:sz w:val="24"/>
          <w:szCs w:val="26"/>
        </w:rPr>
        <w:t>Background</w:t>
      </w:r>
      <w:bookmarkEnd w:id="12"/>
    </w:p>
    <w:p w14:paraId="0012DB33" w14:textId="77777777" w:rsidR="00885179" w:rsidRPr="001E7519" w:rsidRDefault="00885179" w:rsidP="00585C8D">
      <w:pPr>
        <w:rPr>
          <w:sz w:val="18"/>
          <w:szCs w:val="16"/>
        </w:rPr>
      </w:pPr>
    </w:p>
    <w:p w14:paraId="051A11FE" w14:textId="5EA1CBC3" w:rsidR="0077427E" w:rsidRPr="00BB7F4B" w:rsidRDefault="0077427E" w:rsidP="00585C8D">
      <w:pPr>
        <w:rPr>
          <w:szCs w:val="19"/>
        </w:rPr>
      </w:pPr>
      <w:r w:rsidRPr="00BB7F4B">
        <w:rPr>
          <w:szCs w:val="19"/>
        </w:rPr>
        <w:t>Coronavirus disease 2019 (COVID-19) is caused by the severe acute respiratory syndrome coronavirus-2 (SARS-CoV-2), which was identified for the first time in China at the end of 2019</w:t>
      </w:r>
      <w:r w:rsidRPr="00BB7F4B">
        <w:rPr>
          <w:szCs w:val="19"/>
        </w:rPr>
        <w:fldChar w:fldCharType="begin"/>
      </w:r>
      <w:r w:rsidRPr="00BB7F4B">
        <w:rPr>
          <w:szCs w:val="19"/>
        </w:rPr>
        <w:instrText xml:space="preserve"> ADDIN ZOTERO_ITEM CSL_CITATION {"citationID":"AReP7gB7","properties":{"formattedCitation":"\\super 1\\nosupersub{}","plainCitation":"1","noteIndex":0},"citationItems":[{"id":28,"uris":["http://zotero.org/users/6990598/items/6MKH2K43"],"uri":["http://zotero.org/users/6990598/items/6MKH2K43"],"itemData":{"id":28,"type":"article-journal","container-title":"Journal of Medical Virology","DOI":"10.1002/jmv.25678","ISSN":"0146-6615","issue":"4","journalAbbreviation":"J Med Virol","note":"PMID: 31950516\nPMCID: PMC7166628","page":"401-402","source":"PubMed Central","title":"Outbreak of pneumonia of unknown etiology in Wuhan, China: The mystery and the miracle","title-short":"Outbreak of pneumonia of unknown etiology in Wuhan, China","volume":"92","author":[{"family":"Lu","given":"Hongzhou"},{"family":"Stratton","given":"Charles W."},{"family":"Tang","given":"Yi</w:instrText>
      </w:r>
      <w:r w:rsidRPr="00BB7F4B">
        <w:rPr>
          <w:rFonts w:ascii="Cambria Math" w:hAnsi="Cambria Math" w:cs="Cambria Math"/>
          <w:szCs w:val="19"/>
        </w:rPr>
        <w:instrText>‐</w:instrText>
      </w:r>
      <w:r w:rsidRPr="00BB7F4B">
        <w:rPr>
          <w:szCs w:val="19"/>
        </w:rPr>
        <w:instrText xml:space="preserve">Wei"}],"issued":{"date-parts":[["2020",4]]}}}],"schema":"https://github.com/citation-style-language/schema/raw/master/csl-citation.json"} </w:instrText>
      </w:r>
      <w:r w:rsidRPr="00BB7F4B">
        <w:rPr>
          <w:szCs w:val="19"/>
        </w:rPr>
        <w:fldChar w:fldCharType="separate"/>
      </w:r>
      <w:r w:rsidRPr="00BB7F4B">
        <w:rPr>
          <w:rFonts w:cs="Arial"/>
          <w:szCs w:val="19"/>
          <w:vertAlign w:val="superscript"/>
        </w:rPr>
        <w:t>1</w:t>
      </w:r>
      <w:r w:rsidRPr="00BB7F4B">
        <w:rPr>
          <w:szCs w:val="19"/>
        </w:rPr>
        <w:fldChar w:fldCharType="end"/>
      </w:r>
      <w:r w:rsidRPr="00BB7F4B">
        <w:rPr>
          <w:szCs w:val="19"/>
        </w:rPr>
        <w:t>. The virus quickly spread globally, and the World Health Organization declared COVID-19 to be a pandemic on March 11, 2020. As at December 1, 2020, there have been over 67,000,000 notified cases, with over 1,500,000 reported deaths.</w:t>
      </w:r>
      <w:r w:rsidRPr="00BB7F4B">
        <w:rPr>
          <w:szCs w:val="19"/>
        </w:rPr>
        <w:fldChar w:fldCharType="begin"/>
      </w:r>
      <w:r w:rsidRPr="00BB7F4B">
        <w:rPr>
          <w:szCs w:val="19"/>
        </w:rPr>
        <w:instrText xml:space="preserve"> ADDIN ZOTERO_ITEM CSL_CITATION {"citationID":"WKlgeDx7","properties":{"formattedCitation":"\\super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w:t>
      </w:r>
    </w:p>
    <w:p w14:paraId="5430FCA9" w14:textId="77777777" w:rsidR="0077427E" w:rsidRPr="00BB7F4B" w:rsidRDefault="0077427E" w:rsidP="00585C8D">
      <w:pPr>
        <w:rPr>
          <w:szCs w:val="19"/>
        </w:rPr>
      </w:pPr>
    </w:p>
    <w:p w14:paraId="7659D2DB" w14:textId="77777777" w:rsidR="0077427E" w:rsidRPr="00BB7F4B" w:rsidRDefault="0077427E" w:rsidP="00585C8D">
      <w:pPr>
        <w:rPr>
          <w:szCs w:val="19"/>
        </w:rPr>
      </w:pPr>
      <w:r w:rsidRPr="00BB7F4B">
        <w:rPr>
          <w:szCs w:val="19"/>
        </w:rPr>
        <w:t>Given the rapid spread of the epidemic in Europe and the Americas, and the handicapped response by countries with the richest health systems, the outlook for less developed countries, and sub-Saharan Africa in particular, seemed dire. High numbers of deaths were expected due to weaknesses in health systems, difficulties in enforcing hygiene measures, and perceived health vulnerabilities of the population.</w:t>
      </w:r>
      <w:r w:rsidRPr="00BB7F4B">
        <w:rPr>
          <w:szCs w:val="19"/>
        </w:rPr>
        <w:fldChar w:fldCharType="begin"/>
      </w:r>
      <w:r w:rsidRPr="00BB7F4B">
        <w:rPr>
          <w:szCs w:val="19"/>
        </w:rPr>
        <w:instrText xml:space="preserve"> ADDIN ZOTERO_ITEM CSL_CITATION {"citationID":"ZJ5l3Lk5","properties":{"formattedCitation":"\\super 3\\nosupersub{}","plainCitation":"3","noteIndex":0},"citationItems":[{"id":31,"uris":["http://zotero.org/users/6990598/items/P2L2SWYS"],"uri":["http://zotero.org/users/6990598/items/P2L2SWYS"],"itemData":{"id":31,"type":"webpage","abstract":"There has been 200 suspected cases on the continent but nearly all have been confirmed negative.","container-title":"TheJournal.ie","language":"en","title":"WHO warns Africa is ill-equipped to deal with coronavirus due to 'weaker health systems'","URL":"https://www.thejournal.ie/world-health-organisation-african-coronavirus-5017867-Feb2020/","author":[{"family":"AFP","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3</w:t>
      </w:r>
      <w:r w:rsidRPr="00BB7F4B">
        <w:rPr>
          <w:szCs w:val="19"/>
        </w:rPr>
        <w:fldChar w:fldCharType="end"/>
      </w:r>
      <w:r w:rsidRPr="00BB7F4B">
        <w:rPr>
          <w:szCs w:val="19"/>
          <w:vertAlign w:val="superscript"/>
        </w:rPr>
        <w:t>,</w:t>
      </w:r>
      <w:r w:rsidRPr="00BB7F4B">
        <w:rPr>
          <w:szCs w:val="19"/>
        </w:rPr>
        <w:fldChar w:fldCharType="begin"/>
      </w:r>
      <w:r w:rsidRPr="00BB7F4B">
        <w:rPr>
          <w:szCs w:val="19"/>
        </w:rPr>
        <w:instrText xml:space="preserve"> ADDIN ZOTERO_ITEM CSL_CITATION {"citationID":"XwGmshBT","properties":{"formattedCitation":"\\super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the trajectory of the epidemic on the continent appears to have gone against expectation. Despite having over 2,200,200 infections as of December 1,</w:t>
      </w:r>
      <w:r w:rsidRPr="00BB7F4B">
        <w:rPr>
          <w:szCs w:val="19"/>
        </w:rPr>
        <w:fldChar w:fldCharType="begin"/>
      </w:r>
      <w:r w:rsidRPr="00BB7F4B">
        <w:rPr>
          <w:szCs w:val="19"/>
        </w:rPr>
        <w:instrText xml:space="preserve"> ADDIN ZOTERO_ITEM CSL_CITATION {"citationID":"FsPRhTmM","properties":{"formattedCitation":"\\super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Africa remains the least affected region and the mortality rate, even if not well documented, remains lower than expected.</w:t>
      </w:r>
      <w:r w:rsidRPr="00BB7F4B">
        <w:rPr>
          <w:szCs w:val="19"/>
        </w:rPr>
        <w:fldChar w:fldCharType="begin"/>
      </w:r>
      <w:r w:rsidRPr="00BB7F4B">
        <w:rPr>
          <w:szCs w:val="19"/>
        </w:rPr>
        <w:instrText xml:space="preserve"> ADDIN ZOTERO_ITEM CSL_CITATION {"citationID":"jwv2fiRt","properties":{"formattedCitation":"\\super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6EFB183D" w14:textId="77777777" w:rsidR="0077427E" w:rsidRPr="00BB7F4B" w:rsidRDefault="0077427E" w:rsidP="00585C8D">
      <w:pPr>
        <w:rPr>
          <w:szCs w:val="19"/>
        </w:rPr>
      </w:pPr>
    </w:p>
    <w:p w14:paraId="31DDBF97" w14:textId="77777777" w:rsidR="0077427E" w:rsidRPr="00BB7F4B" w:rsidRDefault="0077427E" w:rsidP="00585C8D">
      <w:pPr>
        <w:rPr>
          <w:szCs w:val="19"/>
        </w:rPr>
      </w:pPr>
      <w:r w:rsidRPr="00BB7F4B">
        <w:rPr>
          <w:szCs w:val="19"/>
        </w:rPr>
        <w:t>Multiple hypotheses have been advanced to explain the seemingly mild trajectory of the COVID-19 epidemic in Africa: researchers have pointed to the continent’s warm climate, young population, or cross-reactive immunity from other infections as possible mitigating factors.</w:t>
      </w:r>
      <w:r w:rsidRPr="00BB7F4B">
        <w:rPr>
          <w:szCs w:val="19"/>
        </w:rPr>
        <w:fldChar w:fldCharType="begin"/>
      </w:r>
      <w:r w:rsidRPr="00BB7F4B">
        <w:rPr>
          <w:szCs w:val="19"/>
        </w:rPr>
        <w:instrText xml:space="preserve"> ADDIN ZOTERO_ITEM CSL_CITATION {"citationID":"WtQZYOpg","properties":{"formattedCitation":"\\super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an informed explanation of the epidemic trajectory requires accurate numbers on the actual extent of population infection. And, as is the case elsewhere,</w:t>
      </w:r>
      <w:r w:rsidRPr="00BB7F4B">
        <w:rPr>
          <w:szCs w:val="19"/>
        </w:rPr>
        <w:fldChar w:fldCharType="begin"/>
      </w:r>
      <w:r w:rsidRPr="00BB7F4B">
        <w:rPr>
          <w:szCs w:val="19"/>
        </w:rPr>
        <w:instrText xml:space="preserve"> ADDIN ZOTERO_ITEM CSL_CITATION {"citationID":"68rP30UC","properties":{"formattedCitation":"\\super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the officially reported case counts in Africa significantly underestimate the extent of spread.</w:t>
      </w:r>
      <w:r w:rsidRPr="00BB7F4B">
        <w:rPr>
          <w:szCs w:val="19"/>
        </w:rPr>
        <w:fldChar w:fldCharType="begin"/>
      </w:r>
      <w:r w:rsidRPr="00BB7F4B">
        <w:rPr>
          <w:szCs w:val="19"/>
        </w:rPr>
        <w:instrText xml:space="preserve"> ADDIN ZOTERO_ITEM CSL_CITATION {"citationID":"epBNjjkc","properties":{"formattedCitation":"\\super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230BDF32" w14:textId="77777777" w:rsidR="0077427E" w:rsidRPr="00BB7F4B" w:rsidRDefault="0077427E" w:rsidP="00585C8D">
      <w:pPr>
        <w:rPr>
          <w:szCs w:val="19"/>
        </w:rPr>
      </w:pPr>
    </w:p>
    <w:p w14:paraId="197E44C1" w14:textId="77777777" w:rsidR="0077427E" w:rsidRPr="00BB7F4B" w:rsidRDefault="0077427E" w:rsidP="00585C8D">
      <w:pPr>
        <w:rPr>
          <w:szCs w:val="19"/>
        </w:rPr>
      </w:pPr>
      <w:r w:rsidRPr="00BB7F4B">
        <w:rPr>
          <w:szCs w:val="19"/>
        </w:rPr>
        <w:t>In this context, the use of serological antibody tests to detect exposure to SARS-CoV-2 is valuable. A number of validated SARS-CoV-2 antibody tests now exist on the market,</w:t>
      </w:r>
      <w:r w:rsidRPr="00BB7F4B">
        <w:rPr>
          <w:szCs w:val="19"/>
        </w:rPr>
        <w:fldChar w:fldCharType="begin"/>
      </w:r>
      <w:r w:rsidRPr="00BB7F4B">
        <w:rPr>
          <w:szCs w:val="19"/>
        </w:rPr>
        <w:instrText xml:space="preserve"> ADDIN ZOTERO_ITEM CSL_CITATION {"citationID":"3zhGBr6h","properties":{"formattedCitation":"\\super 6\\nosupersub{}","plainCitation":"6","noteIndex":0},"citationItems":[{"id":42,"uris":["http://zotero.org/users/6990598/items/DK6EEX9S"],"uri":["http://zotero.org/users/6990598/items/DK6EEX9S"],"itemData":{"id":42,"type":"article-journal","abstract":"Numerous SARS-CoV-2 rapid serological tests have been developed, but their accuracy has usually been assessed using very few samples, and rigorous comparisons between these tests are scarce. In this study, we evaluated and compared 10 commercially-available SARS-CoV-2 rapid serological tests using the STARD methodology (Standards for Reporting of Diagnostic Accuracy Studies). 250 sera from 159 PCR-confirmed SARS-CoV-2 patients (collected from 0 to 32 days after onset of symptoms) were tested with rapid serological tests. Control sera (N = 254) were retrieved from pre-COVID periods from patients with other coronavirus infections (N = 11), positive rheumatoid factors (N = 3), IgG/IgM hyperglobulinemia (N = 9), malaria (n = 5), or no documented viral infection (N = 226). All samples were tested using rapid lateral flow immunoassays (LFIA) from 10 manufacturers. Only four tests achieved ≥98% specificity, with other tests ranging from 75.7%-99.2%. Sensitivities varied by the day of sample collection, from 31.7%-55.4% (Days 0-9), 65.9%-92.9% (Days 10-14), and 81.0%-95.2% (&gt;14 days) after the onset of symptoms, respectively. Only three tests evaluated met French Health Authorities’ thresholds for SARS-CoV-2 serological tests (≥90% sensitivity + ≥98% specificity). Overall, the performances between tests varied greatly, with only a third meeting acceptable specificity and sensitivity thresholds. Knowing the analytical performance of these tests will allow clinicians and most importantly laboratorians to use them with more confidence, could help determine the general population’s immunological status, and may help to diagnose some patients with false-negative RT-PCR results.","container-title":"Journal of Clinical Microbiology","DOI":"10.1128/JCM.02342-20","ISSN":"0095-1137, 1098-660X","language":"en","note":"publisher: American Society for Microbiology Journals\nsection: Immunoassays\nPMID: 33239381","source":"jcm.asm.org","title":"Evaluating Ten Commercially-Available SARS-CoV-2 Rapid Serological Tests Using the STARD (Standards for Reporting of Diagnostic Accuracy Studies) Method.","URL":"https://jcm.asm.org/content/early/2020/11/24/JCM.02342-20","author":[{"family":"Dortet","given":"Laurent"},{"family":"Ronat","given":"Jean-Baptiste"},{"family":"Vauloup-Fellous","given":"Christelle"},{"family":"Langendorf","given":"Céline"},{"family":"Mendels","given":"David-Alexis"},{"family":"Emeraud","given":"Cécile"},{"family":"Oueslati","given":"Saoussen"},{"family":"Girlich","given":"Delphine"},{"family":"Chauvin","given":"Anthony"},{"family":"Afdjei","given":"Ali"},{"family":"Bernabeu","given":"Sandrine"},{"family":"Pape","given":"Samuel Le"},{"family":"Kallala","given":"Rim"},{"family":"Rochard","given":"Alice"},{"family":"Verstuyft","given":"Celine"},{"family":"Fortineau","given":"Nicolas"},{"family":"Roque-Afonso","given":"Anne-Marie"},{"family":"Naas","given":"Thierry"}],"accessed":{"date-parts":[["2020",12,8]]},"issued":{"date-parts":[["2020",11,25]]}}}],"schema":"https://github.com/citation-style-language/schema/raw/master/csl-citation.json"} </w:instrText>
      </w:r>
      <w:r w:rsidRPr="00BB7F4B">
        <w:rPr>
          <w:szCs w:val="19"/>
        </w:rPr>
        <w:fldChar w:fldCharType="separate"/>
      </w:r>
      <w:r w:rsidRPr="00BB7F4B">
        <w:rPr>
          <w:rFonts w:cs="Arial"/>
          <w:szCs w:val="19"/>
          <w:vertAlign w:val="superscript"/>
        </w:rPr>
        <w:t>6</w:t>
      </w:r>
      <w:r w:rsidRPr="00BB7F4B">
        <w:rPr>
          <w:szCs w:val="19"/>
        </w:rPr>
        <w:fldChar w:fldCharType="end"/>
      </w:r>
      <w:r w:rsidRPr="00BB7F4B">
        <w:rPr>
          <w:szCs w:val="19"/>
        </w:rPr>
        <w:t xml:space="preserve"> and some of these are point-of-care lateral-flow immunoassays, which are affordable, easy to use and provide quick results. Although concerns about sensitivity and specificity remain, these antibody tests offer the opportunity to more accurately assess the prior infection rate of populations in regions where PCR-based testing has been uncommon.</w:t>
      </w:r>
      <w:r w:rsidRPr="00BB7F4B">
        <w:rPr>
          <w:szCs w:val="19"/>
        </w:rPr>
        <w:fldChar w:fldCharType="begin"/>
      </w:r>
      <w:r w:rsidRPr="00BB7F4B">
        <w:rPr>
          <w:szCs w:val="19"/>
        </w:rPr>
        <w:instrText xml:space="preserve"> ADDIN ZOTERO_ITEM CSL_CITATION {"citationID":"c8TOVZkD","properties":{"formattedCitation":"\\super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w:t>
      </w:r>
    </w:p>
    <w:p w14:paraId="1C204D73" w14:textId="77777777" w:rsidR="0077427E" w:rsidRPr="00BB7F4B" w:rsidRDefault="0077427E" w:rsidP="00585C8D">
      <w:pPr>
        <w:rPr>
          <w:szCs w:val="19"/>
        </w:rPr>
      </w:pPr>
    </w:p>
    <w:p w14:paraId="1E47E422" w14:textId="77777777" w:rsidR="0077427E" w:rsidRPr="00BB7F4B" w:rsidRDefault="0077427E" w:rsidP="00585C8D">
      <w:pPr>
        <w:rPr>
          <w:szCs w:val="19"/>
        </w:rPr>
      </w:pPr>
      <w:r w:rsidRPr="00BB7F4B">
        <w:rPr>
          <w:szCs w:val="19"/>
        </w:rPr>
        <w:t xml:space="preserve">This report presents the protocol and results of our study using a lateral-flow immunoassay to assess the seroprevalence of anti-SARS-CoV-2 IgG and IgM antibodies in a region of Yaounde, the capital of Cameroon. </w:t>
      </w:r>
    </w:p>
    <w:p w14:paraId="0F2024ED" w14:textId="77777777" w:rsidR="0077427E" w:rsidRPr="00BB7F4B" w:rsidRDefault="0077427E" w:rsidP="00585C8D">
      <w:pPr>
        <w:rPr>
          <w:szCs w:val="19"/>
        </w:rPr>
      </w:pPr>
    </w:p>
    <w:p w14:paraId="5F3551B7" w14:textId="77777777" w:rsidR="0077427E" w:rsidRPr="00BB7F4B" w:rsidRDefault="0077427E" w:rsidP="00585C8D">
      <w:pPr>
        <w:rPr>
          <w:szCs w:val="19"/>
        </w:rPr>
      </w:pPr>
      <w:r w:rsidRPr="00BB7F4B">
        <w:rPr>
          <w:szCs w:val="19"/>
        </w:rPr>
        <w:t>In addition to examining seroprevalence, our study also hopes to shed light on the broader impact of the epidemic on the socioeconomic wellbeing of the Cité Verte population. Soon after its first notified COVID-19 case (on March 6, 2020), Cameroon closed its borders and implemented significant social distancing measures, including mandatory bar closures after 6 PM, limitations on public transport occupancy, bans on gatherings of more than 50 people and the closing of in-person schools</w:t>
      </w:r>
      <w:r w:rsidRPr="00BB7F4B">
        <w:rPr>
          <w:szCs w:val="19"/>
        </w:rPr>
        <w:fldChar w:fldCharType="begin"/>
      </w:r>
      <w:r w:rsidRPr="00BB7F4B">
        <w:rPr>
          <w:szCs w:val="19"/>
        </w:rPr>
        <w:instrText xml:space="preserve"> ADDIN ZOTERO_ITEM CSL_CITATION {"citationID":"uqJMJddF","properties":{"formattedCitation":"\\super 7\\nosupersub{}","plainCitation":"7","noteIndex":0},"citationItems":[{"id":48,"uris":["http://zotero.org/users/6990598/items/FF5NL6B3"],"uri":["http://zotero.org/users/6990598/items/FF5NL6B3"],"itemData":{"id":48,"type":"report","title":"Recueil des mesures prises par le gouvernement Camerounais dans le cadre de la lutte contre la COVID-19","URL":"https://www.chazai-partners.com/wp-content/uploads/2020/05/Chazai-Partners-Recueil-des-mesures-prises-par-le-gouvernement-Camerounais-dans-la-lutte-contre-la-COVID-19-29-05-20.pdf","author":[{"family":"Chazai Partners","given":""}],"accessed":{"date-parts":[["2020",12,8]]}}}],"schema":"https://github.com/citation-style-language/schema/raw/master/csl-citation.json"}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7</w:t>
      </w:r>
      <w:r w:rsidRPr="00BB7F4B">
        <w:rPr>
          <w:szCs w:val="19"/>
        </w:rPr>
        <w:fldChar w:fldCharType="end"/>
      </w:r>
      <w:r w:rsidRPr="00BB7F4B">
        <w:rPr>
          <w:szCs w:val="19"/>
        </w:rPr>
        <w:t xml:space="preserve">. Similar measures were taken in other African countries. </w:t>
      </w:r>
    </w:p>
    <w:p w14:paraId="1B8CCD79" w14:textId="77777777" w:rsidR="0077427E" w:rsidRPr="00BB7F4B" w:rsidRDefault="0077427E" w:rsidP="00585C8D">
      <w:pPr>
        <w:rPr>
          <w:szCs w:val="19"/>
        </w:rPr>
      </w:pPr>
    </w:p>
    <w:p w14:paraId="03B35555" w14:textId="308497CF" w:rsidR="0077427E" w:rsidRPr="00BB7F4B" w:rsidRDefault="0077427E" w:rsidP="00585C8D">
      <w:pPr>
        <w:rPr>
          <w:szCs w:val="19"/>
        </w:rPr>
      </w:pPr>
      <w:r w:rsidRPr="00BB7F4B">
        <w:rPr>
          <w:szCs w:val="19"/>
        </w:rPr>
        <w:t xml:space="preserve">The effects of these measures on the wellbeing of the Cameroonian population </w:t>
      </w:r>
      <w:r w:rsidR="002F0251" w:rsidRPr="00BB7F4B">
        <w:rPr>
          <w:szCs w:val="19"/>
        </w:rPr>
        <w:t>have</w:t>
      </w:r>
      <w:r w:rsidRPr="00BB7F4B">
        <w:rPr>
          <w:szCs w:val="19"/>
        </w:rPr>
        <w:t xml:space="preserve"> not been well examined. Studies in other contexts have noted that during the pandemic period, access to routine health care services has been disrupted. We designed and implemented a survey to assess whether such disruptions were common in the studied population. This survey was performed concurrently with the seroprevalence assays.  </w:t>
      </w:r>
    </w:p>
    <w:p w14:paraId="11DD3E1A" w14:textId="2775B5C6" w:rsidR="0077427E" w:rsidRPr="001E7519" w:rsidRDefault="00B20664" w:rsidP="00585C8D">
      <w:pPr>
        <w:rPr>
          <w:sz w:val="18"/>
          <w:szCs w:val="16"/>
        </w:rPr>
      </w:pPr>
      <w:r>
        <w:rPr>
          <w:sz w:val="18"/>
          <w:szCs w:val="16"/>
        </w:rPr>
        <w:br w:type="column"/>
      </w:r>
    </w:p>
    <w:p w14:paraId="6FA422F7" w14:textId="77777777" w:rsidR="0077427E" w:rsidRPr="001E7519" w:rsidRDefault="0077427E" w:rsidP="00585C8D">
      <w:pPr>
        <w:pStyle w:val="Heading1"/>
        <w:spacing w:line="276" w:lineRule="auto"/>
        <w:rPr>
          <w:sz w:val="24"/>
          <w:szCs w:val="26"/>
        </w:rPr>
      </w:pPr>
      <w:bookmarkStart w:id="13" w:name="_Toc60353387"/>
      <w:r w:rsidRPr="001E7519">
        <w:rPr>
          <w:sz w:val="24"/>
          <w:szCs w:val="26"/>
        </w:rPr>
        <w:t>Methods</w:t>
      </w:r>
      <w:bookmarkEnd w:id="13"/>
    </w:p>
    <w:p w14:paraId="2003498C" w14:textId="77777777" w:rsidR="00885179" w:rsidRPr="001E7519" w:rsidRDefault="00885179" w:rsidP="00585C8D">
      <w:pPr>
        <w:ind w:hanging="2"/>
        <w:rPr>
          <w:rFonts w:eastAsia="Arial" w:cs="Arial"/>
          <w:sz w:val="18"/>
          <w:szCs w:val="21"/>
        </w:rPr>
      </w:pPr>
    </w:p>
    <w:p w14:paraId="06DE4E6D" w14:textId="5E9F4ABE" w:rsidR="0077427E" w:rsidRPr="00BB7F4B" w:rsidRDefault="0077427E" w:rsidP="00585C8D">
      <w:pPr>
        <w:ind w:hanging="2"/>
        <w:rPr>
          <w:rFonts w:eastAsia="Arial" w:cs="Arial"/>
          <w:szCs w:val="19"/>
        </w:rPr>
      </w:pPr>
      <w:r w:rsidRPr="00BB7F4B">
        <w:rPr>
          <w:rFonts w:eastAsia="Arial" w:cs="Arial"/>
          <w:szCs w:val="19"/>
        </w:rPr>
        <w:t xml:space="preserve">The </w:t>
      </w:r>
      <w:bookmarkStart w:id="14" w:name="OLE_LINK151"/>
      <w:bookmarkStart w:id="15" w:name="OLE_LINK152"/>
      <w:r w:rsidRPr="00BB7F4B">
        <w:rPr>
          <w:rFonts w:eastAsia="Arial" w:cs="Arial"/>
          <w:szCs w:val="19"/>
        </w:rPr>
        <w:t xml:space="preserve">EpiCO </w:t>
      </w:r>
      <w:bookmarkEnd w:id="14"/>
      <w:bookmarkEnd w:id="15"/>
      <w:r w:rsidRPr="00BB7F4B">
        <w:rPr>
          <w:rFonts w:eastAsia="Arial" w:cs="Arial"/>
          <w:szCs w:val="19"/>
        </w:rPr>
        <w:t>19 study is a community-based survey to estimate the circulation and the impact of SARS-CoV-2 and the COVID-19 pandemic on a district in Yaounde, which is one of the cities most affected by COVID-19 in Cameroon.</w:t>
      </w:r>
    </w:p>
    <w:p w14:paraId="19736645" w14:textId="77777777" w:rsidR="0077427E" w:rsidRPr="001E7519" w:rsidRDefault="0077427E" w:rsidP="00585C8D">
      <w:pPr>
        <w:ind w:hanging="2"/>
        <w:rPr>
          <w:rFonts w:eastAsia="Arial" w:cs="Arial"/>
          <w:sz w:val="18"/>
          <w:szCs w:val="21"/>
        </w:rPr>
      </w:pPr>
    </w:p>
    <w:p w14:paraId="7B272128" w14:textId="77777777" w:rsidR="0077427E" w:rsidRPr="001E7519" w:rsidRDefault="0077427E" w:rsidP="00585C8D">
      <w:pPr>
        <w:pStyle w:val="Heading2"/>
        <w:jc w:val="left"/>
        <w:rPr>
          <w:sz w:val="24"/>
          <w:szCs w:val="23"/>
        </w:rPr>
      </w:pPr>
      <w:bookmarkStart w:id="16" w:name="_Toc60353388"/>
      <w:bookmarkStart w:id="17" w:name="OLE_LINK16"/>
      <w:bookmarkStart w:id="18" w:name="OLE_LINK17"/>
      <w:r w:rsidRPr="001E7519">
        <w:rPr>
          <w:sz w:val="24"/>
          <w:szCs w:val="23"/>
        </w:rPr>
        <w:t>Design</w:t>
      </w:r>
      <w:bookmarkEnd w:id="16"/>
    </w:p>
    <w:bookmarkEnd w:id="17"/>
    <w:bookmarkEnd w:id="18"/>
    <w:p w14:paraId="5C2887CE" w14:textId="77777777" w:rsidR="00997D07" w:rsidRPr="001E7519" w:rsidRDefault="00997D07" w:rsidP="00585C8D">
      <w:pPr>
        <w:ind w:hanging="2"/>
        <w:rPr>
          <w:rFonts w:eastAsia="Arial" w:cs="Arial"/>
          <w:sz w:val="18"/>
          <w:szCs w:val="21"/>
        </w:rPr>
      </w:pPr>
    </w:p>
    <w:p w14:paraId="272FEF4C" w14:textId="44D28AED" w:rsidR="0077427E" w:rsidRPr="00BB7F4B" w:rsidRDefault="0077427E" w:rsidP="00585C8D">
      <w:pPr>
        <w:ind w:hanging="2"/>
        <w:rPr>
          <w:szCs w:val="19"/>
        </w:rPr>
      </w:pPr>
      <w:r w:rsidRPr="00BB7F4B">
        <w:rPr>
          <w:rFonts w:eastAsia="Arial" w:cs="Arial"/>
          <w:szCs w:val="19"/>
        </w:rPr>
        <w:t xml:space="preserve">EpiCO 19 is a </w:t>
      </w:r>
      <w:r w:rsidRPr="00BB7F4B">
        <w:rPr>
          <w:rFonts w:eastAsia="Arial" w:cs="Arial"/>
          <w:color w:val="171717"/>
          <w:szCs w:val="19"/>
        </w:rPr>
        <w:t xml:space="preserve">cross-sectional </w:t>
      </w:r>
      <w:proofErr w:type="spellStart"/>
      <w:r w:rsidRPr="00BB7F4B">
        <w:rPr>
          <w:rFonts w:eastAsia="Arial" w:cs="Arial"/>
          <w:color w:val="171717"/>
          <w:szCs w:val="19"/>
        </w:rPr>
        <w:t>clinico</w:t>
      </w:r>
      <w:proofErr w:type="spellEnd"/>
      <w:r w:rsidRPr="00BB7F4B">
        <w:rPr>
          <w:rFonts w:eastAsia="Arial" w:cs="Arial"/>
          <w:color w:val="171717"/>
          <w:szCs w:val="19"/>
        </w:rPr>
        <w:t xml:space="preserve">-epidemiological and socio-economic study. </w:t>
      </w:r>
    </w:p>
    <w:p w14:paraId="74FC0282" w14:textId="77777777" w:rsidR="0077427E" w:rsidRPr="001E7519" w:rsidRDefault="0077427E" w:rsidP="00585C8D">
      <w:pPr>
        <w:rPr>
          <w:sz w:val="18"/>
          <w:szCs w:val="16"/>
        </w:rPr>
      </w:pPr>
    </w:p>
    <w:p w14:paraId="02F93582" w14:textId="77777777" w:rsidR="0077427E" w:rsidRPr="001E7519" w:rsidRDefault="0077427E" w:rsidP="00585C8D">
      <w:pPr>
        <w:pStyle w:val="Heading2"/>
        <w:jc w:val="left"/>
        <w:rPr>
          <w:sz w:val="24"/>
          <w:szCs w:val="23"/>
        </w:rPr>
      </w:pPr>
      <w:bookmarkStart w:id="19" w:name="_Toc60353389"/>
      <w:bookmarkStart w:id="20" w:name="OLE_LINK14"/>
      <w:bookmarkStart w:id="21" w:name="OLE_LINK15"/>
      <w:r w:rsidRPr="001E7519">
        <w:rPr>
          <w:sz w:val="24"/>
          <w:szCs w:val="23"/>
        </w:rPr>
        <w:t>Population</w:t>
      </w:r>
      <w:bookmarkEnd w:id="19"/>
    </w:p>
    <w:bookmarkEnd w:id="20"/>
    <w:bookmarkEnd w:id="21"/>
    <w:p w14:paraId="77069ED4" w14:textId="77777777" w:rsidR="00997D07" w:rsidRPr="001E7519" w:rsidRDefault="00997D07" w:rsidP="00585C8D">
      <w:pPr>
        <w:ind w:hanging="2"/>
        <w:rPr>
          <w:rFonts w:eastAsia="Arial" w:cs="Arial"/>
          <w:sz w:val="18"/>
          <w:szCs w:val="21"/>
        </w:rPr>
      </w:pPr>
    </w:p>
    <w:p w14:paraId="2D866E81" w14:textId="19EEBE48" w:rsidR="0077427E" w:rsidRPr="00BB7F4B" w:rsidRDefault="0077427E" w:rsidP="00585C8D">
      <w:pPr>
        <w:ind w:hanging="2"/>
        <w:rPr>
          <w:rFonts w:eastAsia="Arial" w:cs="Arial"/>
          <w:szCs w:val="19"/>
        </w:rPr>
      </w:pPr>
      <w:r w:rsidRPr="00BB7F4B">
        <w:rPr>
          <w:rFonts w:eastAsia="Arial" w:cs="Arial"/>
          <w:szCs w:val="19"/>
        </w:rPr>
        <w:t xml:space="preserve">The </w:t>
      </w:r>
      <w:bookmarkStart w:id="22" w:name="OLE_LINK99"/>
      <w:bookmarkStart w:id="23" w:name="OLE_LINK106"/>
      <w:r w:rsidRPr="00BB7F4B">
        <w:rPr>
          <w:rFonts w:eastAsia="Arial" w:cs="Arial"/>
          <w:szCs w:val="19"/>
        </w:rPr>
        <w:t>Cité Verte district</w:t>
      </w:r>
      <w:bookmarkEnd w:id="22"/>
      <w:bookmarkEnd w:id="23"/>
      <w:r w:rsidRPr="00BB7F4B">
        <w:rPr>
          <w:rFonts w:eastAsia="Arial" w:cs="Arial"/>
          <w:szCs w:val="19"/>
        </w:rPr>
        <w:t xml:space="preserve">, located in the Mfoundi department of the </w:t>
      </w:r>
      <w:proofErr w:type="spellStart"/>
      <w:r w:rsidRPr="00BB7F4B">
        <w:rPr>
          <w:rFonts w:eastAsia="Arial" w:cs="Arial"/>
          <w:szCs w:val="19"/>
        </w:rPr>
        <w:t>Center</w:t>
      </w:r>
      <w:proofErr w:type="spellEnd"/>
      <w:r w:rsidRPr="00BB7F4B">
        <w:rPr>
          <w:rFonts w:eastAsia="Arial" w:cs="Arial"/>
          <w:szCs w:val="19"/>
        </w:rPr>
        <w:t xml:space="preserve"> Region of Cameroon, covers a surface area of 19 square </w:t>
      </w:r>
      <w:proofErr w:type="spellStart"/>
      <w:r w:rsidRPr="00BB7F4B">
        <w:rPr>
          <w:rFonts w:eastAsia="Arial" w:cs="Arial"/>
          <w:szCs w:val="19"/>
        </w:rPr>
        <w:t>kilometers</w:t>
      </w:r>
      <w:proofErr w:type="spellEnd"/>
      <w:r w:rsidRPr="00BB7F4B">
        <w:rPr>
          <w:rFonts w:eastAsia="Arial" w:cs="Arial"/>
          <w:szCs w:val="19"/>
          <w:vertAlign w:val="superscript"/>
        </w:rPr>
        <w:t xml:space="preserve"> </w:t>
      </w:r>
      <w:r w:rsidRPr="00BB7F4B">
        <w:rPr>
          <w:rFonts w:eastAsia="Arial" w:cs="Arial"/>
          <w:szCs w:val="19"/>
        </w:rPr>
        <w:t xml:space="preserve">in the administrative area of Yaounde II. The total estimated population is </w:t>
      </w:r>
      <w:bookmarkStart w:id="24" w:name="OLE_LINK5"/>
      <w:bookmarkStart w:id="25" w:name="OLE_LINK6"/>
      <w:r w:rsidRPr="00BB7F4B">
        <w:rPr>
          <w:rFonts w:eastAsia="Arial" w:cs="Arial"/>
          <w:szCs w:val="19"/>
        </w:rPr>
        <w:t>432,858</w:t>
      </w:r>
      <w:bookmarkEnd w:id="24"/>
      <w:bookmarkEnd w:id="25"/>
      <w:r w:rsidRPr="00BB7F4B">
        <w:rPr>
          <w:rFonts w:eastAsia="Arial" w:cs="Arial"/>
          <w:szCs w:val="19"/>
        </w:rPr>
        <w:t xml:space="preserve">, of which the majority are young. It is located in the oldest part of the city of Yaounde and residents are from several different regions of Cameroon. </w:t>
      </w:r>
    </w:p>
    <w:p w14:paraId="194A2023" w14:textId="77777777" w:rsidR="0077427E" w:rsidRPr="00BB7F4B" w:rsidRDefault="0077427E" w:rsidP="00585C8D">
      <w:pPr>
        <w:rPr>
          <w:rFonts w:eastAsia="Arial" w:cs="Arial"/>
          <w:szCs w:val="19"/>
        </w:rPr>
      </w:pPr>
    </w:p>
    <w:p w14:paraId="4BBF9DF4" w14:textId="77777777" w:rsidR="0077427E" w:rsidRPr="00BB7F4B" w:rsidRDefault="0077427E" w:rsidP="00585C8D">
      <w:pPr>
        <w:tabs>
          <w:tab w:val="left" w:pos="43"/>
          <w:tab w:val="left" w:pos="284"/>
        </w:tabs>
        <w:ind w:hanging="2"/>
        <w:rPr>
          <w:rFonts w:eastAsia="Arial" w:cs="Arial"/>
          <w:szCs w:val="19"/>
        </w:rPr>
      </w:pPr>
      <w:bookmarkStart w:id="26" w:name="OLE_LINK92"/>
      <w:bookmarkStart w:id="27" w:name="OLE_LINK93"/>
      <w:r w:rsidRPr="00BB7F4B">
        <w:rPr>
          <w:rFonts w:eastAsia="Arial" w:cs="Arial"/>
          <w:szCs w:val="19"/>
        </w:rPr>
        <w:t>The dwellings are of two types: 60% are permanent built with standard building materials while 40% are temporary structures. Some neighbourhoods, notably Tsinga and Cité Verte (the Cité Verte neighbourhood of the Cité Verte district), are better equipped in services and roads than others.</w:t>
      </w:r>
    </w:p>
    <w:bookmarkEnd w:id="26"/>
    <w:bookmarkEnd w:id="27"/>
    <w:p w14:paraId="111B7F2C" w14:textId="77777777" w:rsidR="0077427E" w:rsidRPr="00BB7F4B" w:rsidRDefault="0077427E" w:rsidP="00585C8D">
      <w:pPr>
        <w:tabs>
          <w:tab w:val="left" w:pos="43"/>
        </w:tabs>
        <w:rPr>
          <w:rFonts w:eastAsia="Arial" w:cs="Arial"/>
          <w:szCs w:val="19"/>
        </w:rPr>
      </w:pPr>
    </w:p>
    <w:p w14:paraId="66EA732E" w14:textId="77777777" w:rsidR="0077427E" w:rsidRPr="00BB7F4B" w:rsidRDefault="0077427E" w:rsidP="00585C8D">
      <w:pPr>
        <w:tabs>
          <w:tab w:val="left" w:pos="43"/>
        </w:tabs>
        <w:ind w:hanging="2"/>
        <w:rPr>
          <w:rFonts w:eastAsia="Arial" w:cs="Arial"/>
          <w:szCs w:val="19"/>
        </w:rPr>
      </w:pPr>
      <w:r w:rsidRPr="00BB7F4B">
        <w:rPr>
          <w:rFonts w:eastAsia="Arial" w:cs="Arial"/>
          <w:szCs w:val="19"/>
        </w:rPr>
        <w:t>Cité Verte is divided into nine health zones with a total of 63 health structures, of which eight are public and three are run by private, faith-based providers. In each of the health areas there is a referent health structure and a number of community health workers supporting public health activities that are carried out by the Ministry of health or other partners in the community. These personnel have been key for the study to facilitate access to the population.</w:t>
      </w:r>
    </w:p>
    <w:p w14:paraId="4B518E64" w14:textId="77777777" w:rsidR="0077427E" w:rsidRPr="001E7519" w:rsidRDefault="0077427E" w:rsidP="00585C8D">
      <w:pPr>
        <w:tabs>
          <w:tab w:val="left" w:pos="43"/>
        </w:tabs>
        <w:ind w:hanging="2"/>
        <w:rPr>
          <w:rFonts w:eastAsia="Arial" w:cs="Arial"/>
          <w:sz w:val="18"/>
          <w:szCs w:val="21"/>
        </w:rPr>
      </w:pPr>
    </w:p>
    <w:p w14:paraId="12D074A3" w14:textId="77777777" w:rsidR="0077427E" w:rsidRPr="001E7519" w:rsidRDefault="0077427E" w:rsidP="00585C8D">
      <w:pPr>
        <w:pStyle w:val="Heading2"/>
        <w:jc w:val="left"/>
        <w:rPr>
          <w:sz w:val="24"/>
          <w:szCs w:val="23"/>
        </w:rPr>
      </w:pPr>
      <w:bookmarkStart w:id="28" w:name="_Toc60353390"/>
      <w:r w:rsidRPr="001E7519">
        <w:rPr>
          <w:sz w:val="24"/>
          <w:szCs w:val="23"/>
        </w:rPr>
        <w:t>Sampling</w:t>
      </w:r>
      <w:bookmarkEnd w:id="28"/>
    </w:p>
    <w:p w14:paraId="643C9AAA" w14:textId="77777777" w:rsidR="00FA434E" w:rsidRPr="00BB7F4B" w:rsidRDefault="00FA434E" w:rsidP="00585C8D">
      <w:pPr>
        <w:tabs>
          <w:tab w:val="left" w:pos="43"/>
          <w:tab w:val="left" w:pos="284"/>
        </w:tabs>
        <w:ind w:hanging="2"/>
        <w:rPr>
          <w:rFonts w:eastAsia="Arial" w:cs="Arial"/>
          <w:szCs w:val="19"/>
        </w:rPr>
      </w:pPr>
      <w:bookmarkStart w:id="29" w:name="OLE_LINK97"/>
      <w:bookmarkStart w:id="30" w:name="OLE_LINK98"/>
      <w:bookmarkStart w:id="31" w:name="OLE_LINK91"/>
    </w:p>
    <w:p w14:paraId="621750AD" w14:textId="0047F989"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following formula was used to calculate the size of the sample for the study:</w:t>
      </w:r>
    </w:p>
    <w:bookmarkEnd w:id="29"/>
    <w:bookmarkEnd w:id="30"/>
    <w:p w14:paraId="337EF748" w14:textId="77777777" w:rsidR="0077427E" w:rsidRPr="00BB7F4B" w:rsidRDefault="0077427E" w:rsidP="00585C8D">
      <w:pPr>
        <w:tabs>
          <w:tab w:val="left" w:pos="43"/>
          <w:tab w:val="left" w:pos="284"/>
        </w:tabs>
        <w:ind w:hanging="2"/>
        <w:rPr>
          <w:rFonts w:eastAsia="Arial" w:cs="Arial"/>
          <w:szCs w:val="19"/>
          <w:vertAlign w:val="superscript"/>
        </w:rPr>
      </w:pPr>
      <w:r w:rsidRPr="00BB7F4B">
        <w:rPr>
          <w:rFonts w:eastAsia="Arial" w:cs="Arial"/>
          <w:szCs w:val="19"/>
        </w:rPr>
        <w:t>n = Z</w:t>
      </w:r>
      <w:r w:rsidRPr="00BB7F4B">
        <w:rPr>
          <w:rFonts w:eastAsia="Arial" w:cs="Arial"/>
          <w:szCs w:val="19"/>
          <w:vertAlign w:val="superscript"/>
        </w:rPr>
        <w:t>2</w:t>
      </w:r>
      <w:sdt>
        <w:sdtPr>
          <w:rPr>
            <w:rFonts w:eastAsia="Arial" w:cs="Arial"/>
            <w:szCs w:val="19"/>
          </w:rPr>
          <w:tag w:val="goog_rdk_0"/>
          <w:id w:val="60988080"/>
        </w:sdtPr>
        <w:sdtEndPr/>
        <w:sdtContent>
          <w:r w:rsidRPr="00BB7F4B">
            <w:rPr>
              <w:rFonts w:eastAsia="Arial" w:cs="Arial"/>
              <w:szCs w:val="19"/>
            </w:rPr>
            <w:t xml:space="preserve"> P(1− P)/d</w:t>
          </w:r>
        </w:sdtContent>
      </w:sdt>
      <w:r w:rsidRPr="00BB7F4B">
        <w:rPr>
          <w:rFonts w:eastAsia="Arial" w:cs="Arial"/>
          <w:szCs w:val="19"/>
          <w:vertAlign w:val="superscript"/>
        </w:rPr>
        <w:t>2</w:t>
      </w:r>
    </w:p>
    <w:p w14:paraId="28E1575B" w14:textId="77777777" w:rsidR="0077427E" w:rsidRPr="00BB7F4B" w:rsidRDefault="0077427E" w:rsidP="00585C8D">
      <w:pPr>
        <w:tabs>
          <w:tab w:val="left" w:pos="43"/>
          <w:tab w:val="left" w:pos="284"/>
        </w:tabs>
        <w:ind w:hanging="2"/>
        <w:rPr>
          <w:rFonts w:eastAsia="Arial" w:cs="Arial"/>
          <w:szCs w:val="19"/>
        </w:rPr>
      </w:pPr>
    </w:p>
    <w:p w14:paraId="67E0FB7F"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where n = sample size, Z = Z statistic for a level of confidence, P = expected prevalence or proportion (in proportion of one; if 20%, P = 0.2) and d = precision (in proportion of one; if 5%, d = 0.05).</w:t>
      </w:r>
    </w:p>
    <w:p w14:paraId="3D1D353E" w14:textId="77777777" w:rsidR="0077427E" w:rsidRPr="00BB7F4B" w:rsidRDefault="0077427E" w:rsidP="00585C8D">
      <w:pPr>
        <w:tabs>
          <w:tab w:val="left" w:pos="43"/>
          <w:tab w:val="left" w:pos="284"/>
        </w:tabs>
        <w:ind w:hanging="2"/>
        <w:rPr>
          <w:rFonts w:eastAsia="Arial" w:cs="Arial"/>
          <w:szCs w:val="19"/>
        </w:rPr>
      </w:pPr>
    </w:p>
    <w:p w14:paraId="249059E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With this formula, a level of confidence of 95% (Z=1.96), a precision of 5%, and an estimated prevalence of 20% in the general population, a sample of 245 people was calculated to be sufficient, but the sample was increased to 1000 people to provide for improved precision and better representativeness of the different parts of the community.</w:t>
      </w:r>
    </w:p>
    <w:p w14:paraId="50D5A63E" w14:textId="77777777" w:rsidR="0077427E" w:rsidRPr="00BB7F4B" w:rsidRDefault="0077427E" w:rsidP="00585C8D">
      <w:pPr>
        <w:tabs>
          <w:tab w:val="left" w:pos="43"/>
          <w:tab w:val="left" w:pos="284"/>
        </w:tabs>
        <w:ind w:hanging="2"/>
        <w:rPr>
          <w:rFonts w:eastAsia="Arial" w:cs="Arial"/>
          <w:szCs w:val="19"/>
        </w:rPr>
      </w:pPr>
    </w:p>
    <w:p w14:paraId="2F5782A0" w14:textId="20C7EDA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Houses were randomly selected </w:t>
      </w:r>
      <w:r w:rsidR="00903335" w:rsidRPr="00BB7F4B">
        <w:rPr>
          <w:rFonts w:eastAsia="Arial" w:cs="Arial"/>
          <w:szCs w:val="19"/>
        </w:rPr>
        <w:t xml:space="preserve">from a pre-processed set of all buildings in the </w:t>
      </w:r>
      <w:r w:rsidR="005D0814" w:rsidRPr="00BB7F4B">
        <w:rPr>
          <w:rFonts w:eastAsia="Arial" w:cs="Arial"/>
          <w:szCs w:val="19"/>
        </w:rPr>
        <w:t>Cité Verte district</w:t>
      </w:r>
      <w:r w:rsidR="00903335" w:rsidRPr="00BB7F4B">
        <w:rPr>
          <w:rFonts w:eastAsia="Arial" w:cs="Arial"/>
          <w:szCs w:val="19"/>
        </w:rPr>
        <w:t xml:space="preserve">. The building footprint came from the global participatory mapping project Open Street Map, and were initially filtered to exclude those buildings not informed as residential. A </w:t>
      </w:r>
      <w:r w:rsidRPr="00BB7F4B">
        <w:rPr>
          <w:rFonts w:eastAsia="Arial" w:cs="Arial"/>
          <w:szCs w:val="19"/>
        </w:rPr>
        <w:t>standard replacement procedure was used when the selected buildings were not residential.</w:t>
      </w:r>
    </w:p>
    <w:p w14:paraId="4B3AEF65" w14:textId="77777777" w:rsidR="0077427E" w:rsidRPr="00BB7F4B" w:rsidRDefault="0077427E" w:rsidP="00585C8D">
      <w:pPr>
        <w:tabs>
          <w:tab w:val="left" w:pos="43"/>
          <w:tab w:val="left" w:pos="284"/>
        </w:tabs>
        <w:ind w:hanging="2"/>
        <w:rPr>
          <w:rFonts w:eastAsia="Arial" w:cs="Arial"/>
          <w:szCs w:val="19"/>
        </w:rPr>
      </w:pPr>
    </w:p>
    <w:p w14:paraId="2EFEC32B" w14:textId="77777777" w:rsidR="0077427E" w:rsidRPr="00BB7F4B" w:rsidRDefault="0077427E" w:rsidP="00585C8D">
      <w:pPr>
        <w:ind w:hanging="2"/>
        <w:rPr>
          <w:rFonts w:eastAsia="Arial" w:cs="Arial"/>
          <w:szCs w:val="19"/>
        </w:rPr>
      </w:pPr>
      <w:r w:rsidRPr="00BB7F4B">
        <w:rPr>
          <w:rFonts w:eastAsia="Arial" w:cs="Arial"/>
          <w:szCs w:val="19"/>
        </w:rPr>
        <w:t xml:space="preserve">Households, which were the sampling unit of the study, were defined as a group of people living in the same residence and sharing the kitchen. </w:t>
      </w:r>
    </w:p>
    <w:p w14:paraId="7E921B6A" w14:textId="77777777" w:rsidR="0077427E" w:rsidRPr="00BB7F4B" w:rsidRDefault="0077427E" w:rsidP="00585C8D">
      <w:pPr>
        <w:ind w:hanging="2"/>
        <w:rPr>
          <w:szCs w:val="19"/>
        </w:rPr>
      </w:pPr>
    </w:p>
    <w:p w14:paraId="4632A6B2" w14:textId="77777777" w:rsidR="0077427E" w:rsidRPr="00BB7F4B" w:rsidRDefault="0077427E" w:rsidP="00585C8D">
      <w:pPr>
        <w:tabs>
          <w:tab w:val="left" w:pos="43"/>
        </w:tabs>
        <w:ind w:hanging="2"/>
        <w:rPr>
          <w:rFonts w:eastAsia="Arial" w:cs="Arial"/>
          <w:szCs w:val="19"/>
        </w:rPr>
      </w:pPr>
      <w:r w:rsidRPr="00BB7F4B">
        <w:rPr>
          <w:rFonts w:eastAsia="Arial" w:cs="Arial"/>
          <w:szCs w:val="19"/>
        </w:rPr>
        <w:t xml:space="preserve">In each household, all individuals between 5 and 80 years were included if they a), were living in the selected household, b) had been present in the household for at least 14 days and c) could give written informed consent (or had an adult guardian who could give consent). Children of less than 5 years and people with severe psychiatric illness were excluded. </w:t>
      </w:r>
    </w:p>
    <w:p w14:paraId="2031D7CD" w14:textId="77777777" w:rsidR="0077427E" w:rsidRPr="00BB7F4B" w:rsidRDefault="0077427E" w:rsidP="00585C8D">
      <w:pPr>
        <w:tabs>
          <w:tab w:val="left" w:pos="43"/>
        </w:tabs>
        <w:ind w:hanging="2"/>
        <w:rPr>
          <w:szCs w:val="19"/>
        </w:rPr>
      </w:pPr>
    </w:p>
    <w:p w14:paraId="3330A4D9" w14:textId="77777777" w:rsidR="0077427E" w:rsidRPr="00BB7F4B" w:rsidRDefault="0077427E" w:rsidP="00585C8D">
      <w:pPr>
        <w:ind w:hanging="2"/>
        <w:rPr>
          <w:szCs w:val="19"/>
        </w:rPr>
      </w:pPr>
      <w:r w:rsidRPr="00BB7F4B">
        <w:rPr>
          <w:rFonts w:eastAsia="Arial" w:cs="Arial"/>
          <w:szCs w:val="19"/>
        </w:rPr>
        <w:t>Two hundred and fifty households were targeted for a total population of 1000 respondents living in the Cité Verte District.</w:t>
      </w:r>
    </w:p>
    <w:bookmarkEnd w:id="31"/>
    <w:p w14:paraId="6C30D659" w14:textId="77777777" w:rsidR="0077427E" w:rsidRPr="00BB7F4B" w:rsidRDefault="0077427E" w:rsidP="00585C8D">
      <w:pPr>
        <w:tabs>
          <w:tab w:val="left" w:pos="43"/>
          <w:tab w:val="left" w:pos="284"/>
        </w:tabs>
        <w:rPr>
          <w:rFonts w:eastAsia="Arial" w:cs="Arial"/>
          <w:szCs w:val="19"/>
        </w:rPr>
      </w:pPr>
    </w:p>
    <w:p w14:paraId="289BF30B" w14:textId="77777777" w:rsidR="0077427E" w:rsidRPr="001E7519" w:rsidRDefault="0077427E" w:rsidP="00585C8D">
      <w:pPr>
        <w:pStyle w:val="Heading2"/>
        <w:jc w:val="left"/>
        <w:rPr>
          <w:sz w:val="24"/>
          <w:szCs w:val="23"/>
        </w:rPr>
      </w:pPr>
      <w:bookmarkStart w:id="32" w:name="_Toc60353391"/>
      <w:bookmarkStart w:id="33" w:name="OLE_LINK100"/>
      <w:bookmarkStart w:id="34" w:name="OLE_LINK101"/>
      <w:r w:rsidRPr="001E7519">
        <w:rPr>
          <w:sz w:val="24"/>
          <w:szCs w:val="23"/>
        </w:rPr>
        <w:t>Testing</w:t>
      </w:r>
      <w:bookmarkEnd w:id="32"/>
    </w:p>
    <w:p w14:paraId="570D0EDB" w14:textId="77777777" w:rsidR="00214F3D" w:rsidRPr="00BB7F4B" w:rsidRDefault="00214F3D" w:rsidP="00585C8D">
      <w:pPr>
        <w:tabs>
          <w:tab w:val="left" w:pos="43"/>
          <w:tab w:val="left" w:pos="284"/>
        </w:tabs>
        <w:ind w:hanging="2"/>
        <w:rPr>
          <w:rFonts w:eastAsia="Arial" w:cs="Arial"/>
          <w:szCs w:val="19"/>
        </w:rPr>
      </w:pPr>
      <w:bookmarkStart w:id="35" w:name="OLE_LINK104"/>
      <w:bookmarkStart w:id="36" w:name="OLE_LINK105"/>
      <w:bookmarkStart w:id="37" w:name="OLE_LINK95"/>
      <w:bookmarkStart w:id="38" w:name="OLE_LINK96"/>
      <w:bookmarkEnd w:id="33"/>
      <w:bookmarkEnd w:id="34"/>
    </w:p>
    <w:p w14:paraId="01C7B741" w14:textId="21305A8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The EpiCO19 </w:t>
      </w:r>
      <w:bookmarkEnd w:id="35"/>
      <w:bookmarkEnd w:id="36"/>
      <w:r w:rsidRPr="00BB7F4B">
        <w:rPr>
          <w:rFonts w:eastAsia="Arial" w:cs="Arial"/>
          <w:szCs w:val="19"/>
        </w:rPr>
        <w:t xml:space="preserve">study used the Abbott </w:t>
      </w:r>
      <w:proofErr w:type="spellStart"/>
      <w:r w:rsidRPr="00BB7F4B">
        <w:rPr>
          <w:rFonts w:eastAsia="Arial" w:cs="Arial"/>
          <w:szCs w:val="19"/>
        </w:rPr>
        <w:t>Panbio</w:t>
      </w:r>
      <w:proofErr w:type="spellEnd"/>
      <w:r w:rsidRPr="00BB7F4B">
        <w:rPr>
          <w:rFonts w:eastAsia="Arial" w:cs="Arial"/>
          <w:szCs w:val="19"/>
        </w:rPr>
        <w:t>™ COVID-19 IgG/IGM Rapid Test Device, an immunochromatographic test for the qualitative detection of IgG and IgM antibodies to SARS-CoV-2. The manufacturer-estimated sensitivity and specificity of the test are 95.8% and 94% respectively.</w:t>
      </w:r>
    </w:p>
    <w:p w14:paraId="65CDEC50" w14:textId="77777777" w:rsidR="0077427E" w:rsidRPr="00BB7F4B" w:rsidRDefault="0077427E" w:rsidP="00585C8D">
      <w:pPr>
        <w:tabs>
          <w:tab w:val="left" w:pos="43"/>
          <w:tab w:val="left" w:pos="284"/>
        </w:tabs>
        <w:ind w:hanging="2"/>
        <w:rPr>
          <w:rFonts w:eastAsia="Arial" w:cs="Arial"/>
          <w:szCs w:val="19"/>
        </w:rPr>
      </w:pPr>
    </w:p>
    <w:p w14:paraId="27EF9FA5"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serological tests were performed on capillary blood which was collected from a finger prick from all the consenting participants. All waste material was eliminated following safety procedures by the study team.</w:t>
      </w:r>
    </w:p>
    <w:p w14:paraId="2ECC3A9C" w14:textId="77777777" w:rsidR="0077427E" w:rsidRPr="00BB7F4B" w:rsidRDefault="0077427E" w:rsidP="00585C8D">
      <w:pPr>
        <w:tabs>
          <w:tab w:val="left" w:pos="43"/>
          <w:tab w:val="left" w:pos="284"/>
        </w:tabs>
        <w:ind w:hanging="2"/>
        <w:rPr>
          <w:rFonts w:eastAsia="Arial" w:cs="Arial"/>
          <w:szCs w:val="19"/>
        </w:rPr>
      </w:pPr>
    </w:p>
    <w:p w14:paraId="6BF138F4"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Additional steps were taken when active COVID-19 was suspected. (Such cases were identified if they matched the WHO COVID-19 criteria of symptoms, updated as at August 2020.) The national algorithm for further testing was applied to these suspected cases. First, a rapid antigen test was performed. If the result of the antigen test was negative, then a nasopharyngeal swab was taken. The swab was sent to the virological reference laboratory for an RNA PCR test for SARS-CoV-2. This PCR test was also proposed to all participants with a positive IgM result in the serological essay, since an IgM response can sometimes be observed concurrent with active infection.</w:t>
      </w:r>
    </w:p>
    <w:p w14:paraId="2022D105" w14:textId="77777777" w:rsidR="0077427E" w:rsidRPr="00BB7F4B" w:rsidRDefault="0077427E" w:rsidP="00585C8D">
      <w:pPr>
        <w:tabs>
          <w:tab w:val="left" w:pos="43"/>
          <w:tab w:val="left" w:pos="284"/>
        </w:tabs>
        <w:rPr>
          <w:rFonts w:eastAsia="Arial" w:cs="Arial"/>
          <w:szCs w:val="19"/>
        </w:rPr>
      </w:pPr>
    </w:p>
    <w:p w14:paraId="72B9615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PCR tests were carried out at the virology laboratory of the CIRCB, the reference laboratory for diagnostic procedures in the Cité Verte District, following standard national procedures.</w:t>
      </w:r>
    </w:p>
    <w:p w14:paraId="4CD82D1B" w14:textId="77777777" w:rsidR="0077427E" w:rsidRPr="00BB7F4B" w:rsidRDefault="0077427E" w:rsidP="00585C8D">
      <w:pPr>
        <w:tabs>
          <w:tab w:val="left" w:pos="43"/>
          <w:tab w:val="left" w:pos="284"/>
        </w:tabs>
        <w:ind w:hanging="2"/>
        <w:rPr>
          <w:rFonts w:eastAsia="Arial" w:cs="Arial"/>
          <w:szCs w:val="19"/>
        </w:rPr>
      </w:pPr>
    </w:p>
    <w:p w14:paraId="1C47513B"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During sample collection all biosafety precautions were followed. The person in charge of swab collection was provided with full personal protection equipment (apron, gloves, face shield and FFP2 mask).</w:t>
      </w:r>
    </w:p>
    <w:bookmarkEnd w:id="37"/>
    <w:bookmarkEnd w:id="38"/>
    <w:p w14:paraId="770417E7" w14:textId="77777777" w:rsidR="0077427E" w:rsidRPr="00BB7F4B" w:rsidRDefault="0077427E" w:rsidP="00585C8D">
      <w:pPr>
        <w:tabs>
          <w:tab w:val="left" w:pos="43"/>
          <w:tab w:val="left" w:pos="284"/>
        </w:tabs>
        <w:ind w:hanging="2"/>
        <w:rPr>
          <w:rFonts w:eastAsia="Arial" w:cs="Arial"/>
          <w:szCs w:val="19"/>
        </w:rPr>
      </w:pPr>
    </w:p>
    <w:p w14:paraId="7315E017" w14:textId="77777777" w:rsidR="0077427E" w:rsidRPr="001E7519" w:rsidRDefault="0077427E" w:rsidP="00585C8D">
      <w:pPr>
        <w:pStyle w:val="Heading2"/>
        <w:jc w:val="left"/>
        <w:rPr>
          <w:sz w:val="24"/>
          <w:szCs w:val="23"/>
        </w:rPr>
      </w:pPr>
      <w:bookmarkStart w:id="39" w:name="_Toc60353392"/>
      <w:bookmarkStart w:id="40" w:name="OLE_LINK107"/>
      <w:bookmarkStart w:id="41" w:name="OLE_LINK108"/>
      <w:r w:rsidRPr="001E7519">
        <w:rPr>
          <w:sz w:val="24"/>
          <w:szCs w:val="23"/>
        </w:rPr>
        <w:t>Questionnaire</w:t>
      </w:r>
      <w:bookmarkEnd w:id="39"/>
    </w:p>
    <w:p w14:paraId="4F77DFD3" w14:textId="77777777" w:rsidR="00997D07" w:rsidRPr="00BB7F4B" w:rsidRDefault="00997D07" w:rsidP="00585C8D">
      <w:pPr>
        <w:tabs>
          <w:tab w:val="left" w:pos="43"/>
          <w:tab w:val="left" w:pos="284"/>
        </w:tabs>
        <w:ind w:hanging="2"/>
        <w:rPr>
          <w:rFonts w:eastAsia="Arial" w:cs="Arial"/>
          <w:szCs w:val="19"/>
        </w:rPr>
      </w:pPr>
      <w:bookmarkStart w:id="42" w:name="OLE_LINK109"/>
      <w:bookmarkStart w:id="43" w:name="OLE_LINK110"/>
      <w:bookmarkStart w:id="44" w:name="OLE_LINK113"/>
      <w:bookmarkStart w:id="45" w:name="OLE_LINK114"/>
      <w:bookmarkStart w:id="46" w:name="OLE_LINK102"/>
      <w:bookmarkStart w:id="47" w:name="OLE_LINK103"/>
      <w:bookmarkEnd w:id="40"/>
      <w:bookmarkEnd w:id="41"/>
    </w:p>
    <w:p w14:paraId="2942D734" w14:textId="7F49DB88"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A questionnaire </w:t>
      </w:r>
      <w:bookmarkEnd w:id="42"/>
      <w:bookmarkEnd w:id="43"/>
      <w:r w:rsidRPr="00BB7F4B">
        <w:rPr>
          <w:rFonts w:eastAsia="Arial" w:cs="Arial"/>
          <w:szCs w:val="19"/>
        </w:rPr>
        <w:t xml:space="preserve">was created with </w:t>
      </w:r>
      <w:proofErr w:type="spellStart"/>
      <w:r w:rsidRPr="00BB7F4B">
        <w:rPr>
          <w:rFonts w:eastAsia="Arial" w:cs="Arial"/>
          <w:szCs w:val="19"/>
        </w:rPr>
        <w:t>KoboKollect</w:t>
      </w:r>
      <w:proofErr w:type="spellEnd"/>
      <w:r w:rsidRPr="00BB7F4B">
        <w:rPr>
          <w:rFonts w:eastAsia="Arial" w:cs="Arial"/>
          <w:szCs w:val="19"/>
        </w:rPr>
        <w:t xml:space="preserve">©, a free software for epidemiological surveys. </w:t>
      </w:r>
    </w:p>
    <w:p w14:paraId="0446C1AF" w14:textId="77777777" w:rsidR="0077427E" w:rsidRPr="00BB7F4B" w:rsidRDefault="0077427E" w:rsidP="00585C8D">
      <w:pPr>
        <w:tabs>
          <w:tab w:val="left" w:pos="43"/>
          <w:tab w:val="left" w:pos="284"/>
        </w:tabs>
        <w:ind w:hanging="2"/>
        <w:rPr>
          <w:rFonts w:eastAsia="Arial" w:cs="Arial"/>
          <w:szCs w:val="19"/>
        </w:rPr>
      </w:pPr>
    </w:p>
    <w:p w14:paraId="2980F73F"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The first few sections of the questionnaire focused on household composition, household income and recent deaths within the household. </w:t>
      </w:r>
      <w:bookmarkEnd w:id="44"/>
      <w:bookmarkEnd w:id="45"/>
      <w:r w:rsidRPr="00BB7F4B">
        <w:rPr>
          <w:rFonts w:eastAsia="Arial" w:cs="Arial"/>
          <w:szCs w:val="19"/>
        </w:rPr>
        <w:t>Then individual information about each survey respondent was surveyed. These sections included questions about the respondents’</w:t>
      </w:r>
    </w:p>
    <w:p w14:paraId="5399E6DB"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experience of symptoms compatible with COVID-19;</w:t>
      </w:r>
    </w:p>
    <w:p w14:paraId="523A378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 xml:space="preserve">health-seeking </w:t>
      </w:r>
      <w:proofErr w:type="spellStart"/>
      <w:r w:rsidRPr="00BB7F4B">
        <w:rPr>
          <w:rFonts w:eastAsia="Arial" w:cs="Arial"/>
          <w:szCs w:val="19"/>
        </w:rPr>
        <w:t>behavior</w:t>
      </w:r>
      <w:proofErr w:type="spellEnd"/>
      <w:r w:rsidRPr="00BB7F4B">
        <w:rPr>
          <w:rFonts w:eastAsia="Arial" w:cs="Arial"/>
          <w:szCs w:val="19"/>
        </w:rPr>
        <w:t xml:space="preserve"> during the pandemic;</w:t>
      </w:r>
    </w:p>
    <w:p w14:paraId="1E70F2F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financing of healthcare during the pandemic;</w:t>
      </w:r>
    </w:p>
    <w:p w14:paraId="6E2594B1"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lastRenderedPageBreak/>
        <w:t>attitudes towards COVID-19; and</w:t>
      </w:r>
    </w:p>
    <w:p w14:paraId="32C6358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respect of hygiene and physical distancing recommendations;</w:t>
      </w:r>
    </w:p>
    <w:p w14:paraId="79002CD1" w14:textId="77777777" w:rsidR="0077427E" w:rsidRPr="00BB7F4B" w:rsidRDefault="0077427E" w:rsidP="00585C8D">
      <w:pPr>
        <w:tabs>
          <w:tab w:val="left" w:pos="43"/>
          <w:tab w:val="left" w:pos="284"/>
        </w:tabs>
        <w:rPr>
          <w:rFonts w:eastAsia="Arial" w:cs="Arial"/>
          <w:szCs w:val="19"/>
        </w:rPr>
      </w:pPr>
      <w:r w:rsidRPr="00BB7F4B">
        <w:rPr>
          <w:rFonts w:eastAsia="Arial" w:cs="Arial"/>
          <w:szCs w:val="19"/>
        </w:rPr>
        <w:t>among others.</w:t>
      </w:r>
    </w:p>
    <w:p w14:paraId="16C457A6" w14:textId="77777777" w:rsidR="0077427E" w:rsidRPr="00BB7F4B" w:rsidRDefault="0077427E" w:rsidP="00585C8D">
      <w:pPr>
        <w:tabs>
          <w:tab w:val="left" w:pos="43"/>
          <w:tab w:val="left" w:pos="284"/>
        </w:tabs>
        <w:rPr>
          <w:rFonts w:eastAsia="Arial" w:cs="Arial"/>
          <w:szCs w:val="19"/>
        </w:rPr>
      </w:pPr>
    </w:p>
    <w:p w14:paraId="05632964"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questionnaire was field tested and modified following the feedback of the tests in the field.</w:t>
      </w:r>
    </w:p>
    <w:bookmarkEnd w:id="46"/>
    <w:bookmarkEnd w:id="47"/>
    <w:p w14:paraId="483789A4" w14:textId="77777777" w:rsidR="0077427E" w:rsidRPr="00BB7F4B" w:rsidRDefault="0077427E" w:rsidP="00585C8D">
      <w:pPr>
        <w:tabs>
          <w:tab w:val="left" w:pos="43"/>
          <w:tab w:val="left" w:pos="284"/>
        </w:tabs>
        <w:ind w:hanging="2"/>
        <w:rPr>
          <w:rFonts w:eastAsia="Arial" w:cs="Arial"/>
          <w:szCs w:val="19"/>
        </w:rPr>
      </w:pPr>
    </w:p>
    <w:p w14:paraId="15A827C8" w14:textId="77777777" w:rsidR="0077427E" w:rsidRPr="001E7519" w:rsidRDefault="0077427E" w:rsidP="00585C8D">
      <w:pPr>
        <w:pStyle w:val="Heading2"/>
        <w:jc w:val="left"/>
        <w:rPr>
          <w:sz w:val="24"/>
          <w:szCs w:val="23"/>
        </w:rPr>
      </w:pPr>
      <w:bookmarkStart w:id="48" w:name="_Toc60353393"/>
      <w:bookmarkStart w:id="49" w:name="OLE_LINK118"/>
      <w:bookmarkStart w:id="50" w:name="OLE_LINK119"/>
      <w:r w:rsidRPr="001E7519">
        <w:rPr>
          <w:sz w:val="24"/>
          <w:szCs w:val="23"/>
        </w:rPr>
        <w:t xml:space="preserve">Field </w:t>
      </w:r>
      <w:bookmarkStart w:id="51" w:name="OLE_LINK116"/>
      <w:bookmarkStart w:id="52" w:name="OLE_LINK117"/>
      <w:r w:rsidRPr="001E7519">
        <w:rPr>
          <w:sz w:val="24"/>
          <w:szCs w:val="23"/>
        </w:rPr>
        <w:t>work</w:t>
      </w:r>
      <w:bookmarkEnd w:id="48"/>
      <w:bookmarkEnd w:id="51"/>
      <w:bookmarkEnd w:id="52"/>
    </w:p>
    <w:p w14:paraId="00740E01" w14:textId="77777777" w:rsidR="00997D07" w:rsidRPr="00BB7F4B" w:rsidRDefault="00997D07" w:rsidP="00585C8D">
      <w:pPr>
        <w:tabs>
          <w:tab w:val="left" w:pos="43"/>
          <w:tab w:val="left" w:pos="284"/>
        </w:tabs>
        <w:ind w:hanging="2"/>
        <w:rPr>
          <w:rFonts w:eastAsia="Arial" w:cs="Arial"/>
          <w:szCs w:val="19"/>
        </w:rPr>
      </w:pPr>
      <w:bookmarkStart w:id="53" w:name="OLE_LINK111"/>
      <w:bookmarkStart w:id="54" w:name="OLE_LINK112"/>
      <w:bookmarkEnd w:id="49"/>
      <w:bookmarkEnd w:id="50"/>
    </w:p>
    <w:p w14:paraId="6F0AD6E8" w14:textId="064AD90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All the interviewers were trained over three days on research practice and ethics, and the specific study protocol. </w:t>
      </w:r>
    </w:p>
    <w:p w14:paraId="0DE3656A" w14:textId="77777777" w:rsidR="0077427E" w:rsidRPr="00BB7F4B" w:rsidRDefault="0077427E" w:rsidP="00585C8D">
      <w:pPr>
        <w:tabs>
          <w:tab w:val="left" w:pos="43"/>
          <w:tab w:val="left" w:pos="284"/>
        </w:tabs>
        <w:ind w:hanging="2"/>
        <w:rPr>
          <w:rFonts w:eastAsia="Arial" w:cs="Arial"/>
          <w:szCs w:val="19"/>
        </w:rPr>
      </w:pPr>
    </w:p>
    <w:p w14:paraId="67B652F8" w14:textId="69CB27AC"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In the first two weeks of study implementation, while waiting for the administrative authorization, a part of the team had time to conduct the geo-localisation of the majority of the households, supported by the health workers of each health area. </w:t>
      </w:r>
    </w:p>
    <w:p w14:paraId="31BDDAE9" w14:textId="77777777" w:rsidR="00B20664" w:rsidRPr="00BB7F4B" w:rsidRDefault="00B20664" w:rsidP="00585C8D">
      <w:pPr>
        <w:tabs>
          <w:tab w:val="left" w:pos="43"/>
          <w:tab w:val="left" w:pos="284"/>
        </w:tabs>
        <w:ind w:hanging="2"/>
        <w:rPr>
          <w:rFonts w:eastAsia="Arial" w:cs="Arial"/>
          <w:szCs w:val="19"/>
        </w:rPr>
      </w:pPr>
    </w:p>
    <w:p w14:paraId="5899EE8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To increase receptiveness to the survey, awareness talks were carried out the day before, or a few hours before, the interviewers’ visit. On the interview days, study teams visited each household to interview them immediately or to arrange an appointment for a future interview. </w:t>
      </w:r>
    </w:p>
    <w:p w14:paraId="2460833E" w14:textId="77777777" w:rsidR="0077427E" w:rsidRPr="00BB7F4B" w:rsidRDefault="0077427E" w:rsidP="00585C8D">
      <w:pPr>
        <w:tabs>
          <w:tab w:val="left" w:pos="43"/>
          <w:tab w:val="left" w:pos="284"/>
        </w:tabs>
        <w:ind w:hanging="2"/>
        <w:rPr>
          <w:rFonts w:eastAsia="Arial" w:cs="Arial"/>
          <w:szCs w:val="19"/>
        </w:rPr>
      </w:pPr>
    </w:p>
    <w:p w14:paraId="25979EF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Once residents were gathered, the study was presented and a signature of informed consent was given out to be signed. For anyone below 21 years, a signature was requested of their parent or legal guardian; but consent was still solicited from anyone above 15 years. The survey questionnaire was then administered to each household member.</w:t>
      </w:r>
    </w:p>
    <w:p w14:paraId="44BA4179" w14:textId="77777777" w:rsidR="0077427E" w:rsidRPr="00BB7F4B" w:rsidRDefault="0077427E" w:rsidP="00585C8D">
      <w:pPr>
        <w:tabs>
          <w:tab w:val="left" w:pos="43"/>
          <w:tab w:val="left" w:pos="284"/>
        </w:tabs>
        <w:ind w:hanging="2"/>
        <w:rPr>
          <w:rFonts w:eastAsia="Arial" w:cs="Arial"/>
          <w:szCs w:val="19"/>
        </w:rPr>
      </w:pPr>
    </w:p>
    <w:p w14:paraId="386E8D55" w14:textId="77777777" w:rsidR="0077427E" w:rsidRPr="00BB7F4B" w:rsidRDefault="0077427E" w:rsidP="00585C8D">
      <w:pPr>
        <w:tabs>
          <w:tab w:val="left" w:pos="43"/>
          <w:tab w:val="left" w:pos="284"/>
        </w:tabs>
        <w:ind w:hanging="2"/>
        <w:rPr>
          <w:rFonts w:eastAsia="Arial" w:cs="Arial"/>
          <w:szCs w:val="19"/>
        </w:rPr>
      </w:pPr>
      <w:bookmarkStart w:id="55" w:name="OLE_LINK122"/>
      <w:bookmarkStart w:id="56" w:name="OLE_LINK123"/>
      <w:r w:rsidRPr="00BB7F4B">
        <w:rPr>
          <w:rFonts w:eastAsia="Arial" w:cs="Arial"/>
          <w:szCs w:val="19"/>
        </w:rPr>
        <w:t xml:space="preserve">In a quiet and </w:t>
      </w:r>
      <w:bookmarkEnd w:id="55"/>
      <w:bookmarkEnd w:id="56"/>
      <w:r w:rsidRPr="00BB7F4B">
        <w:rPr>
          <w:rFonts w:eastAsia="Arial" w:cs="Arial"/>
          <w:szCs w:val="19"/>
        </w:rPr>
        <w:t xml:space="preserve">private space, the material for the tests was set up and all the procedures for the test </w:t>
      </w:r>
      <w:bookmarkStart w:id="57" w:name="OLE_LINK125"/>
      <w:bookmarkStart w:id="58" w:name="OLE_LINK126"/>
      <w:r w:rsidRPr="00BB7F4B">
        <w:rPr>
          <w:rFonts w:eastAsia="Arial" w:cs="Arial"/>
          <w:szCs w:val="19"/>
        </w:rPr>
        <w:t>were respected. A picture of the test was taken and a paper result was handed out to the participant.</w:t>
      </w:r>
    </w:p>
    <w:p w14:paraId="0430CF92" w14:textId="77777777" w:rsidR="0077427E" w:rsidRPr="00BB7F4B" w:rsidRDefault="0077427E" w:rsidP="00585C8D">
      <w:pPr>
        <w:tabs>
          <w:tab w:val="left" w:pos="43"/>
          <w:tab w:val="left" w:pos="284"/>
        </w:tabs>
        <w:ind w:hanging="2"/>
        <w:rPr>
          <w:rFonts w:eastAsia="Arial" w:cs="Arial"/>
          <w:szCs w:val="19"/>
        </w:rPr>
      </w:pPr>
    </w:p>
    <w:p w14:paraId="5F97D7C6"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When active COVID-19 was suspected, a nasopharyngeal swab was done, information about prevention measures was given and the surveillance system of the district was alerted.</w:t>
      </w:r>
    </w:p>
    <w:bookmarkEnd w:id="53"/>
    <w:bookmarkEnd w:id="54"/>
    <w:bookmarkEnd w:id="57"/>
    <w:bookmarkEnd w:id="58"/>
    <w:p w14:paraId="5F3DA88F" w14:textId="77777777" w:rsidR="0077427E" w:rsidRPr="00BB7F4B" w:rsidRDefault="0077427E" w:rsidP="00585C8D">
      <w:pPr>
        <w:tabs>
          <w:tab w:val="left" w:pos="43"/>
          <w:tab w:val="left" w:pos="284"/>
        </w:tabs>
        <w:ind w:hanging="2"/>
        <w:rPr>
          <w:rFonts w:eastAsia="Arial" w:cs="Arial"/>
          <w:szCs w:val="19"/>
        </w:rPr>
      </w:pPr>
    </w:p>
    <w:p w14:paraId="5B7869C9" w14:textId="77777777" w:rsidR="0077427E" w:rsidRPr="001E7519" w:rsidRDefault="0077427E" w:rsidP="00585C8D">
      <w:pPr>
        <w:pStyle w:val="Heading2"/>
        <w:jc w:val="left"/>
        <w:rPr>
          <w:sz w:val="24"/>
          <w:szCs w:val="23"/>
        </w:rPr>
      </w:pPr>
      <w:bookmarkStart w:id="59" w:name="_Toc60353394"/>
      <w:bookmarkStart w:id="60" w:name="OLE_LINK128"/>
      <w:bookmarkStart w:id="61" w:name="OLE_LINK129"/>
      <w:r w:rsidRPr="001E7519">
        <w:rPr>
          <w:sz w:val="24"/>
          <w:szCs w:val="23"/>
        </w:rPr>
        <w:t>Data management</w:t>
      </w:r>
      <w:bookmarkEnd w:id="59"/>
    </w:p>
    <w:p w14:paraId="7D677D9D" w14:textId="77777777" w:rsidR="00997D07" w:rsidRPr="00BB7F4B" w:rsidRDefault="00997D07" w:rsidP="00585C8D">
      <w:pPr>
        <w:tabs>
          <w:tab w:val="left" w:pos="43"/>
          <w:tab w:val="left" w:pos="284"/>
        </w:tabs>
        <w:ind w:hanging="2"/>
        <w:rPr>
          <w:rFonts w:eastAsia="Arial" w:cs="Arial"/>
          <w:szCs w:val="19"/>
        </w:rPr>
      </w:pPr>
      <w:bookmarkStart w:id="62" w:name="OLE_LINK134"/>
      <w:bookmarkStart w:id="63" w:name="OLE_LINK135"/>
      <w:bookmarkStart w:id="64" w:name="OLE_LINK120"/>
      <w:bookmarkStart w:id="65" w:name="OLE_LINK121"/>
      <w:bookmarkStart w:id="66" w:name="OLE_LINK124"/>
      <w:bookmarkEnd w:id="60"/>
      <w:bookmarkEnd w:id="61"/>
    </w:p>
    <w:p w14:paraId="357F3D2E" w14:textId="3B1A5CD0"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Once the questionnaire was completed, it was uploaded to a secure server. Data were regularly monitored for completeness and coherence, and for agreement between the responses of different members of each household. Where doubts remained, the relevant interviewer was contacted for clarification.</w:t>
      </w:r>
    </w:p>
    <w:bookmarkEnd w:id="62"/>
    <w:bookmarkEnd w:id="63"/>
    <w:p w14:paraId="6D5ADC88" w14:textId="77777777" w:rsidR="0077427E" w:rsidRPr="00BB7F4B" w:rsidRDefault="0077427E" w:rsidP="00585C8D">
      <w:pPr>
        <w:tabs>
          <w:tab w:val="left" w:pos="43"/>
          <w:tab w:val="left" w:pos="284"/>
        </w:tabs>
        <w:rPr>
          <w:rFonts w:eastAsia="Arial" w:cs="Arial"/>
          <w:szCs w:val="19"/>
        </w:rPr>
      </w:pPr>
    </w:p>
    <w:p w14:paraId="6DA8B886" w14:textId="4D45D556" w:rsidR="003258AF" w:rsidRDefault="0077427E" w:rsidP="00BB7F4B">
      <w:pPr>
        <w:pStyle w:val="Heading2"/>
        <w:jc w:val="left"/>
        <w:rPr>
          <w:sz w:val="24"/>
          <w:szCs w:val="23"/>
        </w:rPr>
      </w:pPr>
      <w:bookmarkStart w:id="67" w:name="OLE_LINK130"/>
      <w:bookmarkStart w:id="68" w:name="OLE_LINK131"/>
      <w:bookmarkStart w:id="69" w:name="_Toc60353395"/>
      <w:r w:rsidRPr="001E7519">
        <w:rPr>
          <w:sz w:val="24"/>
          <w:szCs w:val="23"/>
        </w:rPr>
        <w:t>Data analysis</w:t>
      </w:r>
      <w:bookmarkEnd w:id="67"/>
      <w:bookmarkEnd w:id="68"/>
      <w:bookmarkEnd w:id="69"/>
    </w:p>
    <w:p w14:paraId="0B162C2C" w14:textId="77777777" w:rsidR="00BB7F4B" w:rsidRPr="00BB7F4B" w:rsidRDefault="00BB7F4B" w:rsidP="00BB7F4B"/>
    <w:p w14:paraId="5879ED0A" w14:textId="26B69131" w:rsidR="00854005" w:rsidRDefault="003258AF" w:rsidP="00854005">
      <w:pPr>
        <w:pStyle w:val="Heading3"/>
        <w:rPr>
          <w:lang w:val="en-US"/>
        </w:rPr>
      </w:pPr>
      <w:bookmarkStart w:id="70" w:name="_Toc60353396"/>
      <w:bookmarkStart w:id="71" w:name="OLE_LINK45"/>
      <w:bookmarkStart w:id="72" w:name="OLE_LINK46"/>
      <w:r>
        <w:rPr>
          <w:lang w:val="en-US"/>
        </w:rPr>
        <w:t>Seroprevalence estimation</w:t>
      </w:r>
      <w:bookmarkEnd w:id="70"/>
    </w:p>
    <w:p w14:paraId="44ECD8CC" w14:textId="77777777" w:rsidR="00BB7F4B" w:rsidRPr="00BB7F4B" w:rsidRDefault="00BB7F4B" w:rsidP="00BB7F4B">
      <w:pPr>
        <w:rPr>
          <w:lang w:val="en-US"/>
        </w:rPr>
      </w:pPr>
    </w:p>
    <w:bookmarkEnd w:id="71"/>
    <w:bookmarkEnd w:id="72"/>
    <w:p w14:paraId="45EACF64" w14:textId="55E726BF" w:rsidR="00997D07" w:rsidRPr="00BB7F4B" w:rsidRDefault="00255DB5" w:rsidP="00D85F92">
      <w:pPr>
        <w:tabs>
          <w:tab w:val="left" w:pos="43"/>
          <w:tab w:val="left" w:pos="284"/>
        </w:tabs>
        <w:ind w:left="-2"/>
        <w:rPr>
          <w:rFonts w:eastAsia="Arial" w:cs="Arial"/>
          <w:szCs w:val="19"/>
          <w:lang w:val="en-CH"/>
        </w:rPr>
      </w:pPr>
      <w:r w:rsidRPr="00BB7F4B">
        <w:rPr>
          <w:rFonts w:eastAsia="Arial" w:cs="Arial"/>
          <w:szCs w:val="19"/>
          <w:lang w:val="en-US"/>
        </w:rPr>
        <w:t xml:space="preserve">Seroprevalence values </w:t>
      </w:r>
      <w:r w:rsidR="003819A4" w:rsidRPr="00BB7F4B">
        <w:rPr>
          <w:rFonts w:eastAsia="Arial" w:cs="Arial"/>
          <w:szCs w:val="19"/>
          <w:lang w:val="en-US"/>
        </w:rPr>
        <w:t>were weighted within each age or sex stratum to match the age</w:t>
      </w:r>
      <w:r w:rsidR="005B7FD2" w:rsidRPr="00BB7F4B">
        <w:rPr>
          <w:rFonts w:eastAsia="Arial" w:cs="Arial"/>
          <w:szCs w:val="19"/>
          <w:lang w:val="en-US"/>
        </w:rPr>
        <w:t>-sex</w:t>
      </w:r>
      <w:r w:rsidR="003819A4" w:rsidRPr="00BB7F4B">
        <w:rPr>
          <w:rFonts w:eastAsia="Arial" w:cs="Arial"/>
          <w:szCs w:val="19"/>
          <w:lang w:val="en-US"/>
        </w:rPr>
        <w:t xml:space="preserve"> distribution </w:t>
      </w:r>
      <w:r w:rsidR="005B7FD2" w:rsidRPr="00BB7F4B">
        <w:rPr>
          <w:rFonts w:eastAsia="Arial" w:cs="Arial"/>
          <w:szCs w:val="19"/>
          <w:lang w:val="en-US"/>
        </w:rPr>
        <w:t>of the Yaounde population, as sourced from the 2018 Cameroon DHS</w:t>
      </w:r>
      <w:r w:rsidR="00997D07" w:rsidRPr="00BB7F4B">
        <w:rPr>
          <w:rFonts w:eastAsia="Arial" w:cs="Arial"/>
          <w:szCs w:val="19"/>
          <w:lang w:val="en-CH"/>
        </w:rPr>
        <w:fldChar w:fldCharType="begin"/>
      </w:r>
      <w:r w:rsidR="00F83C89" w:rsidRPr="00BB7F4B">
        <w:rPr>
          <w:rFonts w:eastAsia="Arial" w:cs="Arial"/>
          <w:szCs w:val="19"/>
          <w:lang w:val="en-CH"/>
        </w:rPr>
        <w:instrText xml:space="preserve"> ADDIN ZOTERO_ITEM CSL_CITATION {"citationID":"f7VNw5Cg","properties":{"formattedCitation":"\\super 8\\nosupersub{}","plainCitation":"8","noteIndex":0},"citationItems":[{"id":51,"uris":["http://zotero.org/users/6990598/items/AQRYHXKP"],"uri":["http://zotero.org/users/6990598/items/AQRYHXKP"],"itemData":{"id":51,"type":"report","event-place":"Yaoundé, Cameroun et Rockville, Maryland, USA","publisher":"Institut National de la Statistique/INS et ICF","publisher-place":"Yaoundé, Cameroun et Rockville, Maryland, USA","title":"Enquête Démographique et de Santé du Cameroun 2018"}}],"schema":"https://github.com/citation-style-language/schema/raw/master/csl-citation.json"} </w:instrText>
      </w:r>
      <w:r w:rsidR="00997D07" w:rsidRPr="00BB7F4B">
        <w:rPr>
          <w:rFonts w:eastAsia="Arial" w:cs="Arial"/>
          <w:szCs w:val="19"/>
          <w:lang w:val="en-CH"/>
        </w:rPr>
        <w:fldChar w:fldCharType="separate"/>
      </w:r>
      <w:r w:rsidR="00F83C89" w:rsidRPr="00BB7F4B">
        <w:rPr>
          <w:rFonts w:cs="Open Sans"/>
          <w:szCs w:val="19"/>
          <w:vertAlign w:val="superscript"/>
        </w:rPr>
        <w:t>8</w:t>
      </w:r>
      <w:r w:rsidR="00997D07" w:rsidRPr="00BB7F4B">
        <w:rPr>
          <w:rFonts w:eastAsia="Arial" w:cs="Arial"/>
          <w:szCs w:val="19"/>
        </w:rPr>
        <w:fldChar w:fldCharType="end"/>
      </w:r>
      <w:r w:rsidR="00997D07" w:rsidRPr="00BB7F4B">
        <w:rPr>
          <w:rFonts w:eastAsia="Arial" w:cs="Arial"/>
          <w:szCs w:val="19"/>
          <w:lang w:val="en-CH"/>
        </w:rPr>
        <w:t>.</w:t>
      </w:r>
    </w:p>
    <w:p w14:paraId="5C2304F8" w14:textId="77777777" w:rsidR="00997D07" w:rsidRPr="00BB7F4B" w:rsidRDefault="00997D07" w:rsidP="00585C8D">
      <w:pPr>
        <w:tabs>
          <w:tab w:val="left" w:pos="43"/>
          <w:tab w:val="left" w:pos="284"/>
        </w:tabs>
        <w:ind w:hanging="2"/>
        <w:rPr>
          <w:rFonts w:eastAsia="Arial" w:cs="Arial"/>
          <w:szCs w:val="19"/>
          <w:lang w:val="en-CH"/>
        </w:rPr>
      </w:pPr>
    </w:p>
    <w:p w14:paraId="46828F89" w14:textId="6089DBCC" w:rsidR="00997D07" w:rsidRPr="00BB7F4B" w:rsidRDefault="00EF588D" w:rsidP="00585C8D">
      <w:pPr>
        <w:tabs>
          <w:tab w:val="left" w:pos="43"/>
          <w:tab w:val="left" w:pos="284"/>
        </w:tabs>
        <w:ind w:hanging="2"/>
        <w:rPr>
          <w:rFonts w:eastAsia="Arial" w:cs="Arial"/>
          <w:szCs w:val="19"/>
          <w:lang w:val="en-CH"/>
        </w:rPr>
      </w:pPr>
      <w:r w:rsidRPr="00BB7F4B">
        <w:rPr>
          <w:rFonts w:eastAsia="Arial" w:cs="Arial"/>
          <w:szCs w:val="19"/>
          <w:lang w:val="en-US"/>
        </w:rPr>
        <w:t>We adjusted s</w:t>
      </w:r>
      <w:r w:rsidR="00997D07" w:rsidRPr="00BB7F4B">
        <w:rPr>
          <w:rFonts w:eastAsia="Arial" w:cs="Arial"/>
          <w:szCs w:val="19"/>
          <w:lang w:val="en-CH"/>
        </w:rPr>
        <w:t xml:space="preserve">eroprevalence </w:t>
      </w:r>
      <w:r w:rsidR="00997D07" w:rsidRPr="00BB7F4B">
        <w:rPr>
          <w:rFonts w:eastAsia="Arial" w:cs="Arial"/>
          <w:szCs w:val="19"/>
          <w:lang w:val="en-US"/>
        </w:rPr>
        <w:t>values</w:t>
      </w:r>
      <w:r w:rsidR="00997D07" w:rsidRPr="00BB7F4B">
        <w:rPr>
          <w:rFonts w:eastAsia="Arial" w:cs="Arial"/>
          <w:szCs w:val="19"/>
          <w:lang w:val="en-CH"/>
        </w:rPr>
        <w:t xml:space="preserve"> for test performance using the Rogan-Gladen formula</w:t>
      </w:r>
      <w:r w:rsidR="00997D07" w:rsidRPr="00BB7F4B">
        <w:rPr>
          <w:rFonts w:eastAsia="Arial" w:cs="Arial"/>
          <w:szCs w:val="19"/>
          <w:lang w:val="en-CH"/>
        </w:rPr>
        <w:fldChar w:fldCharType="begin"/>
      </w:r>
      <w:r w:rsidR="00F83C89" w:rsidRPr="00BB7F4B">
        <w:rPr>
          <w:rFonts w:eastAsia="Arial" w:cs="Arial"/>
          <w:szCs w:val="19"/>
          <w:lang w:val="en-CH"/>
        </w:rPr>
        <w:instrText xml:space="preserve"> ADDIN ZOTERO_ITEM CSL_CITATION {"citationID":"LKCAKz5h","properties":{"formattedCitation":"\\super 9\\nosupersub{}","plainCitation":"9","noteIndex":0},"citationItems":[{"id":49,"uris":["http://zotero.org/users/6990598/items/YWASLDTL"],"uri":["http://zotero.org/users/6990598/items/YWASLDTL"],"itemData":{"id":49,"type":"article-journal","container-title":"American Journal of Epidemiology","DOI":"10.1093/oxfordjournals.aje.a112510","ISSN":"1476-6256, 0002-9262","issue":"1","language":"en","page":"71-76","source":"DOI.org (Crossref)","title":"Estimating prevalence from the results of a screening test","volume":"107","author":[{"family":"Rogan","given":"Walter J."},{"family":"Gladen","given":"Beth"}],"issued":{"date-parts":[["1978",1]]}}}],"schema":"https://github.com/citation-style-language/schema/raw/master/csl-citation.json"} </w:instrText>
      </w:r>
      <w:r w:rsidR="00997D07" w:rsidRPr="00BB7F4B">
        <w:rPr>
          <w:rFonts w:eastAsia="Arial" w:cs="Arial"/>
          <w:szCs w:val="19"/>
          <w:lang w:val="en-CH"/>
        </w:rPr>
        <w:fldChar w:fldCharType="separate"/>
      </w:r>
      <w:r w:rsidR="00F83C89" w:rsidRPr="00BB7F4B">
        <w:rPr>
          <w:rFonts w:cs="Open Sans"/>
          <w:szCs w:val="19"/>
          <w:vertAlign w:val="superscript"/>
        </w:rPr>
        <w:t>9</w:t>
      </w:r>
      <w:r w:rsidR="00997D07" w:rsidRPr="00BB7F4B">
        <w:rPr>
          <w:rFonts w:eastAsia="Arial" w:cs="Arial"/>
          <w:szCs w:val="19"/>
        </w:rPr>
        <w:fldChar w:fldCharType="end"/>
      </w:r>
      <w:r w:rsidR="00997D07" w:rsidRPr="00BB7F4B">
        <w:rPr>
          <w:rFonts w:eastAsia="Arial" w:cs="Arial"/>
          <w:szCs w:val="19"/>
          <w:lang w:val="en-US"/>
        </w:rPr>
        <w:t xml:space="preserve">, </w:t>
      </w:r>
      <w:r w:rsidR="005B7FD2" w:rsidRPr="00BB7F4B">
        <w:rPr>
          <w:rFonts w:eastAsia="Arial" w:cs="Arial"/>
          <w:szCs w:val="19"/>
          <w:lang w:val="en-US"/>
        </w:rPr>
        <w:t xml:space="preserve">using </w:t>
      </w:r>
      <w:r w:rsidR="006B49E0" w:rsidRPr="00BB7F4B">
        <w:rPr>
          <w:rFonts w:eastAsia="Arial" w:cs="Arial"/>
          <w:szCs w:val="19"/>
          <w:lang w:val="en-US"/>
        </w:rPr>
        <w:t>t</w:t>
      </w:r>
      <w:r w:rsidR="00997D07" w:rsidRPr="00BB7F4B">
        <w:rPr>
          <w:rFonts w:eastAsia="Arial" w:cs="Arial"/>
          <w:szCs w:val="19"/>
          <w:lang w:val="en-CH"/>
        </w:rPr>
        <w:t xml:space="preserve">est sensitivity and specificity </w:t>
      </w:r>
      <w:r w:rsidR="00D3152D" w:rsidRPr="00BB7F4B">
        <w:rPr>
          <w:rFonts w:eastAsia="Arial" w:cs="Arial"/>
          <w:szCs w:val="19"/>
          <w:lang w:val="en-US"/>
        </w:rPr>
        <w:t xml:space="preserve">values </w:t>
      </w:r>
      <w:r w:rsidR="00997D07" w:rsidRPr="00BB7F4B">
        <w:rPr>
          <w:rFonts w:eastAsia="Arial" w:cs="Arial"/>
          <w:szCs w:val="19"/>
          <w:lang w:val="en-CH"/>
        </w:rPr>
        <w:t>from Batra and others’ validation study</w:t>
      </w:r>
      <w:r w:rsidR="00997D07" w:rsidRPr="00BB7F4B">
        <w:rPr>
          <w:rFonts w:eastAsia="Arial" w:cs="Arial"/>
          <w:szCs w:val="19"/>
          <w:lang w:val="en-CH"/>
        </w:rPr>
        <w:fldChar w:fldCharType="begin"/>
      </w:r>
      <w:r w:rsidR="00F83C89" w:rsidRPr="00BB7F4B">
        <w:rPr>
          <w:rFonts w:eastAsia="Arial" w:cs="Arial"/>
          <w:szCs w:val="19"/>
          <w:lang w:val="en-CH"/>
        </w:rPr>
        <w:instrText xml:space="preserve"> ADDIN ZOTERO_ITEM CSL_CITATION {"citationID":"rTuAEd4S","properties":{"formattedCitation":"\\super 10\\nosupersub{}","plainCitation":"10","noteIndex":0},"citationItems":[{"id":53,"uris":["http://zotero.org/users/6990598/items/KS9BKRPN"],"uri":["http://zotero.org/users/6990598/items/KS9BKRPN"],"itemData":{"id":53,"type":"article-journal","container-title":"Journal of Clinical Virology","DOI":"10.1016/j.jcv.2020.104645","ISSN":"13866532","journalAbbreviation":"Journal of Clinical Virology","language":"en","page":"104645","source":"DOI.org (Crossref)","title":"A comparative evaluation between the Abbott Panbio™ COVID-19 IgG/IgM rapid test device and Abbott Architect™ SARS CoV-2 IgG assay","volume":"132","author":[{"family":"Batra","given":"Rahul"},{"family":"Olivieri","given":"Luis Gonzalez"},{"family":"Rubin","given":"Delfin"},{"family":"Vallari","given":"Ana"},{"family":"Pearce","given":"Sandra"},{"family":"Olivo","given":"Ana"},{"family":"Prostko","given":"John"},{"family":"Nebbia","given":"Gaia"},{"family":"Douthwaite","given":"Sam"},{"family":"Rodgers","given":"Mary"},{"family":"Cloherty","given":"Gavin"}],"issued":{"date-parts":[["2020",11]]}}}],"schema":"https://github.com/citation-style-language/schema/raw/master/csl-citation.json"} </w:instrText>
      </w:r>
      <w:r w:rsidR="00997D07" w:rsidRPr="00BB7F4B">
        <w:rPr>
          <w:rFonts w:eastAsia="Arial" w:cs="Arial"/>
          <w:szCs w:val="19"/>
          <w:lang w:val="en-CH"/>
        </w:rPr>
        <w:fldChar w:fldCharType="separate"/>
      </w:r>
      <w:r w:rsidR="00F83C89" w:rsidRPr="00BB7F4B">
        <w:rPr>
          <w:rFonts w:cs="Open Sans"/>
          <w:szCs w:val="19"/>
          <w:vertAlign w:val="superscript"/>
        </w:rPr>
        <w:t>10</w:t>
      </w:r>
      <w:r w:rsidR="00997D07" w:rsidRPr="00BB7F4B">
        <w:rPr>
          <w:rFonts w:eastAsia="Arial" w:cs="Arial"/>
          <w:szCs w:val="19"/>
        </w:rPr>
        <w:fldChar w:fldCharType="end"/>
      </w:r>
      <w:r w:rsidR="00997D07" w:rsidRPr="00BB7F4B">
        <w:rPr>
          <w:rFonts w:eastAsia="Arial" w:cs="Arial"/>
          <w:szCs w:val="19"/>
          <w:lang w:val="en-CH"/>
        </w:rPr>
        <w:t xml:space="preserve">. </w:t>
      </w:r>
      <w:r w:rsidR="00997D07" w:rsidRPr="00BB7F4B">
        <w:rPr>
          <w:rFonts w:eastAsia="Arial" w:cs="Arial"/>
          <w:szCs w:val="19"/>
          <w:lang w:val="en-US"/>
        </w:rPr>
        <w:t>In that study</w:t>
      </w:r>
      <w:r w:rsidR="00997D07" w:rsidRPr="00BB7F4B">
        <w:rPr>
          <w:rFonts w:eastAsia="Arial" w:cs="Arial"/>
          <w:szCs w:val="19"/>
          <w:lang w:val="en-CH"/>
        </w:rPr>
        <w:t xml:space="preserve">, the IgG test correctly diagnosed 75 </w:t>
      </w:r>
      <w:r w:rsidR="00997D07" w:rsidRPr="00BB7F4B">
        <w:rPr>
          <w:rFonts w:eastAsia="Arial" w:cs="Arial"/>
          <w:szCs w:val="19"/>
          <w:lang w:val="en-CH"/>
        </w:rPr>
        <w:lastRenderedPageBreak/>
        <w:t xml:space="preserve">out of 82 serum samples of COVID-19 patients (91.5% sensitivity), and 149 out of 150 pre-pandemic samples (99.3% specificity). </w:t>
      </w:r>
    </w:p>
    <w:p w14:paraId="19C954C3" w14:textId="77777777" w:rsidR="00997D07" w:rsidRPr="00BB7F4B" w:rsidRDefault="00997D07" w:rsidP="00585C8D">
      <w:pPr>
        <w:tabs>
          <w:tab w:val="left" w:pos="43"/>
          <w:tab w:val="left" w:pos="284"/>
        </w:tabs>
        <w:ind w:hanging="2"/>
        <w:rPr>
          <w:rFonts w:eastAsia="Arial" w:cs="Arial"/>
          <w:szCs w:val="19"/>
          <w:lang w:val="en-CH"/>
        </w:rPr>
      </w:pPr>
    </w:p>
    <w:p w14:paraId="5BC57615" w14:textId="25F7244C" w:rsidR="00997D07" w:rsidRPr="00BB7F4B" w:rsidRDefault="00997D07" w:rsidP="00585C8D">
      <w:pPr>
        <w:tabs>
          <w:tab w:val="left" w:pos="43"/>
          <w:tab w:val="left" w:pos="284"/>
        </w:tabs>
        <w:ind w:hanging="2"/>
        <w:rPr>
          <w:rFonts w:eastAsia="Arial" w:cs="Arial"/>
          <w:szCs w:val="19"/>
          <w:lang w:val="en-CH"/>
        </w:rPr>
      </w:pPr>
      <w:r w:rsidRPr="00BB7F4B">
        <w:rPr>
          <w:rFonts w:eastAsia="Arial" w:cs="Arial"/>
          <w:szCs w:val="19"/>
          <w:lang w:val="en-CH"/>
        </w:rPr>
        <w:t xml:space="preserve">We did not apply </w:t>
      </w:r>
      <w:r w:rsidR="006D3C46" w:rsidRPr="00BB7F4B">
        <w:rPr>
          <w:rFonts w:eastAsia="Arial" w:cs="Arial"/>
          <w:szCs w:val="19"/>
          <w:lang w:val="en-US"/>
        </w:rPr>
        <w:t xml:space="preserve">test performance </w:t>
      </w:r>
      <w:r w:rsidRPr="00BB7F4B">
        <w:rPr>
          <w:rFonts w:eastAsia="Arial" w:cs="Arial"/>
          <w:szCs w:val="19"/>
          <w:lang w:val="en-CH"/>
        </w:rPr>
        <w:t xml:space="preserve">corrections </w:t>
      </w:r>
      <w:r w:rsidR="006B5F2E" w:rsidRPr="00BB7F4B">
        <w:rPr>
          <w:rFonts w:eastAsia="Arial" w:cs="Arial"/>
          <w:szCs w:val="19"/>
          <w:lang w:val="en-US"/>
        </w:rPr>
        <w:t xml:space="preserve">to </w:t>
      </w:r>
      <w:r w:rsidR="005B5513" w:rsidRPr="00BB7F4B">
        <w:rPr>
          <w:rFonts w:eastAsia="Arial" w:cs="Arial"/>
          <w:szCs w:val="19"/>
          <w:lang w:val="en-US"/>
        </w:rPr>
        <w:t xml:space="preserve">the </w:t>
      </w:r>
      <w:r w:rsidRPr="00BB7F4B">
        <w:rPr>
          <w:rFonts w:eastAsia="Arial" w:cs="Arial"/>
          <w:szCs w:val="19"/>
          <w:lang w:val="en-CH"/>
        </w:rPr>
        <w:t>IgM</w:t>
      </w:r>
      <w:r w:rsidR="006D3C46" w:rsidRPr="00BB7F4B">
        <w:rPr>
          <w:rFonts w:eastAsia="Arial" w:cs="Arial"/>
          <w:szCs w:val="19"/>
          <w:lang w:val="en-US"/>
        </w:rPr>
        <w:t xml:space="preserve"> prevalence estimates</w:t>
      </w:r>
      <w:r w:rsidRPr="00BB7F4B">
        <w:rPr>
          <w:rFonts w:eastAsia="Arial" w:cs="Arial"/>
          <w:szCs w:val="19"/>
          <w:lang w:val="en-CH"/>
        </w:rPr>
        <w:t>; since IgM antibodies decline rapidly, becoming undetectable a few weeks after infection</w:t>
      </w:r>
      <w:r w:rsidR="00CF5B43" w:rsidRPr="00BB7F4B">
        <w:rPr>
          <w:rFonts w:eastAsia="Arial" w:cs="Arial"/>
          <w:szCs w:val="19"/>
          <w:lang w:val="en-CH"/>
        </w:rPr>
        <w:fldChar w:fldCharType="begin"/>
      </w:r>
      <w:r w:rsidR="00F83C89" w:rsidRPr="00BB7F4B">
        <w:rPr>
          <w:rFonts w:eastAsia="Arial" w:cs="Arial"/>
          <w:szCs w:val="19"/>
          <w:lang w:val="en-CH"/>
        </w:rPr>
        <w:instrText xml:space="preserve"> ADDIN ZOTERO_ITEM CSL_CITATION {"citationID":"PiPgIvgA","properties":{"formattedCitation":"\\super 11\\nosupersub{}","plainCitation":"11","noteIndex":0},"citationItems":[{"id":58,"uris":["http://zotero.org/users/6990598/items/WUEBNWUD"],"uri":["http://zotero.org/users/6990598/items/WUEBNWUD"],"itemData":{"id":58,"type":"article-journal","container-title":"Virologica Sinica","DOI":"10.1007/s12250-020-00268-5","ISSN":"1674-0769, 1995-820X","journalAbbreviation":"Virol. Sin.","language":"en","source":"DOI.org (Crossref)","title":"Dynamic Changes of Antibodies to SARS-CoV-2 in COVID-19 Patients at Early Stage of Outbreak","URL":"http://link.springer.com/10.1007/s12250-020-00268-5","author":[{"family":"Shu","given":"Huaqing"},{"family":"Wang","given":"Shuzhen"},{"family":"Ruan","given":"Shunan"},{"family":"Wang","given":"Yaxin"},{"family":"Zhang","given":"Jiancheng"},{"family":"Yuan","given":"Yin"},{"family":"Liu","given":"Hong"},{"family":"Wu","given":"Yongran"},{"family":"Li","given":"Ruiting"},{"family":"Pan","given":"Shangwen"},{"family":"Ouyang","given":"Yaqi"},{"family":"Yuan","given":"Shiying"},{"family":"Zhou","given":"Peng"},{"family":"Shang","given":"You"}],"accessed":{"date-parts":[["2020",12,21]]},"issued":{"date-parts":[["2020",7,27]]}}}],"schema":"https://github.com/citation-style-language/schema/raw/master/csl-citation.json"} </w:instrText>
      </w:r>
      <w:r w:rsidR="00CF5B43" w:rsidRPr="00BB7F4B">
        <w:rPr>
          <w:rFonts w:eastAsia="Arial" w:cs="Arial"/>
          <w:szCs w:val="19"/>
          <w:lang w:val="en-CH"/>
        </w:rPr>
        <w:fldChar w:fldCharType="separate"/>
      </w:r>
      <w:r w:rsidR="00F83C89" w:rsidRPr="00BB7F4B">
        <w:rPr>
          <w:rFonts w:cs="Open Sans"/>
          <w:szCs w:val="19"/>
          <w:vertAlign w:val="superscript"/>
        </w:rPr>
        <w:t>11</w:t>
      </w:r>
      <w:r w:rsidR="00CF5B43" w:rsidRPr="00BB7F4B">
        <w:rPr>
          <w:rFonts w:eastAsia="Arial" w:cs="Arial"/>
          <w:szCs w:val="19"/>
        </w:rPr>
        <w:fldChar w:fldCharType="end"/>
      </w:r>
      <w:r w:rsidRPr="00BB7F4B">
        <w:rPr>
          <w:rFonts w:eastAsia="Arial" w:cs="Arial"/>
          <w:szCs w:val="19"/>
          <w:lang w:val="en-CH"/>
        </w:rPr>
        <w:t xml:space="preserve">, a steady estimate of sensitivity for </w:t>
      </w:r>
      <w:r w:rsidRPr="00BB7F4B">
        <w:rPr>
          <w:rFonts w:eastAsia="Arial" w:cs="Arial"/>
          <w:szCs w:val="19"/>
          <w:lang w:val="en-US"/>
        </w:rPr>
        <w:t>the IgM</w:t>
      </w:r>
      <w:r w:rsidRPr="00BB7F4B">
        <w:rPr>
          <w:rFonts w:eastAsia="Arial" w:cs="Arial"/>
          <w:szCs w:val="19"/>
          <w:lang w:val="en-CH"/>
        </w:rPr>
        <w:t xml:space="preserve"> test cannot be obtained. Sensitivity estimates will vary very widely with time</w:t>
      </w:r>
      <w:r w:rsidRPr="00BB7F4B">
        <w:rPr>
          <w:rFonts w:eastAsia="Arial" w:cs="Arial"/>
          <w:szCs w:val="19"/>
          <w:lang w:val="en-US"/>
        </w:rPr>
        <w:t xml:space="preserve"> </w:t>
      </w:r>
      <w:r w:rsidRPr="00BB7F4B">
        <w:rPr>
          <w:rFonts w:eastAsia="Arial" w:cs="Arial"/>
          <w:szCs w:val="19"/>
          <w:lang w:val="en-CH"/>
        </w:rPr>
        <w:t>since</w:t>
      </w:r>
      <w:r w:rsidRPr="00BB7F4B">
        <w:rPr>
          <w:rFonts w:eastAsia="Arial" w:cs="Arial"/>
          <w:szCs w:val="19"/>
          <w:lang w:val="en-US"/>
        </w:rPr>
        <w:t xml:space="preserve"> </w:t>
      </w:r>
      <w:r w:rsidRPr="00BB7F4B">
        <w:rPr>
          <w:rFonts w:eastAsia="Arial" w:cs="Arial"/>
          <w:szCs w:val="19"/>
          <w:lang w:val="en-CH"/>
        </w:rPr>
        <w:t xml:space="preserve">infection. </w:t>
      </w:r>
      <w:r w:rsidRPr="00BB7F4B">
        <w:rPr>
          <w:rFonts w:eastAsia="Arial" w:cs="Arial"/>
          <w:szCs w:val="19"/>
          <w:lang w:val="en-US"/>
        </w:rPr>
        <w:t>As</w:t>
      </w:r>
      <w:r w:rsidRPr="00BB7F4B">
        <w:rPr>
          <w:rFonts w:eastAsia="Arial" w:cs="Arial"/>
          <w:szCs w:val="19"/>
          <w:lang w:val="en-CH"/>
        </w:rPr>
        <w:t xml:space="preserve"> we made no assumptions about the time of infection of</w:t>
      </w:r>
      <w:r w:rsidRPr="00BB7F4B">
        <w:rPr>
          <w:rFonts w:eastAsia="Arial" w:cs="Arial"/>
          <w:szCs w:val="19"/>
          <w:lang w:val="en-US"/>
        </w:rPr>
        <w:t xml:space="preserve"> those who tested positive</w:t>
      </w:r>
      <w:r w:rsidRPr="00BB7F4B">
        <w:rPr>
          <w:rFonts w:eastAsia="Arial" w:cs="Arial"/>
          <w:szCs w:val="19"/>
          <w:lang w:val="en-CH"/>
        </w:rPr>
        <w:t xml:space="preserve">, we </w:t>
      </w:r>
      <w:r w:rsidRPr="00BB7F4B">
        <w:rPr>
          <w:rFonts w:eastAsia="Arial" w:cs="Arial"/>
          <w:szCs w:val="19"/>
          <w:lang w:val="en-US"/>
        </w:rPr>
        <w:t>are unable</w:t>
      </w:r>
      <w:r w:rsidRPr="00BB7F4B">
        <w:rPr>
          <w:rFonts w:eastAsia="Arial" w:cs="Arial"/>
          <w:szCs w:val="19"/>
          <w:lang w:val="en-CH"/>
        </w:rPr>
        <w:t xml:space="preserve"> </w:t>
      </w:r>
      <w:r w:rsidRPr="00BB7F4B">
        <w:rPr>
          <w:rFonts w:eastAsia="Arial" w:cs="Arial"/>
          <w:szCs w:val="19"/>
          <w:lang w:val="en-US"/>
        </w:rPr>
        <w:t xml:space="preserve">to </w:t>
      </w:r>
      <w:r w:rsidRPr="00BB7F4B">
        <w:rPr>
          <w:rFonts w:eastAsia="Arial" w:cs="Arial"/>
          <w:szCs w:val="19"/>
          <w:lang w:val="en-CH"/>
        </w:rPr>
        <w:t xml:space="preserve">conclude about the </w:t>
      </w:r>
      <w:r w:rsidRPr="00BB7F4B">
        <w:rPr>
          <w:rFonts w:eastAsia="Arial" w:cs="Arial"/>
          <w:szCs w:val="19"/>
          <w:lang w:val="en-US"/>
        </w:rPr>
        <w:t xml:space="preserve">contextual </w:t>
      </w:r>
      <w:r w:rsidRPr="00BB7F4B">
        <w:rPr>
          <w:rFonts w:eastAsia="Arial" w:cs="Arial"/>
          <w:szCs w:val="19"/>
          <w:lang w:val="en-CH"/>
        </w:rPr>
        <w:t xml:space="preserve">sensitivity of </w:t>
      </w:r>
      <w:r w:rsidR="00F8716B" w:rsidRPr="00BB7F4B">
        <w:rPr>
          <w:rFonts w:eastAsia="Arial" w:cs="Arial"/>
          <w:szCs w:val="19"/>
          <w:lang w:val="en-US"/>
        </w:rPr>
        <w:t>this</w:t>
      </w:r>
      <w:r w:rsidRPr="00BB7F4B">
        <w:rPr>
          <w:rFonts w:eastAsia="Arial" w:cs="Arial"/>
          <w:szCs w:val="19"/>
          <w:lang w:val="en-CH"/>
        </w:rPr>
        <w:t xml:space="preserve"> test. </w:t>
      </w:r>
      <w:r w:rsidR="006359A4" w:rsidRPr="00BB7F4B">
        <w:rPr>
          <w:rFonts w:eastAsia="Arial" w:cs="Arial"/>
          <w:szCs w:val="19"/>
          <w:lang w:val="en-US"/>
        </w:rPr>
        <w:t xml:space="preserve">The same </w:t>
      </w:r>
      <w:r w:rsidRPr="00BB7F4B">
        <w:rPr>
          <w:rFonts w:eastAsia="Arial" w:cs="Arial"/>
          <w:szCs w:val="19"/>
          <w:lang w:val="en-US"/>
        </w:rPr>
        <w:t>caveat</w:t>
      </w:r>
      <w:r w:rsidRPr="00BB7F4B">
        <w:rPr>
          <w:rFonts w:eastAsia="Arial" w:cs="Arial"/>
          <w:szCs w:val="19"/>
          <w:lang w:val="en-CH"/>
        </w:rPr>
        <w:t xml:space="preserve"> </w:t>
      </w:r>
      <w:r w:rsidRPr="00BB7F4B">
        <w:rPr>
          <w:rFonts w:eastAsia="Arial" w:cs="Arial"/>
          <w:szCs w:val="19"/>
          <w:lang w:val="en-US"/>
        </w:rPr>
        <w:t xml:space="preserve">also </w:t>
      </w:r>
      <w:r w:rsidRPr="00BB7F4B">
        <w:rPr>
          <w:rFonts w:eastAsia="Arial" w:cs="Arial"/>
          <w:szCs w:val="19"/>
          <w:lang w:val="en-CH"/>
        </w:rPr>
        <w:t xml:space="preserve">applies to the IgG test, but the slower decline of IgG antibodies </w:t>
      </w:r>
      <w:r w:rsidRPr="00BB7F4B">
        <w:rPr>
          <w:rFonts w:eastAsia="Arial" w:cs="Arial"/>
          <w:szCs w:val="19"/>
          <w:lang w:val="en-US"/>
        </w:rPr>
        <w:t>means</w:t>
      </w:r>
      <w:r w:rsidRPr="00BB7F4B">
        <w:rPr>
          <w:rFonts w:eastAsia="Arial" w:cs="Arial"/>
          <w:szCs w:val="19"/>
          <w:lang w:val="en-CH"/>
        </w:rPr>
        <w:t xml:space="preserve"> the assumption of stable test performance </w:t>
      </w:r>
      <w:r w:rsidRPr="00BB7F4B">
        <w:rPr>
          <w:rFonts w:eastAsia="Arial" w:cs="Arial"/>
          <w:szCs w:val="19"/>
          <w:lang w:val="en-US"/>
        </w:rPr>
        <w:t>is more plausible</w:t>
      </w:r>
      <w:r w:rsidR="005F6F73" w:rsidRPr="00BB7F4B">
        <w:rPr>
          <w:rFonts w:eastAsia="Arial" w:cs="Arial"/>
          <w:szCs w:val="19"/>
          <w:lang w:val="en-US"/>
        </w:rPr>
        <w:t xml:space="preserve"> for the IgG test</w:t>
      </w:r>
      <w:r w:rsidRPr="00BB7F4B">
        <w:rPr>
          <w:rFonts w:eastAsia="Arial" w:cs="Arial"/>
          <w:szCs w:val="19"/>
          <w:lang w:val="en-CH"/>
        </w:rPr>
        <w:t>.</w:t>
      </w:r>
    </w:p>
    <w:p w14:paraId="414FFB24" w14:textId="77777777" w:rsidR="00997D07" w:rsidRPr="00BB7F4B" w:rsidRDefault="00997D07" w:rsidP="00585C8D">
      <w:pPr>
        <w:tabs>
          <w:tab w:val="left" w:pos="43"/>
          <w:tab w:val="left" w:pos="284"/>
        </w:tabs>
        <w:ind w:hanging="2"/>
        <w:rPr>
          <w:rFonts w:eastAsia="Arial" w:cs="Arial"/>
          <w:szCs w:val="19"/>
          <w:lang w:val="en-CH"/>
        </w:rPr>
      </w:pPr>
    </w:p>
    <w:p w14:paraId="0BC11A7C" w14:textId="2EDA76DA" w:rsidR="001B49BE" w:rsidRPr="00BB7F4B" w:rsidRDefault="00997D07" w:rsidP="00585C8D">
      <w:pPr>
        <w:tabs>
          <w:tab w:val="left" w:pos="43"/>
          <w:tab w:val="left" w:pos="284"/>
        </w:tabs>
        <w:ind w:hanging="2"/>
        <w:rPr>
          <w:rFonts w:eastAsia="Arial" w:cs="Arial"/>
          <w:szCs w:val="19"/>
          <w:lang w:val="en-CH"/>
        </w:rPr>
      </w:pPr>
      <w:r w:rsidRPr="00BB7F4B">
        <w:rPr>
          <w:rFonts w:eastAsia="Arial" w:cs="Arial"/>
          <w:szCs w:val="19"/>
          <w:lang w:val="en-CH"/>
        </w:rPr>
        <w:t>Confidence intervals for test-adjusted estimates are Lang-Reiczigel intervals</w:t>
      </w:r>
      <w:r w:rsidRPr="00BB7F4B">
        <w:rPr>
          <w:rFonts w:eastAsia="Arial" w:cs="Arial"/>
          <w:szCs w:val="19"/>
          <w:lang w:val="en-CH"/>
        </w:rPr>
        <w:fldChar w:fldCharType="begin"/>
      </w:r>
      <w:r w:rsidR="00F83C89" w:rsidRPr="00BB7F4B">
        <w:rPr>
          <w:rFonts w:eastAsia="Arial" w:cs="Arial"/>
          <w:szCs w:val="19"/>
          <w:lang w:val="en-CH"/>
        </w:rPr>
        <w:instrText xml:space="preserve"> ADDIN ZOTERO_ITEM CSL_CITATION {"citationID":"Ty4dzGYl","properties":{"formattedCitation":"\\super 12\\nosupersub{}","plainCitation":"12","noteIndex":0},"citationItems":[{"id":52,"uris":["http://zotero.org/users/6990598/items/LJVSH9LL"],"uri":["http://zotero.org/users/6990598/items/LJVSH9LL"],"itemData":{"id":52,"type":"article-journal","container-title":"Preventive Veterinary Medicine","DOI":"10.1016/j.prevetmed.2013.09.015","ISSN":"01675877","issue":"1","journalAbbreviation":"Preventive Veterinary Medicine","language":"en","page":"13-22","source":"DOI.org (Crossref)","title":"Confidence limits for prevalence of disease adjusted for estimated sensitivity and specificity","volume":"113","author":[{"family":"Lang","given":"Zsolt"},{"family":"Reiczigel","given":"Jenő"}],"issued":{"date-parts":[["2014",1]]}}}],"schema":"https://github.com/citation-style-language/schema/raw/master/csl-citation.json"} </w:instrText>
      </w:r>
      <w:r w:rsidRPr="00BB7F4B">
        <w:rPr>
          <w:rFonts w:eastAsia="Arial" w:cs="Arial"/>
          <w:szCs w:val="19"/>
          <w:lang w:val="en-CH"/>
        </w:rPr>
        <w:fldChar w:fldCharType="separate"/>
      </w:r>
      <w:r w:rsidR="00F83C89" w:rsidRPr="00BB7F4B">
        <w:rPr>
          <w:rFonts w:cs="Open Sans"/>
          <w:szCs w:val="19"/>
          <w:vertAlign w:val="superscript"/>
        </w:rPr>
        <w:t>12</w:t>
      </w:r>
      <w:r w:rsidRPr="00BB7F4B">
        <w:rPr>
          <w:rFonts w:eastAsia="Arial" w:cs="Arial"/>
          <w:szCs w:val="19"/>
        </w:rPr>
        <w:fldChar w:fldCharType="end"/>
      </w:r>
      <w:r w:rsidRPr="00BB7F4B">
        <w:rPr>
          <w:rFonts w:eastAsia="Arial" w:cs="Arial"/>
          <w:szCs w:val="19"/>
          <w:lang w:val="en-CH"/>
        </w:rPr>
        <w:t xml:space="preserve">, which </w:t>
      </w:r>
      <w:r w:rsidRPr="00BB7F4B">
        <w:rPr>
          <w:rFonts w:eastAsia="Arial" w:cs="Arial"/>
          <w:szCs w:val="19"/>
          <w:lang w:val="en-US"/>
        </w:rPr>
        <w:t>take into account the sample size</w:t>
      </w:r>
      <w:r w:rsidRPr="00BB7F4B">
        <w:rPr>
          <w:rFonts w:eastAsia="Arial" w:cs="Arial"/>
          <w:szCs w:val="19"/>
          <w:lang w:val="en-CH"/>
        </w:rPr>
        <w:t xml:space="preserve"> </w:t>
      </w:r>
      <w:r w:rsidRPr="00BB7F4B">
        <w:rPr>
          <w:rFonts w:eastAsia="Arial" w:cs="Arial"/>
          <w:szCs w:val="19"/>
          <w:lang w:val="en-US"/>
        </w:rPr>
        <w:t xml:space="preserve">of the antibody </w:t>
      </w:r>
      <w:r w:rsidRPr="00BB7F4B">
        <w:rPr>
          <w:rFonts w:eastAsia="Arial" w:cs="Arial"/>
          <w:szCs w:val="19"/>
          <w:lang w:val="en-CH"/>
        </w:rPr>
        <w:t xml:space="preserve">test validation study. Other confidence intervals </w:t>
      </w:r>
      <w:r w:rsidRPr="00BB7F4B">
        <w:rPr>
          <w:rFonts w:eastAsia="Arial" w:cs="Arial"/>
          <w:szCs w:val="19"/>
          <w:lang w:val="en-US"/>
        </w:rPr>
        <w:t xml:space="preserve">for prevalences </w:t>
      </w:r>
      <w:r w:rsidRPr="00BB7F4B">
        <w:rPr>
          <w:rFonts w:eastAsia="Arial" w:cs="Arial"/>
          <w:szCs w:val="19"/>
          <w:lang w:val="en-CH"/>
        </w:rPr>
        <w:t>are Wilson</w:t>
      </w:r>
      <w:r w:rsidRPr="00BB7F4B">
        <w:rPr>
          <w:rFonts w:eastAsia="Arial" w:cs="Arial"/>
          <w:szCs w:val="19"/>
          <w:lang w:val="en-US"/>
        </w:rPr>
        <w:t xml:space="preserve"> score</w:t>
      </w:r>
      <w:r w:rsidRPr="00BB7F4B">
        <w:rPr>
          <w:rFonts w:eastAsia="Arial" w:cs="Arial"/>
          <w:szCs w:val="19"/>
          <w:lang w:val="en-CH"/>
        </w:rPr>
        <w:t xml:space="preserve"> intervals</w:t>
      </w:r>
      <w:r w:rsidR="00B24FCA" w:rsidRPr="00BB7F4B">
        <w:rPr>
          <w:rFonts w:eastAsia="Arial" w:cs="Arial"/>
          <w:szCs w:val="19"/>
          <w:lang w:val="en-US"/>
        </w:rPr>
        <w:t>.</w:t>
      </w:r>
    </w:p>
    <w:p w14:paraId="79AC05CA" w14:textId="77777777" w:rsidR="00861DD8" w:rsidRPr="00BB7F4B" w:rsidRDefault="00861DD8" w:rsidP="00777538">
      <w:pPr>
        <w:tabs>
          <w:tab w:val="left" w:pos="43"/>
          <w:tab w:val="left" w:pos="284"/>
        </w:tabs>
        <w:rPr>
          <w:rFonts w:eastAsia="Arial" w:cs="Arial"/>
          <w:szCs w:val="19"/>
        </w:rPr>
      </w:pPr>
    </w:p>
    <w:p w14:paraId="2A7B176A" w14:textId="6CA944FC" w:rsidR="00861DD8" w:rsidRDefault="00AD24A5" w:rsidP="00854005">
      <w:pPr>
        <w:pStyle w:val="Heading3"/>
        <w:rPr>
          <w:lang w:val="en-US"/>
        </w:rPr>
      </w:pPr>
      <w:bookmarkStart w:id="73" w:name="_Toc60353397"/>
      <w:r>
        <w:rPr>
          <w:lang w:val="en-US"/>
        </w:rPr>
        <w:t>Risk factor analysis</w:t>
      </w:r>
      <w:bookmarkEnd w:id="73"/>
    </w:p>
    <w:p w14:paraId="34C86FCF" w14:textId="77777777" w:rsidR="00BB7F4B" w:rsidRPr="00BB7F4B" w:rsidRDefault="00BB7F4B" w:rsidP="00BB7F4B">
      <w:pPr>
        <w:rPr>
          <w:szCs w:val="19"/>
          <w:lang w:val="en-US"/>
        </w:rPr>
      </w:pPr>
    </w:p>
    <w:p w14:paraId="2F759997" w14:textId="5971D20B" w:rsidR="00C60588" w:rsidRPr="00BB7F4B" w:rsidRDefault="00FA5535" w:rsidP="00366EF6">
      <w:pPr>
        <w:tabs>
          <w:tab w:val="left" w:pos="43"/>
          <w:tab w:val="left" w:pos="284"/>
        </w:tabs>
        <w:ind w:left="-2"/>
        <w:rPr>
          <w:rFonts w:eastAsia="Arial" w:cs="Arial"/>
          <w:szCs w:val="19"/>
        </w:rPr>
      </w:pPr>
      <w:bookmarkStart w:id="74" w:name="OLE_LINK136"/>
      <w:bookmarkStart w:id="75" w:name="OLE_LINK141"/>
      <w:r w:rsidRPr="00BB7F4B">
        <w:rPr>
          <w:rFonts w:eastAsia="Arial" w:cs="Arial"/>
          <w:szCs w:val="19"/>
        </w:rPr>
        <w:t>F</w:t>
      </w:r>
      <w:r w:rsidR="00AF5F50" w:rsidRPr="00BB7F4B">
        <w:rPr>
          <w:rFonts w:eastAsia="Arial" w:cs="Arial"/>
          <w:szCs w:val="19"/>
        </w:rPr>
        <w:t xml:space="preserve">or </w:t>
      </w:r>
      <w:r w:rsidR="00D1457B" w:rsidRPr="00BB7F4B">
        <w:rPr>
          <w:rFonts w:eastAsia="Arial" w:cs="Arial"/>
          <w:szCs w:val="19"/>
        </w:rPr>
        <w:t>seropositivity</w:t>
      </w:r>
      <w:r w:rsidR="00AF5F50" w:rsidRPr="00BB7F4B">
        <w:rPr>
          <w:rFonts w:eastAsia="Arial" w:cs="Arial"/>
          <w:szCs w:val="19"/>
        </w:rPr>
        <w:t xml:space="preserve"> risk factor analysis</w:t>
      </w:r>
      <w:r w:rsidRPr="00BB7F4B">
        <w:rPr>
          <w:rFonts w:eastAsia="Arial" w:cs="Arial"/>
          <w:szCs w:val="19"/>
        </w:rPr>
        <w:t xml:space="preserve">, we used logistic models with household random effects </w:t>
      </w:r>
      <w:r w:rsidR="005A3770" w:rsidRPr="00BB7F4B">
        <w:rPr>
          <w:rFonts w:eastAsia="Arial" w:cs="Arial"/>
          <w:szCs w:val="19"/>
        </w:rPr>
        <w:t xml:space="preserve">to </w:t>
      </w:r>
      <w:r w:rsidR="005A0C5A" w:rsidRPr="00BB7F4B">
        <w:rPr>
          <w:rFonts w:eastAsia="Arial" w:cs="Arial"/>
          <w:szCs w:val="19"/>
        </w:rPr>
        <w:t xml:space="preserve">account for </w:t>
      </w:r>
      <w:r w:rsidR="00BF27E7" w:rsidRPr="00BB7F4B">
        <w:rPr>
          <w:rFonts w:eastAsia="Arial" w:cs="Arial"/>
          <w:szCs w:val="19"/>
        </w:rPr>
        <w:t xml:space="preserve">within-household clustering. </w:t>
      </w:r>
      <w:r w:rsidR="00E86D32" w:rsidRPr="00BB7F4B">
        <w:rPr>
          <w:rFonts w:eastAsia="Arial" w:cs="Arial"/>
          <w:szCs w:val="19"/>
        </w:rPr>
        <w:t>In the logistic models, t</w:t>
      </w:r>
      <w:r w:rsidR="00CF236B" w:rsidRPr="00BB7F4B">
        <w:rPr>
          <w:rFonts w:eastAsia="Arial" w:cs="Arial"/>
          <w:szCs w:val="19"/>
        </w:rPr>
        <w:t>he following prospective risk factors were analysed</w:t>
      </w:r>
      <w:bookmarkStart w:id="76" w:name="OLE_LINK64"/>
      <w:bookmarkStart w:id="77" w:name="OLE_LINK67"/>
      <w:r w:rsidR="00CF236B" w:rsidRPr="00BB7F4B">
        <w:rPr>
          <w:rFonts w:eastAsia="Arial" w:cs="Arial"/>
          <w:szCs w:val="19"/>
        </w:rPr>
        <w:t>: sex, age, education, BMI group, occupation, contact with an international traveller since March 1st, contact with a suspected or confirmed COVID case since March 1st, presence of comorbidities (combining hypertension, respiratory illness, diabetes, tuberculosis, HIV, cardiovascular illness and “other illnesses”</w:t>
      </w:r>
      <w:r w:rsidR="00B35163" w:rsidRPr="00BB7F4B">
        <w:rPr>
          <w:rFonts w:eastAsia="Arial" w:cs="Arial"/>
          <w:szCs w:val="19"/>
        </w:rPr>
        <w:t xml:space="preserve"> </w:t>
      </w:r>
      <w:r w:rsidR="00CF236B" w:rsidRPr="00BB7F4B">
        <w:rPr>
          <w:rFonts w:eastAsia="Arial" w:cs="Arial"/>
          <w:szCs w:val="19"/>
        </w:rPr>
        <w:t xml:space="preserve">which were not explicitly listed in questionnaire), whether or not the respondent is the breadwinner, adherence to social distancing rules, location of the household (one of nine health zones), number of household members, and whether or not there are children in the household. </w:t>
      </w:r>
      <w:bookmarkEnd w:id="76"/>
      <w:bookmarkEnd w:id="77"/>
      <w:r w:rsidR="00A52607" w:rsidRPr="00BB7F4B">
        <w:rPr>
          <w:rFonts w:eastAsia="Arial" w:cs="Arial"/>
          <w:szCs w:val="19"/>
        </w:rPr>
        <w:t xml:space="preserve">Each </w:t>
      </w:r>
      <w:r w:rsidR="00C60588" w:rsidRPr="00BB7F4B">
        <w:rPr>
          <w:rFonts w:eastAsia="Arial" w:cs="Arial"/>
          <w:szCs w:val="19"/>
        </w:rPr>
        <w:t>variable</w:t>
      </w:r>
      <w:r w:rsidR="009B35F6" w:rsidRPr="00BB7F4B">
        <w:rPr>
          <w:rFonts w:eastAsia="Arial" w:cs="Arial"/>
          <w:szCs w:val="19"/>
        </w:rPr>
        <w:t xml:space="preserve"> </w:t>
      </w:r>
      <w:r w:rsidR="00893701" w:rsidRPr="00BB7F4B">
        <w:rPr>
          <w:rFonts w:eastAsia="Arial" w:cs="Arial"/>
          <w:szCs w:val="19"/>
        </w:rPr>
        <w:t xml:space="preserve">was </w:t>
      </w:r>
      <w:r w:rsidR="007E1517" w:rsidRPr="00BB7F4B">
        <w:rPr>
          <w:rFonts w:eastAsia="Arial" w:cs="Arial"/>
          <w:szCs w:val="19"/>
        </w:rPr>
        <w:t xml:space="preserve">first </w:t>
      </w:r>
      <w:r w:rsidR="00791846" w:rsidRPr="00BB7F4B">
        <w:rPr>
          <w:rFonts w:eastAsia="Arial" w:cs="Arial"/>
          <w:szCs w:val="19"/>
        </w:rPr>
        <w:t>analysed in a univariate model</w:t>
      </w:r>
      <w:r w:rsidR="007E1517" w:rsidRPr="00BB7F4B">
        <w:rPr>
          <w:rFonts w:eastAsia="Arial" w:cs="Arial"/>
          <w:szCs w:val="19"/>
        </w:rPr>
        <w:t>.</w:t>
      </w:r>
      <w:r w:rsidR="0086139D" w:rsidRPr="00BB7F4B">
        <w:rPr>
          <w:rFonts w:eastAsia="Arial" w:cs="Arial"/>
          <w:szCs w:val="19"/>
        </w:rPr>
        <w:t xml:space="preserve"> </w:t>
      </w:r>
      <w:r w:rsidR="00C21A25" w:rsidRPr="00BB7F4B">
        <w:rPr>
          <w:rFonts w:eastAsia="Arial" w:cs="Arial"/>
          <w:szCs w:val="19"/>
        </w:rPr>
        <w:t>Here, v</w:t>
      </w:r>
      <w:r w:rsidR="0086139D" w:rsidRPr="00BB7F4B">
        <w:rPr>
          <w:rFonts w:eastAsia="Arial" w:cs="Arial"/>
          <w:szCs w:val="19"/>
        </w:rPr>
        <w:t>ariables</w:t>
      </w:r>
      <w:r w:rsidR="007E1517" w:rsidRPr="00BB7F4B">
        <w:rPr>
          <w:rFonts w:eastAsia="Arial" w:cs="Arial"/>
          <w:szCs w:val="19"/>
        </w:rPr>
        <w:t xml:space="preserve"> </w:t>
      </w:r>
      <w:r w:rsidR="00C60588" w:rsidRPr="00BB7F4B">
        <w:rPr>
          <w:rFonts w:eastAsia="Arial" w:cs="Arial"/>
          <w:szCs w:val="19"/>
        </w:rPr>
        <w:t>with p &lt; 0.10 for at least one factor leve</w:t>
      </w:r>
      <w:r w:rsidR="006D5C40" w:rsidRPr="00BB7F4B">
        <w:rPr>
          <w:rFonts w:eastAsia="Arial" w:cs="Arial"/>
          <w:szCs w:val="19"/>
        </w:rPr>
        <w:t>l</w:t>
      </w:r>
      <w:r w:rsidR="00C60588" w:rsidRPr="00BB7F4B">
        <w:rPr>
          <w:rFonts w:eastAsia="Arial" w:cs="Arial"/>
          <w:szCs w:val="19"/>
        </w:rPr>
        <w:t xml:space="preserve"> </w:t>
      </w:r>
      <w:r w:rsidR="00D073B0" w:rsidRPr="00BB7F4B">
        <w:rPr>
          <w:rFonts w:eastAsia="Arial" w:cs="Arial"/>
          <w:szCs w:val="19"/>
        </w:rPr>
        <w:t xml:space="preserve">were </w:t>
      </w:r>
      <w:r w:rsidR="00C21A25" w:rsidRPr="00BB7F4B">
        <w:rPr>
          <w:rFonts w:eastAsia="Arial" w:cs="Arial"/>
          <w:szCs w:val="19"/>
        </w:rPr>
        <w:t>selected to be shown</w:t>
      </w:r>
      <w:r w:rsidR="00146167" w:rsidRPr="00BB7F4B">
        <w:rPr>
          <w:rFonts w:eastAsia="Arial" w:cs="Arial"/>
          <w:szCs w:val="19"/>
        </w:rPr>
        <w:t xml:space="preserve"> in </w:t>
      </w:r>
      <w:r w:rsidR="00C60588" w:rsidRPr="00BB7F4B">
        <w:rPr>
          <w:rFonts w:eastAsia="Arial" w:cs="Arial"/>
          <w:szCs w:val="19"/>
        </w:rPr>
        <w:t>the</w:t>
      </w:r>
      <w:r w:rsidR="00F265C9" w:rsidRPr="00BB7F4B">
        <w:rPr>
          <w:rFonts w:eastAsia="Arial" w:cs="Arial"/>
          <w:szCs w:val="19"/>
        </w:rPr>
        <w:t xml:space="preserve"> regression</w:t>
      </w:r>
      <w:r w:rsidR="00C60588" w:rsidRPr="00BB7F4B">
        <w:rPr>
          <w:rFonts w:eastAsia="Arial" w:cs="Arial"/>
          <w:szCs w:val="19"/>
        </w:rPr>
        <w:t xml:space="preserve"> tables. All such variables were also entered into the multivariable analysis. </w:t>
      </w:r>
    </w:p>
    <w:bookmarkEnd w:id="74"/>
    <w:bookmarkEnd w:id="75"/>
    <w:p w14:paraId="55D95755" w14:textId="77777777" w:rsidR="00CF236B" w:rsidRPr="00BB7F4B" w:rsidRDefault="00CF236B" w:rsidP="00CB0573">
      <w:pPr>
        <w:tabs>
          <w:tab w:val="left" w:pos="43"/>
          <w:tab w:val="left" w:pos="284"/>
        </w:tabs>
        <w:rPr>
          <w:rFonts w:eastAsia="Arial" w:cs="Arial"/>
          <w:szCs w:val="19"/>
        </w:rPr>
      </w:pPr>
    </w:p>
    <w:p w14:paraId="3C94B1DF" w14:textId="59278B4B" w:rsidR="00030D5A" w:rsidRPr="00BB7F4B" w:rsidRDefault="002D29E6" w:rsidP="00A2368B">
      <w:pPr>
        <w:tabs>
          <w:tab w:val="left" w:pos="43"/>
          <w:tab w:val="left" w:pos="284"/>
        </w:tabs>
        <w:ind w:hanging="2"/>
        <w:rPr>
          <w:rFonts w:eastAsia="Arial" w:cs="Arial"/>
          <w:szCs w:val="19"/>
        </w:rPr>
      </w:pPr>
      <w:r w:rsidRPr="00BB7F4B">
        <w:rPr>
          <w:rFonts w:eastAsia="Arial" w:cs="Arial"/>
          <w:szCs w:val="19"/>
        </w:rPr>
        <w:t xml:space="preserve">We used a simple logistic regression model </w:t>
      </w:r>
      <w:r w:rsidR="004528C0" w:rsidRPr="00BB7F4B">
        <w:rPr>
          <w:rFonts w:eastAsia="Arial" w:cs="Arial"/>
          <w:szCs w:val="19"/>
        </w:rPr>
        <w:t xml:space="preserve">to analyse </w:t>
      </w:r>
      <w:r w:rsidR="007D2964" w:rsidRPr="00BB7F4B">
        <w:rPr>
          <w:rFonts w:eastAsia="Arial" w:cs="Arial"/>
          <w:szCs w:val="19"/>
        </w:rPr>
        <w:t xml:space="preserve">risk factors </w:t>
      </w:r>
      <w:r w:rsidR="00B5653F" w:rsidRPr="00BB7F4B">
        <w:rPr>
          <w:rFonts w:eastAsia="Arial" w:cs="Arial"/>
          <w:szCs w:val="19"/>
        </w:rPr>
        <w:t>for symptomatic COVID-19</w:t>
      </w:r>
      <w:r w:rsidR="0026247E" w:rsidRPr="00BB7F4B">
        <w:rPr>
          <w:rFonts w:eastAsia="Arial" w:cs="Arial"/>
          <w:szCs w:val="19"/>
        </w:rPr>
        <w:t xml:space="preserve"> among those who were seropositive. </w:t>
      </w:r>
      <w:r w:rsidR="000C6EB5" w:rsidRPr="00BB7F4B">
        <w:rPr>
          <w:rFonts w:eastAsia="Arial" w:cs="Arial"/>
          <w:szCs w:val="19"/>
        </w:rPr>
        <w:t>R</w:t>
      </w:r>
      <w:r w:rsidR="00D95815" w:rsidRPr="00BB7F4B">
        <w:rPr>
          <w:rFonts w:eastAsia="Arial" w:cs="Arial"/>
          <w:szCs w:val="19"/>
        </w:rPr>
        <w:t xml:space="preserve">espondents with </w:t>
      </w:r>
      <w:r w:rsidR="00F91A83" w:rsidRPr="00BB7F4B">
        <w:rPr>
          <w:rFonts w:eastAsia="Arial" w:cs="Arial"/>
          <w:szCs w:val="19"/>
        </w:rPr>
        <w:t>s</w:t>
      </w:r>
      <w:r w:rsidR="000E3676" w:rsidRPr="00BB7F4B">
        <w:rPr>
          <w:rFonts w:eastAsia="Arial" w:cs="Arial"/>
          <w:szCs w:val="19"/>
        </w:rPr>
        <w:t>ympt</w:t>
      </w:r>
      <w:r w:rsidR="00D10D73" w:rsidRPr="00BB7F4B">
        <w:rPr>
          <w:rFonts w:eastAsia="Arial" w:cs="Arial"/>
          <w:szCs w:val="19"/>
        </w:rPr>
        <w:t>omatic COVID-19</w:t>
      </w:r>
      <w:r w:rsidR="00D95815" w:rsidRPr="00BB7F4B">
        <w:rPr>
          <w:rFonts w:eastAsia="Arial" w:cs="Arial"/>
          <w:szCs w:val="19"/>
        </w:rPr>
        <w:t xml:space="preserve"> were </w:t>
      </w:r>
      <w:r w:rsidR="007A5564" w:rsidRPr="00BB7F4B">
        <w:rPr>
          <w:rFonts w:eastAsia="Arial" w:cs="Arial"/>
          <w:szCs w:val="19"/>
        </w:rPr>
        <w:t xml:space="preserve">taken to be </w:t>
      </w:r>
      <w:r w:rsidR="00D95815" w:rsidRPr="00BB7F4B">
        <w:rPr>
          <w:rFonts w:eastAsia="Arial" w:cs="Arial"/>
          <w:szCs w:val="19"/>
        </w:rPr>
        <w:t xml:space="preserve">those who </w:t>
      </w:r>
      <w:r w:rsidR="006761EA" w:rsidRPr="00BB7F4B">
        <w:rPr>
          <w:rFonts w:eastAsia="Arial" w:cs="Arial"/>
          <w:szCs w:val="19"/>
        </w:rPr>
        <w:t xml:space="preserve">tested positive </w:t>
      </w:r>
      <w:r w:rsidR="00F42E93" w:rsidRPr="00BB7F4B">
        <w:rPr>
          <w:rFonts w:eastAsia="Arial" w:cs="Arial"/>
          <w:szCs w:val="19"/>
        </w:rPr>
        <w:t xml:space="preserve">for </w:t>
      </w:r>
      <w:r w:rsidR="00D1696E" w:rsidRPr="00BB7F4B">
        <w:rPr>
          <w:rFonts w:eastAsia="Arial" w:cs="Arial"/>
          <w:szCs w:val="19"/>
        </w:rPr>
        <w:t xml:space="preserve">IgG or IgM </w:t>
      </w:r>
      <w:r w:rsidR="008C50DC" w:rsidRPr="00BB7F4B">
        <w:rPr>
          <w:rFonts w:eastAsia="Arial" w:cs="Arial"/>
          <w:szCs w:val="19"/>
        </w:rPr>
        <w:t>antibodies</w:t>
      </w:r>
      <w:r w:rsidR="00CF45EF" w:rsidRPr="00BB7F4B">
        <w:rPr>
          <w:rFonts w:eastAsia="Arial" w:cs="Arial"/>
          <w:szCs w:val="19"/>
        </w:rPr>
        <w:t xml:space="preserve"> </w:t>
      </w:r>
      <w:r w:rsidR="00D1696E" w:rsidRPr="00BB7F4B">
        <w:rPr>
          <w:rFonts w:eastAsia="Arial" w:cs="Arial"/>
          <w:szCs w:val="19"/>
        </w:rPr>
        <w:t>and</w:t>
      </w:r>
      <w:r w:rsidR="001C0682" w:rsidRPr="00BB7F4B">
        <w:rPr>
          <w:rFonts w:eastAsia="Arial" w:cs="Arial"/>
          <w:szCs w:val="19"/>
        </w:rPr>
        <w:t xml:space="preserve"> who</w:t>
      </w:r>
      <w:r w:rsidR="00030D5A" w:rsidRPr="00BB7F4B">
        <w:rPr>
          <w:rFonts w:eastAsia="Arial" w:cs="Arial"/>
          <w:szCs w:val="19"/>
        </w:rPr>
        <w:t xml:space="preserve"> experienced</w:t>
      </w:r>
      <w:r w:rsidR="005651BB" w:rsidRPr="00BB7F4B">
        <w:rPr>
          <w:rFonts w:eastAsia="Arial" w:cs="Arial"/>
          <w:szCs w:val="19"/>
        </w:rPr>
        <w:t xml:space="preserve"> </w:t>
      </w:r>
      <w:r w:rsidR="00C26C82" w:rsidRPr="00BB7F4B">
        <w:rPr>
          <w:rFonts w:eastAsia="Arial" w:cs="Arial"/>
          <w:szCs w:val="19"/>
        </w:rPr>
        <w:t xml:space="preserve">COVID-suspect </w:t>
      </w:r>
      <w:r w:rsidR="003F7F39" w:rsidRPr="00BB7F4B">
        <w:rPr>
          <w:rFonts w:eastAsia="Arial" w:cs="Arial"/>
          <w:szCs w:val="19"/>
        </w:rPr>
        <w:t xml:space="preserve">symptoms </w:t>
      </w:r>
      <w:r w:rsidR="00CF45EF" w:rsidRPr="00BB7F4B">
        <w:rPr>
          <w:rFonts w:eastAsia="Arial" w:cs="Arial"/>
          <w:szCs w:val="19"/>
        </w:rPr>
        <w:t>since March 1st</w:t>
      </w:r>
      <w:r w:rsidR="00D610C6" w:rsidRPr="00BB7F4B">
        <w:rPr>
          <w:rFonts w:eastAsia="Arial" w:cs="Arial"/>
          <w:szCs w:val="19"/>
        </w:rPr>
        <w:t>, 202</w:t>
      </w:r>
      <w:r w:rsidR="001E5636" w:rsidRPr="00BB7F4B">
        <w:rPr>
          <w:rFonts w:eastAsia="Arial" w:cs="Arial"/>
          <w:szCs w:val="19"/>
        </w:rPr>
        <w:t>0</w:t>
      </w:r>
      <w:r w:rsidR="009007A1" w:rsidRPr="00BB7F4B">
        <w:rPr>
          <w:rFonts w:eastAsia="Arial" w:cs="Arial"/>
          <w:szCs w:val="19"/>
        </w:rPr>
        <w:t xml:space="preserve">. </w:t>
      </w:r>
      <w:r w:rsidR="003B5869" w:rsidRPr="00BB7F4B">
        <w:rPr>
          <w:rFonts w:eastAsia="Arial" w:cs="Arial"/>
          <w:szCs w:val="19"/>
        </w:rPr>
        <w:t xml:space="preserve">COVID-suspect symptoms </w:t>
      </w:r>
      <w:r w:rsidR="00CB6E2C" w:rsidRPr="00BB7F4B">
        <w:rPr>
          <w:rFonts w:eastAsia="Arial" w:cs="Arial"/>
          <w:szCs w:val="19"/>
        </w:rPr>
        <w:t>were</w:t>
      </w:r>
      <w:r w:rsidR="0020200F" w:rsidRPr="00BB7F4B">
        <w:rPr>
          <w:rFonts w:eastAsia="Arial" w:cs="Arial"/>
          <w:szCs w:val="19"/>
        </w:rPr>
        <w:t xml:space="preserve"> defined, following WHO </w:t>
      </w:r>
      <w:r w:rsidR="004447CE" w:rsidRPr="00BB7F4B">
        <w:rPr>
          <w:rFonts w:eastAsia="Arial" w:cs="Arial"/>
          <w:szCs w:val="19"/>
        </w:rPr>
        <w:t>guidelines</w:t>
      </w:r>
      <w:r w:rsidR="004447CE" w:rsidRPr="00BB7F4B">
        <w:rPr>
          <w:rFonts w:eastAsia="Arial" w:cs="Arial"/>
          <w:szCs w:val="19"/>
        </w:rPr>
        <w:fldChar w:fldCharType="begin"/>
      </w:r>
      <w:r w:rsidR="004447CE" w:rsidRPr="00BB7F4B">
        <w:rPr>
          <w:rFonts w:eastAsia="Arial" w:cs="Arial"/>
          <w:szCs w:val="19"/>
        </w:rPr>
        <w:instrText xml:space="preserve"> ADDIN ZOTERO_ITEM CSL_CITATION {"citationID":"m2M4FZnX","properties":{"formattedCitation":"\\super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4447CE" w:rsidRPr="00BB7F4B">
        <w:rPr>
          <w:rFonts w:eastAsia="Arial" w:cs="Arial"/>
          <w:szCs w:val="19"/>
        </w:rPr>
        <w:fldChar w:fldCharType="separate"/>
      </w:r>
      <w:r w:rsidR="004447CE" w:rsidRPr="00BB7F4B">
        <w:rPr>
          <w:rFonts w:cs="Open Sans"/>
          <w:szCs w:val="19"/>
          <w:vertAlign w:val="superscript"/>
        </w:rPr>
        <w:t>13</w:t>
      </w:r>
      <w:r w:rsidR="004447CE" w:rsidRPr="00BB7F4B">
        <w:rPr>
          <w:rFonts w:eastAsia="Arial" w:cs="Arial"/>
          <w:szCs w:val="19"/>
        </w:rPr>
        <w:fldChar w:fldCharType="end"/>
      </w:r>
      <w:r w:rsidR="004447CE" w:rsidRPr="00BB7F4B">
        <w:rPr>
          <w:rFonts w:eastAsia="Arial" w:cs="Arial"/>
          <w:szCs w:val="19"/>
        </w:rPr>
        <w:t>,</w:t>
      </w:r>
      <w:r w:rsidR="0020200F" w:rsidRPr="00BB7F4B">
        <w:rPr>
          <w:rFonts w:eastAsia="Arial" w:cs="Arial"/>
          <w:szCs w:val="19"/>
        </w:rPr>
        <w:t xml:space="preserve"> as</w:t>
      </w:r>
      <w:r w:rsidR="004447CE" w:rsidRPr="00BB7F4B">
        <w:rPr>
          <w:rFonts w:eastAsia="Arial" w:cs="Arial"/>
          <w:szCs w:val="19"/>
        </w:rPr>
        <w:t>:</w:t>
      </w:r>
    </w:p>
    <w:p w14:paraId="3B1C759F" w14:textId="77777777" w:rsidR="00C51A64" w:rsidRPr="00BB7F4B" w:rsidRDefault="00C51A64" w:rsidP="00030D5A">
      <w:pPr>
        <w:tabs>
          <w:tab w:val="left" w:pos="43"/>
          <w:tab w:val="left" w:pos="284"/>
        </w:tabs>
        <w:rPr>
          <w:rFonts w:eastAsia="Arial" w:cs="Arial"/>
          <w:szCs w:val="19"/>
        </w:rPr>
      </w:pPr>
    </w:p>
    <w:p w14:paraId="2A8A3452" w14:textId="40D044D6" w:rsidR="00030D5A" w:rsidRPr="00BB7F4B" w:rsidRDefault="00030D5A" w:rsidP="00030D5A">
      <w:pPr>
        <w:pStyle w:val="ListParagraph"/>
        <w:numPr>
          <w:ilvl w:val="0"/>
          <w:numId w:val="16"/>
        </w:numPr>
        <w:tabs>
          <w:tab w:val="left" w:pos="43"/>
          <w:tab w:val="left" w:pos="284"/>
        </w:tabs>
        <w:rPr>
          <w:rFonts w:eastAsia="Arial" w:cs="Arial"/>
          <w:szCs w:val="19"/>
        </w:rPr>
      </w:pPr>
      <w:bookmarkStart w:id="78" w:name="OLE_LINK58"/>
      <w:bookmarkStart w:id="79" w:name="OLE_LINK59"/>
      <w:r w:rsidRPr="00BB7F4B">
        <w:rPr>
          <w:rFonts w:eastAsia="Arial" w:cs="Arial"/>
          <w:szCs w:val="19"/>
          <w:lang w:val="en-US"/>
        </w:rPr>
        <w:t>a</w:t>
      </w:r>
      <w:r w:rsidRPr="00BB7F4B">
        <w:rPr>
          <w:rFonts w:eastAsia="Arial" w:cs="Arial"/>
          <w:szCs w:val="19"/>
          <w:lang w:val="en-CH"/>
        </w:rPr>
        <w:t>nosmia OR ageusia; or</w:t>
      </w:r>
    </w:p>
    <w:p w14:paraId="79EACD32" w14:textId="6B9B41EC" w:rsidR="00030D5A" w:rsidRPr="00BB7F4B" w:rsidRDefault="00030D5A" w:rsidP="00854005">
      <w:pPr>
        <w:pStyle w:val="ListParagraph"/>
        <w:numPr>
          <w:ilvl w:val="0"/>
          <w:numId w:val="16"/>
        </w:numPr>
        <w:tabs>
          <w:tab w:val="left" w:pos="43"/>
          <w:tab w:val="left" w:pos="284"/>
        </w:tabs>
        <w:rPr>
          <w:rFonts w:eastAsia="Arial" w:cs="Arial"/>
          <w:szCs w:val="19"/>
          <w:lang w:val="en-CH"/>
        </w:rPr>
      </w:pPr>
      <w:r w:rsidRPr="00BB7F4B">
        <w:rPr>
          <w:rFonts w:eastAsia="Arial" w:cs="Arial"/>
          <w:szCs w:val="19"/>
          <w:lang w:val="en-US"/>
        </w:rPr>
        <w:t>c</w:t>
      </w:r>
      <w:r w:rsidRPr="00BB7F4B">
        <w:rPr>
          <w:rFonts w:eastAsia="Arial" w:cs="Arial"/>
          <w:szCs w:val="19"/>
          <w:lang w:val="en-CH"/>
        </w:rPr>
        <w:t>ough AND fever; or </w:t>
      </w:r>
    </w:p>
    <w:p w14:paraId="13CF74D6" w14:textId="37BA844D" w:rsidR="00030D5A" w:rsidRPr="00BB7F4B" w:rsidRDefault="00030D5A" w:rsidP="00854005">
      <w:pPr>
        <w:pStyle w:val="ListParagraph"/>
        <w:numPr>
          <w:ilvl w:val="0"/>
          <w:numId w:val="16"/>
        </w:numPr>
        <w:tabs>
          <w:tab w:val="left" w:pos="43"/>
          <w:tab w:val="left" w:pos="284"/>
        </w:tabs>
        <w:rPr>
          <w:rFonts w:eastAsia="Arial" w:cs="Arial"/>
          <w:szCs w:val="19"/>
          <w:lang w:val="en-CH"/>
        </w:rPr>
      </w:pPr>
      <w:r w:rsidRPr="00BB7F4B">
        <w:rPr>
          <w:rFonts w:eastAsia="Arial" w:cs="Arial"/>
          <w:szCs w:val="19"/>
          <w:lang w:val="en-US"/>
        </w:rPr>
        <w:t>a</w:t>
      </w:r>
      <w:r w:rsidRPr="00BB7F4B">
        <w:rPr>
          <w:rFonts w:eastAsia="Arial" w:cs="Arial"/>
          <w:szCs w:val="19"/>
          <w:lang w:val="en-CH"/>
        </w:rPr>
        <w:t>t least THREE of cough, fever, fatigue, headache, muscle pain, sore throat, runny/stuffy nose, shortness of breath, nausea</w:t>
      </w:r>
      <w:r w:rsidR="000827D6" w:rsidRPr="00BB7F4B">
        <w:rPr>
          <w:rFonts w:eastAsia="Arial" w:cs="Arial"/>
          <w:szCs w:val="19"/>
          <w:lang w:val="en-US"/>
        </w:rPr>
        <w:t xml:space="preserve">, </w:t>
      </w:r>
      <w:r w:rsidRPr="00BB7F4B">
        <w:rPr>
          <w:rFonts w:eastAsia="Arial" w:cs="Arial"/>
          <w:szCs w:val="19"/>
          <w:lang w:val="en-CH"/>
        </w:rPr>
        <w:t>diarrhoea. </w:t>
      </w:r>
    </w:p>
    <w:bookmarkEnd w:id="78"/>
    <w:bookmarkEnd w:id="79"/>
    <w:p w14:paraId="592D8A95" w14:textId="432A6DCA" w:rsidR="005A011A" w:rsidRPr="00BB7F4B" w:rsidRDefault="005A011A" w:rsidP="00F20B65">
      <w:pPr>
        <w:tabs>
          <w:tab w:val="left" w:pos="43"/>
          <w:tab w:val="left" w:pos="284"/>
        </w:tabs>
        <w:rPr>
          <w:rFonts w:eastAsia="Arial" w:cs="Arial"/>
          <w:szCs w:val="19"/>
        </w:rPr>
      </w:pPr>
    </w:p>
    <w:p w14:paraId="1FA40347" w14:textId="164D09F3" w:rsidR="00CA7281" w:rsidRPr="00BB7F4B" w:rsidRDefault="001E3F7B" w:rsidP="007A46D3">
      <w:pPr>
        <w:tabs>
          <w:tab w:val="left" w:pos="43"/>
          <w:tab w:val="left" w:pos="284"/>
        </w:tabs>
        <w:ind w:hanging="2"/>
        <w:rPr>
          <w:rFonts w:eastAsia="Arial" w:cs="Arial"/>
          <w:szCs w:val="19"/>
        </w:rPr>
      </w:pPr>
      <w:r w:rsidRPr="00BB7F4B">
        <w:rPr>
          <w:rFonts w:eastAsia="Arial" w:cs="Arial"/>
          <w:szCs w:val="19"/>
        </w:rPr>
        <w:t>Based on clinical justification, we identified the following as p</w:t>
      </w:r>
      <w:r w:rsidR="00604490" w:rsidRPr="00BB7F4B">
        <w:rPr>
          <w:rFonts w:eastAsia="Arial" w:cs="Arial"/>
          <w:szCs w:val="19"/>
        </w:rPr>
        <w:t>otential risk factors for symptomatic COVID-19</w:t>
      </w:r>
      <w:r w:rsidR="00326A05" w:rsidRPr="00BB7F4B">
        <w:rPr>
          <w:rFonts w:eastAsia="Arial" w:cs="Arial"/>
          <w:szCs w:val="19"/>
        </w:rPr>
        <w:t xml:space="preserve">: </w:t>
      </w:r>
      <w:bookmarkStart w:id="80" w:name="OLE_LINK86"/>
      <w:bookmarkStart w:id="81" w:name="OLE_LINK87"/>
      <w:bookmarkStart w:id="82" w:name="OLE_LINK74"/>
      <w:bookmarkStart w:id="83" w:name="OLE_LINK75"/>
      <w:r w:rsidR="00604490" w:rsidRPr="00BB7F4B">
        <w:rPr>
          <w:rFonts w:eastAsia="Arial" w:cs="Arial"/>
          <w:szCs w:val="19"/>
        </w:rPr>
        <w:t xml:space="preserve">sex, age, BMI group, pregnancy, smoking habit, hypertension, respiratory illness and diabetes. </w:t>
      </w:r>
      <w:bookmarkStart w:id="84" w:name="OLE_LINK142"/>
      <w:bookmarkStart w:id="85" w:name="OLE_LINK145"/>
      <w:bookmarkEnd w:id="80"/>
      <w:bookmarkEnd w:id="81"/>
      <w:r w:rsidR="00FE696F" w:rsidRPr="00BB7F4B">
        <w:rPr>
          <w:rFonts w:eastAsia="Arial" w:cs="Arial"/>
          <w:szCs w:val="19"/>
        </w:rPr>
        <w:t xml:space="preserve">We used the same procedure </w:t>
      </w:r>
      <w:r w:rsidR="00E52D84" w:rsidRPr="00BB7F4B">
        <w:rPr>
          <w:rFonts w:eastAsia="Arial" w:cs="Arial"/>
          <w:szCs w:val="19"/>
        </w:rPr>
        <w:t xml:space="preserve">as with the seropositivity regressions to </w:t>
      </w:r>
      <w:r w:rsidR="00B9372D" w:rsidRPr="00BB7F4B">
        <w:rPr>
          <w:rFonts w:eastAsia="Arial" w:cs="Arial"/>
          <w:szCs w:val="19"/>
        </w:rPr>
        <w:t xml:space="preserve">select </w:t>
      </w:r>
      <w:r w:rsidR="00EF3AD2" w:rsidRPr="00BB7F4B">
        <w:rPr>
          <w:rFonts w:eastAsia="Arial" w:cs="Arial"/>
          <w:szCs w:val="19"/>
        </w:rPr>
        <w:t xml:space="preserve">significant variables. </w:t>
      </w:r>
      <w:bookmarkEnd w:id="84"/>
      <w:bookmarkEnd w:id="85"/>
    </w:p>
    <w:p w14:paraId="3EA8425F" w14:textId="58071AEA" w:rsidR="007A46D3" w:rsidRPr="00BB7F4B" w:rsidRDefault="007A46D3" w:rsidP="00B41DDD">
      <w:pPr>
        <w:tabs>
          <w:tab w:val="left" w:pos="43"/>
          <w:tab w:val="left" w:pos="284"/>
        </w:tabs>
        <w:ind w:hanging="2"/>
        <w:rPr>
          <w:rFonts w:eastAsia="Arial" w:cs="Arial"/>
          <w:szCs w:val="19"/>
        </w:rPr>
      </w:pPr>
    </w:p>
    <w:p w14:paraId="076A3FA0" w14:textId="7816DBCA" w:rsidR="003320A4" w:rsidRPr="00BB7F4B" w:rsidRDefault="007A46D3" w:rsidP="007A46D3">
      <w:pPr>
        <w:tabs>
          <w:tab w:val="left" w:pos="43"/>
          <w:tab w:val="left" w:pos="284"/>
        </w:tabs>
        <w:ind w:left="-2"/>
        <w:rPr>
          <w:rFonts w:eastAsia="Arial" w:cs="Arial"/>
          <w:szCs w:val="19"/>
        </w:rPr>
      </w:pPr>
      <w:r w:rsidRPr="00BB7F4B">
        <w:rPr>
          <w:rFonts w:eastAsia="Arial" w:cs="Arial"/>
          <w:szCs w:val="19"/>
        </w:rPr>
        <w:t xml:space="preserve">To </w:t>
      </w:r>
      <w:r w:rsidR="003320A4" w:rsidRPr="00BB7F4B">
        <w:rPr>
          <w:rFonts w:eastAsia="Arial" w:cs="Arial"/>
          <w:szCs w:val="19"/>
        </w:rPr>
        <w:t xml:space="preserve">analyse </w:t>
      </w:r>
      <w:r w:rsidRPr="00BB7F4B">
        <w:rPr>
          <w:rFonts w:eastAsia="Arial" w:cs="Arial"/>
          <w:szCs w:val="19"/>
        </w:rPr>
        <w:t xml:space="preserve">the </w:t>
      </w:r>
      <w:r w:rsidR="00B94E1F" w:rsidRPr="00BB7F4B">
        <w:rPr>
          <w:rFonts w:eastAsia="Arial" w:cs="Arial"/>
          <w:szCs w:val="19"/>
        </w:rPr>
        <w:t xml:space="preserve">determinants of </w:t>
      </w:r>
      <w:r w:rsidR="003320A4" w:rsidRPr="00BB7F4B">
        <w:rPr>
          <w:rFonts w:eastAsia="Arial" w:cs="Arial"/>
          <w:szCs w:val="19"/>
        </w:rPr>
        <w:t xml:space="preserve">formal healthcare utilization, </w:t>
      </w:r>
      <w:r w:rsidR="008C70B3" w:rsidRPr="00BB7F4B">
        <w:rPr>
          <w:rFonts w:eastAsia="Arial" w:cs="Arial"/>
          <w:szCs w:val="19"/>
        </w:rPr>
        <w:t xml:space="preserve">we also used logistic models with household random effects. The following prospective risk factors were analysed: sex, age, fear of stigma from COVID diagnosis, income decrease during the pandemic, stated difficulty in paying for medical costs, stated difficulty in traveling to healthcare centres, and stated belief that healthcare centres are dangerous due to COVID-19.  </w:t>
      </w:r>
      <w:r w:rsidR="00665BE1" w:rsidRPr="00BB7F4B">
        <w:rPr>
          <w:rFonts w:eastAsia="Arial" w:cs="Arial"/>
          <w:szCs w:val="19"/>
        </w:rPr>
        <w:t>We again repeated the same procedure as above to select significant variables.</w:t>
      </w:r>
    </w:p>
    <w:bookmarkEnd w:id="82"/>
    <w:bookmarkEnd w:id="83"/>
    <w:p w14:paraId="03F686F7" w14:textId="77777777" w:rsidR="00B41DDD" w:rsidRPr="00BB7F4B" w:rsidRDefault="00B41DDD" w:rsidP="00BB7F4B">
      <w:pPr>
        <w:tabs>
          <w:tab w:val="left" w:pos="43"/>
          <w:tab w:val="left" w:pos="284"/>
        </w:tabs>
        <w:rPr>
          <w:rFonts w:eastAsia="Arial" w:cs="Arial"/>
          <w:szCs w:val="19"/>
        </w:rPr>
      </w:pPr>
    </w:p>
    <w:p w14:paraId="7C95E39C" w14:textId="240CF700" w:rsidR="006F4E6D" w:rsidRPr="00BB7F4B" w:rsidRDefault="00DC4642" w:rsidP="00585C8D">
      <w:pPr>
        <w:tabs>
          <w:tab w:val="left" w:pos="43"/>
          <w:tab w:val="left" w:pos="284"/>
        </w:tabs>
        <w:ind w:hanging="2"/>
        <w:rPr>
          <w:rFonts w:eastAsia="Arial" w:cs="Arial"/>
          <w:szCs w:val="19"/>
        </w:rPr>
      </w:pPr>
      <w:r w:rsidRPr="00BB7F4B">
        <w:rPr>
          <w:rFonts w:eastAsia="Arial" w:cs="Arial"/>
          <w:szCs w:val="19"/>
        </w:rPr>
        <w:t>For all regression</w:t>
      </w:r>
      <w:r w:rsidR="00F6231A" w:rsidRPr="00BB7F4B">
        <w:rPr>
          <w:rFonts w:eastAsia="Arial" w:cs="Arial"/>
          <w:szCs w:val="19"/>
        </w:rPr>
        <w:t xml:space="preserve"> analyses</w:t>
      </w:r>
      <w:r w:rsidR="00E8204D" w:rsidRPr="00BB7F4B">
        <w:rPr>
          <w:rFonts w:eastAsia="Arial" w:cs="Arial"/>
          <w:szCs w:val="19"/>
        </w:rPr>
        <w:t>,</w:t>
      </w:r>
      <w:r w:rsidR="004C4CB7" w:rsidRPr="00BB7F4B">
        <w:rPr>
          <w:rFonts w:eastAsia="Arial" w:cs="Arial"/>
          <w:szCs w:val="19"/>
        </w:rPr>
        <w:t xml:space="preserve"> </w:t>
      </w:r>
      <w:r w:rsidR="00E8204D" w:rsidRPr="00BB7F4B">
        <w:rPr>
          <w:rFonts w:eastAsia="Arial" w:cs="Arial"/>
          <w:szCs w:val="19"/>
        </w:rPr>
        <w:t>a</w:t>
      </w:r>
      <w:r w:rsidR="006F4E6D" w:rsidRPr="00BB7F4B">
        <w:rPr>
          <w:rFonts w:eastAsia="Arial" w:cs="Arial"/>
          <w:szCs w:val="19"/>
        </w:rPr>
        <w:t>ge and sex were included as controls in all models, even when their effects</w:t>
      </w:r>
      <w:r w:rsidR="00D33BEA" w:rsidRPr="00BB7F4B">
        <w:rPr>
          <w:rFonts w:eastAsia="Arial" w:cs="Arial"/>
          <w:szCs w:val="19"/>
        </w:rPr>
        <w:t xml:space="preserve"> were not significant</w:t>
      </w:r>
      <w:r w:rsidR="00EE3644" w:rsidRPr="00BB7F4B">
        <w:rPr>
          <w:rFonts w:eastAsia="Arial" w:cs="Arial"/>
          <w:szCs w:val="19"/>
        </w:rPr>
        <w:t xml:space="preserve"> in the univariate analysis.</w:t>
      </w:r>
    </w:p>
    <w:p w14:paraId="71E7B5DF" w14:textId="77777777" w:rsidR="00E768EB" w:rsidRPr="00BB7F4B" w:rsidRDefault="00E768EB" w:rsidP="00260C68">
      <w:pPr>
        <w:tabs>
          <w:tab w:val="left" w:pos="43"/>
          <w:tab w:val="left" w:pos="284"/>
        </w:tabs>
        <w:rPr>
          <w:rFonts w:eastAsia="Arial" w:cs="Arial"/>
          <w:szCs w:val="19"/>
        </w:rPr>
      </w:pPr>
    </w:p>
    <w:p w14:paraId="7FEBA5BA" w14:textId="6233930B" w:rsidR="0077427E" w:rsidRPr="00BB7F4B" w:rsidRDefault="00E8204D" w:rsidP="00585C8D">
      <w:pPr>
        <w:tabs>
          <w:tab w:val="left" w:pos="43"/>
          <w:tab w:val="left" w:pos="284"/>
        </w:tabs>
        <w:ind w:hanging="2"/>
        <w:rPr>
          <w:rFonts w:eastAsia="Arial" w:cs="Arial"/>
          <w:szCs w:val="19"/>
        </w:rPr>
      </w:pPr>
      <w:r w:rsidRPr="00BB7F4B">
        <w:rPr>
          <w:rFonts w:eastAsia="Arial" w:cs="Arial"/>
          <w:szCs w:val="19"/>
        </w:rPr>
        <w:t xml:space="preserve">Some </w:t>
      </w:r>
      <w:r w:rsidR="00F806FF" w:rsidRPr="00BB7F4B">
        <w:rPr>
          <w:rFonts w:eastAsia="Arial" w:cs="Arial"/>
          <w:szCs w:val="19"/>
        </w:rPr>
        <w:t xml:space="preserve">factors </w:t>
      </w:r>
      <w:r w:rsidR="00DA7A3B" w:rsidRPr="00BB7F4B">
        <w:rPr>
          <w:rFonts w:eastAsia="Arial" w:cs="Arial"/>
          <w:szCs w:val="19"/>
        </w:rPr>
        <w:t xml:space="preserve">analysed were </w:t>
      </w:r>
      <w:r w:rsidR="00156B1E" w:rsidRPr="00BB7F4B">
        <w:rPr>
          <w:rFonts w:eastAsia="Arial" w:cs="Arial"/>
          <w:szCs w:val="19"/>
        </w:rPr>
        <w:t xml:space="preserve">individual-level </w:t>
      </w:r>
      <w:r w:rsidR="00B84320" w:rsidRPr="00BB7F4B">
        <w:rPr>
          <w:rFonts w:eastAsia="Arial" w:cs="Arial"/>
          <w:szCs w:val="19"/>
        </w:rPr>
        <w:t xml:space="preserve">variables, and others were household-level variables. </w:t>
      </w:r>
      <w:r w:rsidR="0056780D" w:rsidRPr="00BB7F4B">
        <w:rPr>
          <w:rFonts w:eastAsia="Arial" w:cs="Arial"/>
          <w:szCs w:val="19"/>
        </w:rPr>
        <w:t>The h</w:t>
      </w:r>
      <w:r w:rsidR="0077427E" w:rsidRPr="00BB7F4B">
        <w:rPr>
          <w:rFonts w:eastAsia="Arial" w:cs="Arial"/>
          <w:szCs w:val="19"/>
        </w:rPr>
        <w:t xml:space="preserve">ousehold-level </w:t>
      </w:r>
      <w:r w:rsidR="007D123C" w:rsidRPr="00BB7F4B">
        <w:rPr>
          <w:rFonts w:eastAsia="Arial" w:cs="Arial"/>
          <w:szCs w:val="19"/>
        </w:rPr>
        <w:t>variables</w:t>
      </w:r>
      <w:r w:rsidR="0077427E" w:rsidRPr="00BB7F4B">
        <w:rPr>
          <w:rFonts w:eastAsia="Arial" w:cs="Arial"/>
          <w:szCs w:val="19"/>
        </w:rPr>
        <w:t xml:space="preserve"> were based on the answers of household </w:t>
      </w:r>
      <w:r w:rsidR="00653E5B" w:rsidRPr="00BB7F4B">
        <w:rPr>
          <w:rFonts w:eastAsia="Arial" w:cs="Arial"/>
          <w:szCs w:val="19"/>
        </w:rPr>
        <w:t>“</w:t>
      </w:r>
      <w:r w:rsidR="0077427E" w:rsidRPr="00BB7F4B">
        <w:rPr>
          <w:rFonts w:eastAsia="Arial" w:cs="Arial"/>
          <w:szCs w:val="19"/>
        </w:rPr>
        <w:t>representatives</w:t>
      </w:r>
      <w:r w:rsidR="00653E5B" w:rsidRPr="00BB7F4B">
        <w:rPr>
          <w:rFonts w:eastAsia="Arial" w:cs="Arial"/>
          <w:szCs w:val="19"/>
        </w:rPr>
        <w:t>”</w:t>
      </w:r>
      <w:r w:rsidR="0077427E" w:rsidRPr="00BB7F4B">
        <w:rPr>
          <w:rFonts w:eastAsia="Arial" w:cs="Arial"/>
          <w:szCs w:val="19"/>
        </w:rPr>
        <w:t xml:space="preserve">. The household representative was taken to be: </w:t>
      </w:r>
    </w:p>
    <w:p w14:paraId="573378F9" w14:textId="77777777" w:rsidR="00855554" w:rsidRPr="00BB7F4B" w:rsidRDefault="00855554" w:rsidP="00585C8D">
      <w:pPr>
        <w:tabs>
          <w:tab w:val="left" w:pos="43"/>
          <w:tab w:val="left" w:pos="284"/>
        </w:tabs>
        <w:ind w:hanging="2"/>
        <w:rPr>
          <w:rFonts w:eastAsia="Arial" w:cs="Arial"/>
          <w:szCs w:val="19"/>
        </w:rPr>
      </w:pPr>
    </w:p>
    <w:p w14:paraId="0E41BB6C" w14:textId="50867DAD" w:rsidR="0077427E" w:rsidRPr="00BB7F4B"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cs="Arial"/>
          <w:color w:val="222222"/>
          <w:szCs w:val="19"/>
        </w:rPr>
        <w:t>the </w:t>
      </w:r>
      <w:r w:rsidRPr="00BB7F4B">
        <w:rPr>
          <w:rStyle w:val="il"/>
          <w:rFonts w:cs="Arial"/>
          <w:color w:val="222222"/>
          <w:szCs w:val="19"/>
        </w:rPr>
        <w:t>first</w:t>
      </w:r>
      <w:r w:rsidRPr="00BB7F4B">
        <w:rPr>
          <w:rFonts w:cs="Arial"/>
          <w:color w:val="222222"/>
          <w:szCs w:val="19"/>
        </w:rPr>
        <w:t> interviewed</w:t>
      </w:r>
      <w:r w:rsidR="009F4134" w:rsidRPr="00BB7F4B">
        <w:rPr>
          <w:rFonts w:cs="Arial"/>
          <w:color w:val="222222"/>
          <w:szCs w:val="19"/>
        </w:rPr>
        <w:t xml:space="preserve"> adult</w:t>
      </w:r>
      <w:r w:rsidR="0077693F" w:rsidRPr="00BB7F4B">
        <w:rPr>
          <w:rFonts w:cs="Arial"/>
          <w:color w:val="222222"/>
          <w:szCs w:val="19"/>
        </w:rPr>
        <w:t xml:space="preserve"> </w:t>
      </w:r>
      <w:r w:rsidR="008A7DA2" w:rsidRPr="00BB7F4B">
        <w:rPr>
          <w:rFonts w:cs="Arial"/>
          <w:color w:val="222222"/>
          <w:szCs w:val="19"/>
        </w:rPr>
        <w:t>(</w:t>
      </w:r>
      <w:r w:rsidR="00CB04F4" w:rsidRPr="00BB7F4B">
        <w:rPr>
          <w:rFonts w:cs="Arial"/>
          <w:color w:val="222222"/>
          <w:szCs w:val="19"/>
        </w:rPr>
        <w:t xml:space="preserve">18 + </w:t>
      </w:r>
      <w:r w:rsidR="008A7DA2" w:rsidRPr="00BB7F4B">
        <w:rPr>
          <w:rFonts w:cs="Arial"/>
          <w:color w:val="222222"/>
          <w:szCs w:val="19"/>
        </w:rPr>
        <w:t>)</w:t>
      </w:r>
      <w:r w:rsidR="00134BDE" w:rsidRPr="00BB7F4B">
        <w:rPr>
          <w:rFonts w:cs="Arial"/>
          <w:color w:val="222222"/>
          <w:szCs w:val="19"/>
        </w:rPr>
        <w:t xml:space="preserve"> </w:t>
      </w:r>
      <w:r w:rsidR="00291BF4" w:rsidRPr="00BB7F4B">
        <w:rPr>
          <w:rFonts w:cs="Arial"/>
          <w:color w:val="222222"/>
          <w:szCs w:val="19"/>
        </w:rPr>
        <w:t>who</w:t>
      </w:r>
      <w:r w:rsidR="00C06C9E" w:rsidRPr="00BB7F4B">
        <w:rPr>
          <w:rFonts w:cs="Arial"/>
          <w:color w:val="222222"/>
          <w:szCs w:val="19"/>
        </w:rPr>
        <w:t xml:space="preserve"> self-identified as the household head</w:t>
      </w:r>
      <w:r w:rsidR="00E56AE1" w:rsidRPr="00BB7F4B">
        <w:rPr>
          <w:rFonts w:cs="Arial"/>
          <w:color w:val="222222"/>
          <w:szCs w:val="19"/>
        </w:rPr>
        <w:t xml:space="preserve"> (“Chef du menage”)</w:t>
      </w:r>
      <w:r w:rsidRPr="00BB7F4B">
        <w:rPr>
          <w:rFonts w:cs="Arial"/>
          <w:color w:val="222222"/>
          <w:szCs w:val="19"/>
        </w:rPr>
        <w:t xml:space="preserve">; and, if no head </w:t>
      </w:r>
      <w:r w:rsidR="00447978" w:rsidRPr="00BB7F4B">
        <w:rPr>
          <w:rFonts w:cs="Arial"/>
          <w:color w:val="222222"/>
          <w:szCs w:val="19"/>
        </w:rPr>
        <w:t>was</w:t>
      </w:r>
      <w:r w:rsidRPr="00BB7F4B">
        <w:rPr>
          <w:rFonts w:cs="Arial"/>
          <w:color w:val="222222"/>
          <w:szCs w:val="19"/>
        </w:rPr>
        <w:t xml:space="preserve"> present,</w:t>
      </w:r>
    </w:p>
    <w:p w14:paraId="0ABFD29D" w14:textId="7C25A2F9" w:rsidR="0077427E" w:rsidRPr="00BB7F4B"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cs="Arial"/>
          <w:color w:val="222222"/>
          <w:szCs w:val="19"/>
        </w:rPr>
        <w:t>the </w:t>
      </w:r>
      <w:r w:rsidRPr="00BB7F4B">
        <w:rPr>
          <w:rStyle w:val="il"/>
          <w:rFonts w:cs="Arial"/>
          <w:color w:val="222222"/>
          <w:szCs w:val="19"/>
        </w:rPr>
        <w:t>first</w:t>
      </w:r>
      <w:r w:rsidRPr="00BB7F4B">
        <w:rPr>
          <w:rFonts w:cs="Arial"/>
          <w:color w:val="222222"/>
          <w:szCs w:val="19"/>
        </w:rPr>
        <w:t> interviewed </w:t>
      </w:r>
      <w:r w:rsidRPr="00BB7F4B">
        <w:rPr>
          <w:rStyle w:val="il"/>
          <w:rFonts w:cs="Arial"/>
          <w:color w:val="222222"/>
          <w:szCs w:val="19"/>
        </w:rPr>
        <w:t>adult</w:t>
      </w:r>
    </w:p>
    <w:p w14:paraId="7BFF833C" w14:textId="77777777" w:rsidR="0077427E" w:rsidRPr="00BB7F4B" w:rsidRDefault="0077427E" w:rsidP="00585C8D">
      <w:pPr>
        <w:tabs>
          <w:tab w:val="left" w:pos="43"/>
          <w:tab w:val="left" w:pos="284"/>
        </w:tabs>
        <w:rPr>
          <w:rFonts w:eastAsia="Arial" w:cs="Arial"/>
          <w:szCs w:val="19"/>
        </w:rPr>
      </w:pPr>
    </w:p>
    <w:p w14:paraId="1737F03D" w14:textId="6E74FEE8" w:rsidR="00E91DD4" w:rsidRPr="00BB7F4B" w:rsidRDefault="0077427E" w:rsidP="00E91DD4">
      <w:pPr>
        <w:tabs>
          <w:tab w:val="left" w:pos="43"/>
          <w:tab w:val="left" w:pos="284"/>
        </w:tabs>
        <w:rPr>
          <w:rFonts w:eastAsia="Arial" w:cs="Arial"/>
          <w:szCs w:val="19"/>
          <w:lang w:val="en-CH"/>
        </w:rPr>
      </w:pPr>
      <w:r w:rsidRPr="00BB7F4B">
        <w:rPr>
          <w:rFonts w:eastAsia="Arial" w:cs="Arial"/>
          <w:szCs w:val="19"/>
        </w:rPr>
        <w:t xml:space="preserve">Data were processed and </w:t>
      </w:r>
      <w:r w:rsidR="00DC10AD" w:rsidRPr="00BB7F4B">
        <w:rPr>
          <w:rFonts w:eastAsia="Arial" w:cs="Arial"/>
          <w:szCs w:val="19"/>
        </w:rPr>
        <w:t>analysed</w:t>
      </w:r>
      <w:r w:rsidRPr="00BB7F4B">
        <w:rPr>
          <w:rFonts w:eastAsia="Arial" w:cs="Arial"/>
          <w:szCs w:val="19"/>
        </w:rPr>
        <w:t xml:space="preserve"> using R version </w:t>
      </w:r>
      <w:r w:rsidR="00F737A5" w:rsidRPr="00BB7F4B">
        <w:rPr>
          <w:rFonts w:eastAsia="Arial" w:cs="Arial"/>
          <w:szCs w:val="19"/>
        </w:rPr>
        <w:t>4.0.2</w:t>
      </w:r>
      <w:r w:rsidRPr="00BB7F4B">
        <w:rPr>
          <w:rFonts w:eastAsia="Arial" w:cs="Arial"/>
          <w:szCs w:val="19"/>
        </w:rPr>
        <w:t xml:space="preserve"> and RStudio. </w:t>
      </w:r>
      <w:r w:rsidR="002C0BA2" w:rsidRPr="00BB7F4B">
        <w:rPr>
          <w:rFonts w:eastAsia="Arial" w:cs="Arial"/>
          <w:szCs w:val="19"/>
        </w:rPr>
        <w:t xml:space="preserve">Key packages used </w:t>
      </w:r>
      <w:r w:rsidR="003A0148" w:rsidRPr="00BB7F4B">
        <w:rPr>
          <w:rFonts w:eastAsia="Arial" w:cs="Arial"/>
          <w:szCs w:val="19"/>
        </w:rPr>
        <w:t>include</w:t>
      </w:r>
      <w:r w:rsidR="004F6016" w:rsidRPr="00BB7F4B">
        <w:rPr>
          <w:rFonts w:eastAsia="Arial" w:cs="Arial"/>
          <w:szCs w:val="19"/>
        </w:rPr>
        <w:t>d</w:t>
      </w:r>
      <w:r w:rsidR="003A0148" w:rsidRPr="00BB7F4B">
        <w:rPr>
          <w:rFonts w:eastAsia="Arial" w:cs="Arial"/>
          <w:szCs w:val="19"/>
        </w:rPr>
        <w:t xml:space="preserve"> </w:t>
      </w:r>
      <w:r w:rsidR="00B24FCA" w:rsidRPr="00BB7F4B">
        <w:rPr>
          <w:rFonts w:eastAsia="Arial" w:cs="Arial"/>
          <w:i/>
          <w:iCs/>
          <w:szCs w:val="19"/>
        </w:rPr>
        <w:t>lme4</w:t>
      </w:r>
      <w:r w:rsidR="00B24FCA" w:rsidRPr="00BB7F4B">
        <w:rPr>
          <w:rFonts w:eastAsia="Arial" w:cs="Arial"/>
          <w:szCs w:val="19"/>
        </w:rPr>
        <w:t xml:space="preserve"> for</w:t>
      </w:r>
      <w:r w:rsidR="003602B1" w:rsidRPr="00BB7F4B">
        <w:rPr>
          <w:rFonts w:eastAsia="Arial" w:cs="Arial"/>
          <w:szCs w:val="19"/>
        </w:rPr>
        <w:t xml:space="preserve"> model fitting</w:t>
      </w:r>
      <w:r w:rsidR="00CC5CE3" w:rsidRPr="00BB7F4B">
        <w:rPr>
          <w:rFonts w:eastAsia="Arial" w:cs="Arial"/>
          <w:szCs w:val="19"/>
        </w:rPr>
        <w:fldChar w:fldCharType="begin"/>
      </w:r>
      <w:r w:rsidR="00CC5CE3" w:rsidRPr="00BB7F4B">
        <w:rPr>
          <w:rFonts w:eastAsia="Arial" w:cs="Arial"/>
          <w:szCs w:val="19"/>
        </w:rPr>
        <w:instrText xml:space="preserve"> ADDIN ZOTERO_ITEM CSL_CITATION {"citationID":"AKHFog92","properties":{"formattedCitation":"\\super 14\\nosupersub{}","plainCitation":"14","noteIndex":0},"citationItems":[{"id":63,"uris":["http://zotero.org/users/6990598/items/YXBEMPVA"],"uri":["http://zotero.org/users/6990598/items/YXBEMPVA"],"itemData":{"id":63,"type":"article-journal","container-title":"Journal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2020",12,29]]},"issued":{"date-parts":[["2015"]]}}}],"schema":"https://github.com/citation-style-language/schema/raw/master/csl-citation.json"} </w:instrText>
      </w:r>
      <w:r w:rsidR="00CC5CE3" w:rsidRPr="00BB7F4B">
        <w:rPr>
          <w:rFonts w:eastAsia="Arial" w:cs="Arial"/>
          <w:szCs w:val="19"/>
        </w:rPr>
        <w:fldChar w:fldCharType="separate"/>
      </w:r>
      <w:r w:rsidR="00CC5CE3" w:rsidRPr="00BB7F4B">
        <w:rPr>
          <w:rFonts w:cs="Open Sans"/>
          <w:szCs w:val="19"/>
          <w:vertAlign w:val="superscript"/>
        </w:rPr>
        <w:t>14</w:t>
      </w:r>
      <w:r w:rsidR="00CC5CE3" w:rsidRPr="00BB7F4B">
        <w:rPr>
          <w:rFonts w:eastAsia="Arial" w:cs="Arial"/>
          <w:szCs w:val="19"/>
        </w:rPr>
        <w:fldChar w:fldCharType="end"/>
      </w:r>
      <w:r w:rsidR="00B24FCA" w:rsidRPr="00BB7F4B">
        <w:rPr>
          <w:rFonts w:eastAsia="Arial" w:cs="Arial"/>
          <w:szCs w:val="19"/>
        </w:rPr>
        <w:t>,</w:t>
      </w:r>
      <w:r w:rsidR="00025368" w:rsidRPr="00BB7F4B">
        <w:rPr>
          <w:rFonts w:eastAsia="Arial" w:cs="Arial"/>
          <w:szCs w:val="19"/>
        </w:rPr>
        <w:t xml:space="preserve"> </w:t>
      </w:r>
      <w:r w:rsidR="00E91DD4" w:rsidRPr="00BB7F4B">
        <w:rPr>
          <w:rFonts w:eastAsia="Arial" w:cs="Arial"/>
          <w:i/>
          <w:iCs/>
          <w:szCs w:val="19"/>
          <w:lang w:val="en-CH"/>
        </w:rPr>
        <w:t>DescTools</w:t>
      </w:r>
      <w:r w:rsidR="00E91DD4" w:rsidRPr="00BB7F4B">
        <w:rPr>
          <w:rFonts w:eastAsia="Arial" w:cs="Arial"/>
          <w:szCs w:val="19"/>
          <w:lang w:val="en-CH"/>
        </w:rPr>
        <w:t xml:space="preserve"> </w:t>
      </w:r>
      <w:r w:rsidR="00E91DD4" w:rsidRPr="00BB7F4B">
        <w:rPr>
          <w:rFonts w:eastAsia="Arial" w:cs="Arial"/>
          <w:szCs w:val="19"/>
          <w:lang w:val="en-US"/>
        </w:rPr>
        <w:t xml:space="preserve">for </w:t>
      </w:r>
      <w:r w:rsidR="00EA1279" w:rsidRPr="00BB7F4B">
        <w:rPr>
          <w:rFonts w:eastAsia="Arial" w:cs="Arial"/>
          <w:szCs w:val="19"/>
          <w:lang w:val="en-US"/>
        </w:rPr>
        <w:t xml:space="preserve">the calculation of </w:t>
      </w:r>
      <w:r w:rsidR="00E91DD4" w:rsidRPr="00BB7F4B">
        <w:rPr>
          <w:rFonts w:eastAsia="Arial" w:cs="Arial"/>
          <w:szCs w:val="19"/>
          <w:lang w:val="en-US"/>
        </w:rPr>
        <w:t>binomial confidence intervals</w:t>
      </w:r>
      <w:r w:rsidR="00E91DD4" w:rsidRPr="00BB7F4B">
        <w:rPr>
          <w:rFonts w:eastAsia="Arial" w:cs="Arial"/>
          <w:szCs w:val="19"/>
          <w:lang w:val="en-CH"/>
        </w:rPr>
        <w:fldChar w:fldCharType="begin"/>
      </w:r>
      <w:r w:rsidR="00CC5CE3" w:rsidRPr="00BB7F4B">
        <w:rPr>
          <w:rFonts w:eastAsia="Arial" w:cs="Arial"/>
          <w:szCs w:val="19"/>
          <w:lang w:val="en-CH"/>
        </w:rPr>
        <w:instrText xml:space="preserve"> ADDIN ZOTERO_ITEM CSL_CITATION {"citationID":"Ld6XIgPU","properties":{"formattedCitation":"\\super 15\\nosupersub{}","plainCitation":"15","noteIndex":0},"citationItems":[{"id":57,"uris":["http://zotero.org/users/6990598/items/3N8JPVTW"],"uri":["http://zotero.org/users/6990598/items/3N8JPVTW"],"itemData":{"id":57,"type":"book","note":"R package version 0.99.39","title":"{DescTools}: Tools for Descriptive Statistics","URL":"https://cran.r-project.org/package=DescTools","author":[{"family":"Andri et mult. al.","given":""}],"issued":{"date-parts":[["2020"]]}}}],"schema":"https://github.com/citation-style-language/schema/raw/master/csl-citation.json"} </w:instrText>
      </w:r>
      <w:r w:rsidR="00E91DD4" w:rsidRPr="00BB7F4B">
        <w:rPr>
          <w:rFonts w:eastAsia="Arial" w:cs="Arial"/>
          <w:szCs w:val="19"/>
          <w:lang w:val="en-CH"/>
        </w:rPr>
        <w:fldChar w:fldCharType="separate"/>
      </w:r>
      <w:r w:rsidR="00CC5CE3" w:rsidRPr="00BB7F4B">
        <w:rPr>
          <w:rFonts w:cs="Open Sans"/>
          <w:szCs w:val="19"/>
          <w:vertAlign w:val="superscript"/>
        </w:rPr>
        <w:t>15</w:t>
      </w:r>
      <w:r w:rsidR="00E91DD4" w:rsidRPr="00BB7F4B">
        <w:rPr>
          <w:rFonts w:eastAsia="Arial" w:cs="Arial"/>
          <w:szCs w:val="19"/>
        </w:rPr>
        <w:fldChar w:fldCharType="end"/>
      </w:r>
      <w:r w:rsidR="00E94456" w:rsidRPr="00BB7F4B">
        <w:rPr>
          <w:rFonts w:eastAsia="Arial" w:cs="Arial"/>
          <w:szCs w:val="19"/>
        </w:rPr>
        <w:t xml:space="preserve"> and the </w:t>
      </w:r>
      <w:bookmarkStart w:id="86" w:name="OLE_LINK47"/>
      <w:bookmarkStart w:id="87" w:name="OLE_LINK50"/>
      <w:r w:rsidR="00E94456" w:rsidRPr="00BB7F4B">
        <w:rPr>
          <w:rFonts w:eastAsia="Arial" w:cs="Arial"/>
          <w:i/>
          <w:iCs/>
          <w:szCs w:val="19"/>
        </w:rPr>
        <w:t>tidyverse</w:t>
      </w:r>
      <w:r w:rsidR="00E94456" w:rsidRPr="00BB7F4B">
        <w:rPr>
          <w:rFonts w:eastAsia="Arial" w:cs="Arial"/>
          <w:szCs w:val="19"/>
        </w:rPr>
        <w:t xml:space="preserve"> </w:t>
      </w:r>
      <w:bookmarkEnd w:id="86"/>
      <w:bookmarkEnd w:id="87"/>
      <w:r w:rsidR="00E94456" w:rsidRPr="00BB7F4B">
        <w:rPr>
          <w:rFonts w:eastAsia="Arial" w:cs="Arial"/>
          <w:szCs w:val="19"/>
        </w:rPr>
        <w:t>packages</w:t>
      </w:r>
      <w:r w:rsidR="00286B06" w:rsidRPr="00BB7F4B">
        <w:rPr>
          <w:rFonts w:eastAsia="Arial" w:cs="Arial"/>
          <w:szCs w:val="19"/>
        </w:rPr>
        <w:fldChar w:fldCharType="begin"/>
      </w:r>
      <w:r w:rsidR="00286B06" w:rsidRPr="00BB7F4B">
        <w:rPr>
          <w:rFonts w:eastAsia="Arial" w:cs="Arial"/>
          <w:szCs w:val="19"/>
        </w:rPr>
        <w:instrText xml:space="preserve"> ADDIN ZOTERO_ITEM CSL_CITATION {"citationID":"MiBf71hs","properties":{"formattedCitation":"\\super 16\\nosupersub{}","plainCitation":"16","noteIndex":0},"citationItems":[{"id":65,"uris":["http://zotero.org/users/6990598/items/JX9E6ADZ"],"uri":["http://zotero.org/users/6990598/items/JX9E6ADZ"],"itemData":{"id":65,"type":"article-journal","container-title":"Journal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286B06" w:rsidRPr="00BB7F4B">
        <w:rPr>
          <w:rFonts w:eastAsia="Arial" w:cs="Arial"/>
          <w:szCs w:val="19"/>
        </w:rPr>
        <w:fldChar w:fldCharType="separate"/>
      </w:r>
      <w:r w:rsidR="00286B06" w:rsidRPr="00BB7F4B">
        <w:rPr>
          <w:rFonts w:cs="Open Sans"/>
          <w:szCs w:val="19"/>
          <w:vertAlign w:val="superscript"/>
        </w:rPr>
        <w:t>16</w:t>
      </w:r>
      <w:r w:rsidR="00286B06" w:rsidRPr="00BB7F4B">
        <w:rPr>
          <w:rFonts w:eastAsia="Arial" w:cs="Arial"/>
          <w:szCs w:val="19"/>
        </w:rPr>
        <w:fldChar w:fldCharType="end"/>
      </w:r>
      <w:r w:rsidR="00E94456" w:rsidRPr="00BB7F4B">
        <w:rPr>
          <w:rFonts w:eastAsia="Arial" w:cs="Arial"/>
          <w:szCs w:val="19"/>
        </w:rPr>
        <w:t xml:space="preserve"> for data manipulation</w:t>
      </w:r>
      <w:r w:rsidR="00E91DD4" w:rsidRPr="00BB7F4B">
        <w:rPr>
          <w:rFonts w:eastAsia="Arial" w:cs="Arial"/>
          <w:szCs w:val="19"/>
          <w:lang w:val="en-CH"/>
        </w:rPr>
        <w:t xml:space="preserve">. </w:t>
      </w:r>
    </w:p>
    <w:p w14:paraId="41B84F44" w14:textId="77777777" w:rsidR="0077427E" w:rsidRPr="00BB7F4B" w:rsidRDefault="0077427E" w:rsidP="008A30D0">
      <w:pPr>
        <w:tabs>
          <w:tab w:val="left" w:pos="43"/>
          <w:tab w:val="left" w:pos="284"/>
        </w:tabs>
        <w:rPr>
          <w:rFonts w:eastAsia="Arial" w:cs="Arial"/>
          <w:szCs w:val="19"/>
        </w:rPr>
      </w:pPr>
    </w:p>
    <w:p w14:paraId="56C5B513" w14:textId="77777777" w:rsidR="0077427E" w:rsidRPr="001E7519" w:rsidRDefault="0077427E" w:rsidP="00585C8D">
      <w:pPr>
        <w:pStyle w:val="Heading2"/>
        <w:jc w:val="left"/>
        <w:rPr>
          <w:sz w:val="24"/>
          <w:szCs w:val="23"/>
        </w:rPr>
      </w:pPr>
      <w:bookmarkStart w:id="88" w:name="_Toc60353398"/>
      <w:bookmarkStart w:id="89" w:name="OLE_LINK26"/>
      <w:bookmarkStart w:id="90" w:name="OLE_LINK27"/>
      <w:r w:rsidRPr="001E7519">
        <w:rPr>
          <w:sz w:val="24"/>
          <w:szCs w:val="23"/>
        </w:rPr>
        <w:t>Ethical considerations</w:t>
      </w:r>
      <w:bookmarkEnd w:id="88"/>
    </w:p>
    <w:p w14:paraId="02635F38" w14:textId="77777777" w:rsidR="00FA434E" w:rsidRPr="00BB7F4B" w:rsidRDefault="00FA434E" w:rsidP="00585C8D">
      <w:pPr>
        <w:tabs>
          <w:tab w:val="left" w:pos="43"/>
          <w:tab w:val="left" w:pos="284"/>
        </w:tabs>
        <w:ind w:hanging="2"/>
        <w:rPr>
          <w:rFonts w:eastAsia="Arial" w:cs="Arial"/>
          <w:szCs w:val="19"/>
        </w:rPr>
      </w:pPr>
      <w:bookmarkStart w:id="91" w:name="OLE_LINK139"/>
      <w:bookmarkStart w:id="92" w:name="OLE_LINK140"/>
      <w:bookmarkStart w:id="93" w:name="OLE_LINK132"/>
      <w:bookmarkStart w:id="94" w:name="OLE_LINK133"/>
      <w:bookmarkEnd w:id="89"/>
      <w:bookmarkEnd w:id="90"/>
    </w:p>
    <w:p w14:paraId="643B4A7F" w14:textId="5F77182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The </w:t>
      </w:r>
      <w:bookmarkStart w:id="95" w:name="OLE_LINK137"/>
      <w:bookmarkStart w:id="96" w:name="OLE_LINK138"/>
      <w:r w:rsidRPr="00BB7F4B">
        <w:rPr>
          <w:rFonts w:eastAsia="Arial" w:cs="Arial"/>
          <w:szCs w:val="19"/>
        </w:rPr>
        <w:t xml:space="preserve">study </w:t>
      </w:r>
      <w:bookmarkEnd w:id="95"/>
      <w:bookmarkEnd w:id="96"/>
      <w:r w:rsidRPr="00BB7F4B">
        <w:rPr>
          <w:rFonts w:eastAsia="Arial" w:cs="Arial"/>
          <w:szCs w:val="19"/>
        </w:rPr>
        <w:t>protocol obtained the ethical clearance and the administrative authorization of the Ministry of Health of Cameroon. Every adult participant (21 years or above) signed an informed consent. For minors, a person with parental authority was asked to sign the consent form and, if the age was equal to or above 15 years, an assent was also requested.</w:t>
      </w:r>
      <w:bookmarkEnd w:id="91"/>
      <w:bookmarkEnd w:id="92"/>
      <w:r w:rsidR="00FB0D5D" w:rsidRPr="00BB7F4B">
        <w:rPr>
          <w:rFonts w:eastAsia="Arial" w:cs="Arial"/>
          <w:szCs w:val="19"/>
        </w:rPr>
        <w:t xml:space="preserve"> </w:t>
      </w:r>
      <w:r w:rsidRPr="00BB7F4B">
        <w:rPr>
          <w:rFonts w:eastAsia="Arial" w:cs="Arial"/>
          <w:szCs w:val="19"/>
        </w:rPr>
        <w:t>Questionnaires were coded and names of participants were recorded in a confidential list available only to the study team.</w:t>
      </w:r>
      <w:r w:rsidR="00FB0D5D" w:rsidRPr="00BB7F4B">
        <w:rPr>
          <w:rFonts w:eastAsia="Arial" w:cs="Arial"/>
          <w:szCs w:val="19"/>
        </w:rPr>
        <w:t xml:space="preserve"> </w:t>
      </w:r>
      <w:r w:rsidRPr="00BB7F4B">
        <w:rPr>
          <w:rFonts w:eastAsia="Arial" w:cs="Arial"/>
          <w:szCs w:val="19"/>
        </w:rPr>
        <w:t>Before starting the study, all the team members were trained on research ethics, good clinical practices and study protocol and procedures.</w:t>
      </w:r>
    </w:p>
    <w:p w14:paraId="76E68B7F" w14:textId="59762029" w:rsidR="008944DF" w:rsidRPr="00BB7F4B" w:rsidRDefault="008944DF" w:rsidP="00585C8D">
      <w:pPr>
        <w:tabs>
          <w:tab w:val="left" w:pos="43"/>
          <w:tab w:val="left" w:pos="284"/>
        </w:tabs>
        <w:ind w:hanging="2"/>
        <w:rPr>
          <w:rFonts w:eastAsia="Arial" w:cs="Arial"/>
          <w:szCs w:val="19"/>
        </w:rPr>
      </w:pPr>
    </w:p>
    <w:p w14:paraId="23BCB43D" w14:textId="3C611F77" w:rsidR="008944DF" w:rsidRPr="00BB7F4B" w:rsidRDefault="008944DF" w:rsidP="00585C8D">
      <w:pPr>
        <w:tabs>
          <w:tab w:val="left" w:pos="43"/>
          <w:tab w:val="left" w:pos="284"/>
        </w:tabs>
        <w:ind w:hanging="2"/>
        <w:rPr>
          <w:rFonts w:eastAsia="Arial" w:cs="Arial"/>
          <w:szCs w:val="19"/>
        </w:rPr>
      </w:pPr>
    </w:p>
    <w:p w14:paraId="7500FD15" w14:textId="1DFAF3A2" w:rsidR="008944DF" w:rsidRPr="00BB7F4B" w:rsidRDefault="008944DF" w:rsidP="00585C8D">
      <w:pPr>
        <w:tabs>
          <w:tab w:val="left" w:pos="43"/>
          <w:tab w:val="left" w:pos="284"/>
        </w:tabs>
        <w:ind w:hanging="2"/>
        <w:rPr>
          <w:rFonts w:eastAsia="Arial" w:cs="Arial"/>
          <w:szCs w:val="19"/>
        </w:rPr>
      </w:pPr>
    </w:p>
    <w:p w14:paraId="36BE5A16" w14:textId="23ACF50B" w:rsidR="008944DF" w:rsidRPr="00BB7F4B" w:rsidRDefault="00BB7F4B" w:rsidP="00BB7F4B">
      <w:pPr>
        <w:rPr>
          <w:rFonts w:eastAsia="Arial" w:cs="Arial"/>
          <w:szCs w:val="19"/>
        </w:rPr>
      </w:pPr>
      <w:r>
        <w:rPr>
          <w:rFonts w:eastAsia="Arial" w:cs="Arial"/>
          <w:szCs w:val="19"/>
        </w:rPr>
        <w:br w:type="page"/>
      </w:r>
    </w:p>
    <w:bookmarkEnd w:id="93"/>
    <w:bookmarkEnd w:id="94"/>
    <w:p w14:paraId="51A5D1B0" w14:textId="77777777" w:rsidR="0077427E" w:rsidRPr="001E7519" w:rsidRDefault="0077427E" w:rsidP="00585C8D">
      <w:pPr>
        <w:tabs>
          <w:tab w:val="left" w:pos="43"/>
          <w:tab w:val="left" w:pos="284"/>
        </w:tabs>
        <w:ind w:hanging="2"/>
        <w:rPr>
          <w:rFonts w:eastAsia="Arial" w:cs="Arial"/>
          <w:sz w:val="18"/>
          <w:szCs w:val="21"/>
        </w:rPr>
      </w:pPr>
    </w:p>
    <w:p w14:paraId="616A27D3" w14:textId="77777777" w:rsidR="0077427E" w:rsidRPr="001E7519" w:rsidRDefault="0077427E" w:rsidP="00585C8D">
      <w:pPr>
        <w:pStyle w:val="Heading1"/>
        <w:spacing w:line="276" w:lineRule="auto"/>
        <w:rPr>
          <w:sz w:val="24"/>
          <w:szCs w:val="26"/>
        </w:rPr>
      </w:pPr>
      <w:bookmarkStart w:id="97" w:name="_Toc60353399"/>
      <w:r w:rsidRPr="001E7519">
        <w:rPr>
          <w:sz w:val="24"/>
          <w:szCs w:val="26"/>
        </w:rPr>
        <w:t>Results</w:t>
      </w:r>
      <w:bookmarkEnd w:id="97"/>
    </w:p>
    <w:bookmarkEnd w:id="64"/>
    <w:bookmarkEnd w:id="65"/>
    <w:bookmarkEnd w:id="66"/>
    <w:p w14:paraId="04CDEDBC" w14:textId="505E1FAF" w:rsidR="00A11CE5" w:rsidRPr="001E7519" w:rsidRDefault="00A11CE5" w:rsidP="00585C8D">
      <w:pPr>
        <w:tabs>
          <w:tab w:val="left" w:pos="43"/>
          <w:tab w:val="left" w:pos="284"/>
        </w:tabs>
        <w:ind w:hanging="2"/>
        <w:rPr>
          <w:rFonts w:eastAsia="Arial" w:cs="Arial"/>
          <w:sz w:val="18"/>
          <w:szCs w:val="21"/>
        </w:rPr>
      </w:pPr>
    </w:p>
    <w:p w14:paraId="45F2682C" w14:textId="0C8F772C" w:rsidR="001E7519" w:rsidRDefault="001E7519" w:rsidP="00585C8D">
      <w:pPr>
        <w:pStyle w:val="Heading2"/>
        <w:jc w:val="left"/>
        <w:rPr>
          <w:sz w:val="24"/>
          <w:szCs w:val="23"/>
        </w:rPr>
      </w:pPr>
      <w:bookmarkStart w:id="98" w:name="_Toc60353400"/>
      <w:r>
        <w:rPr>
          <w:sz w:val="24"/>
          <w:szCs w:val="23"/>
        </w:rPr>
        <w:t>Participation rate</w:t>
      </w:r>
      <w:bookmarkEnd w:id="98"/>
    </w:p>
    <w:p w14:paraId="11975BD1" w14:textId="77777777" w:rsidR="001E7519" w:rsidRPr="00BB7F4B" w:rsidRDefault="001E7519" w:rsidP="00585C8D">
      <w:pPr>
        <w:rPr>
          <w:szCs w:val="19"/>
        </w:rPr>
      </w:pPr>
    </w:p>
    <w:p w14:paraId="4086B028" w14:textId="7D49F98D"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From 14, October to 26, November 2020, 256 households were visited, of which 63 (24%) refused to give any information, one was excluded because not in the selected sample. In the end, 192 households were included for a total of 1007 participants. </w:t>
      </w:r>
    </w:p>
    <w:p w14:paraId="19F7A005" w14:textId="77777777" w:rsidR="000B1F61" w:rsidRPr="00BB7F4B" w:rsidRDefault="000B1F61" w:rsidP="00585C8D">
      <w:pPr>
        <w:tabs>
          <w:tab w:val="left" w:pos="43"/>
          <w:tab w:val="left" w:pos="284"/>
        </w:tabs>
        <w:ind w:hanging="2"/>
        <w:rPr>
          <w:rFonts w:eastAsia="Arial" w:cs="Arial"/>
          <w:szCs w:val="19"/>
        </w:rPr>
      </w:pPr>
    </w:p>
    <w:p w14:paraId="1EC3CF55" w14:textId="286A27F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Of the 192 included households, 128 were the originally sampled by the random system, while the remaining 64 (33%) were replaced through standard procedures because the identified buildings were non-residential. </w:t>
      </w:r>
    </w:p>
    <w:p w14:paraId="0B8B6262" w14:textId="77777777" w:rsidR="000B1F61" w:rsidRPr="00BB7F4B" w:rsidRDefault="000B1F61" w:rsidP="00585C8D">
      <w:pPr>
        <w:tabs>
          <w:tab w:val="left" w:pos="43"/>
          <w:tab w:val="left" w:pos="284"/>
        </w:tabs>
        <w:ind w:hanging="2"/>
        <w:rPr>
          <w:rFonts w:eastAsia="Arial" w:cs="Arial"/>
          <w:szCs w:val="19"/>
        </w:rPr>
      </w:pPr>
    </w:p>
    <w:p w14:paraId="710D7F29" w14:textId="2D1DE7EF" w:rsidR="00822798" w:rsidRDefault="00822798" w:rsidP="00BB7F4B">
      <w:pPr>
        <w:pStyle w:val="Caption"/>
        <w:ind w:left="720" w:firstLine="720"/>
      </w:pPr>
      <w:r w:rsidRPr="00DE4743">
        <w:t xml:space="preserve">Table </w:t>
      </w:r>
      <w:fldSimple w:instr=" SEQ Table \* ARABIC ">
        <w:r w:rsidR="0034685D">
          <w:rPr>
            <w:noProof/>
          </w:rPr>
          <w:t>1</w:t>
        </w:r>
      </w:fldSimple>
      <w:r w:rsidRPr="00DE4743">
        <w:t xml:space="preserve">: </w:t>
      </w:r>
      <w:r w:rsidRPr="006F3DC7">
        <w:rPr>
          <w:b w:val="0"/>
          <w:bCs w:val="0"/>
          <w:color w:val="000000" w:themeColor="text1"/>
        </w:rPr>
        <w:t>Households and individuals expected and included in the study.</w:t>
      </w:r>
    </w:p>
    <w:tbl>
      <w:tblPr>
        <w:tblStyle w:val="GridTable4-Accent51"/>
        <w:tblW w:w="10194" w:type="dxa"/>
        <w:tblInd w:w="-3" w:type="dxa"/>
        <w:tblLook w:val="04A0" w:firstRow="1" w:lastRow="0" w:firstColumn="1" w:lastColumn="0" w:noHBand="0" w:noVBand="1"/>
      </w:tblPr>
      <w:tblGrid>
        <w:gridCol w:w="1699"/>
        <w:gridCol w:w="1699"/>
        <w:gridCol w:w="1699"/>
        <w:gridCol w:w="1699"/>
        <w:gridCol w:w="1699"/>
        <w:gridCol w:w="1699"/>
      </w:tblGrid>
      <w:tr w:rsidR="00A15433" w14:paraId="46FBDEC9" w14:textId="77777777" w:rsidTr="00C95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3E7AD7A5" w14:textId="7777777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
        </w:tc>
        <w:tc>
          <w:tcPr>
            <w:tcW w:w="1699" w:type="dxa"/>
          </w:tcPr>
          <w:p w14:paraId="7B7B5F5A" w14:textId="77777777" w:rsid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rFonts w:ascii="Avenir Book" w:eastAsia="Arial" w:hAnsi="Avenir Book" w:cs="Arial"/>
                <w:b w:val="0"/>
                <w:bCs/>
                <w:sz w:val="16"/>
                <w:szCs w:val="16"/>
                <w:highlight w:val="none"/>
              </w:rPr>
            </w:pPr>
            <w:r w:rsidRPr="001C2E5F">
              <w:rPr>
                <w:rFonts w:ascii="Avenir Book" w:eastAsia="Arial" w:hAnsi="Avenir Book" w:cs="Arial"/>
                <w:bCs/>
                <w:sz w:val="16"/>
                <w:szCs w:val="16"/>
                <w:highlight w:val="none"/>
              </w:rPr>
              <w:t>Inhabitants</w:t>
            </w:r>
          </w:p>
          <w:p w14:paraId="09AFA917" w14:textId="09396F9C"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p>
        </w:tc>
        <w:tc>
          <w:tcPr>
            <w:tcW w:w="1699" w:type="dxa"/>
          </w:tcPr>
          <w:p w14:paraId="32F68A28" w14:textId="13F1C032"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 sampled</w:t>
            </w:r>
          </w:p>
        </w:tc>
        <w:tc>
          <w:tcPr>
            <w:tcW w:w="1699" w:type="dxa"/>
          </w:tcPr>
          <w:p w14:paraId="371F0037" w14:textId="3C66EF3E"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inclusions expected</w:t>
            </w:r>
          </w:p>
        </w:tc>
        <w:tc>
          <w:tcPr>
            <w:tcW w:w="1699" w:type="dxa"/>
          </w:tcPr>
          <w:p w14:paraId="3B581619" w14:textId="53F4F66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households included</w:t>
            </w:r>
          </w:p>
        </w:tc>
        <w:tc>
          <w:tcPr>
            <w:tcW w:w="1699" w:type="dxa"/>
          </w:tcPr>
          <w:p w14:paraId="3D5487F0" w14:textId="779D1E2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people included</w:t>
            </w:r>
          </w:p>
        </w:tc>
      </w:tr>
      <w:tr w:rsidR="00A15433" w14:paraId="31BE312A"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FBC8E09" w14:textId="619A0D5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Briqueterie</w:t>
            </w:r>
            <w:proofErr w:type="spellEnd"/>
          </w:p>
        </w:tc>
        <w:tc>
          <w:tcPr>
            <w:tcW w:w="1699" w:type="dxa"/>
          </w:tcPr>
          <w:p w14:paraId="7FA1E5BA" w14:textId="6DFDA5C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52 850</w:t>
            </w:r>
          </w:p>
        </w:tc>
        <w:tc>
          <w:tcPr>
            <w:tcW w:w="1699" w:type="dxa"/>
          </w:tcPr>
          <w:p w14:paraId="00F71785" w14:textId="36CDBCD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31</w:t>
            </w:r>
          </w:p>
        </w:tc>
        <w:tc>
          <w:tcPr>
            <w:tcW w:w="1699" w:type="dxa"/>
          </w:tcPr>
          <w:p w14:paraId="224E020A" w14:textId="0DD1DC7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124</w:t>
            </w:r>
          </w:p>
        </w:tc>
        <w:tc>
          <w:tcPr>
            <w:tcW w:w="1699" w:type="dxa"/>
          </w:tcPr>
          <w:p w14:paraId="25B1005E" w14:textId="4703BE1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(77%)</w:t>
            </w:r>
          </w:p>
        </w:tc>
        <w:tc>
          <w:tcPr>
            <w:tcW w:w="1699" w:type="dxa"/>
          </w:tcPr>
          <w:p w14:paraId="1267E71D" w14:textId="759F36D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109 (88%)</w:t>
            </w:r>
          </w:p>
        </w:tc>
      </w:tr>
      <w:tr w:rsidR="00A15433" w14:paraId="3D85AD7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8C8BF79" w14:textId="7806C2F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Carrière</w:t>
            </w:r>
            <w:proofErr w:type="spellEnd"/>
          </w:p>
        </w:tc>
        <w:tc>
          <w:tcPr>
            <w:tcW w:w="1699" w:type="dxa"/>
          </w:tcPr>
          <w:p w14:paraId="4866738D" w14:textId="3671A1A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104 785</w:t>
            </w:r>
          </w:p>
        </w:tc>
        <w:tc>
          <w:tcPr>
            <w:tcW w:w="1699" w:type="dxa"/>
          </w:tcPr>
          <w:p w14:paraId="1D6BC5F6" w14:textId="405307C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61</w:t>
            </w:r>
          </w:p>
        </w:tc>
        <w:tc>
          <w:tcPr>
            <w:tcW w:w="1699" w:type="dxa"/>
          </w:tcPr>
          <w:p w14:paraId="4A962AC2" w14:textId="4C5EA9D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244</w:t>
            </w:r>
          </w:p>
        </w:tc>
        <w:tc>
          <w:tcPr>
            <w:tcW w:w="1699" w:type="dxa"/>
          </w:tcPr>
          <w:p w14:paraId="7DF33DBF" w14:textId="66A6BF0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45 (73%)</w:t>
            </w:r>
          </w:p>
        </w:tc>
        <w:tc>
          <w:tcPr>
            <w:tcW w:w="1699" w:type="dxa"/>
          </w:tcPr>
          <w:p w14:paraId="7794D074" w14:textId="25FB372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240 (98%)</w:t>
            </w:r>
          </w:p>
        </w:tc>
      </w:tr>
      <w:tr w:rsidR="00A15433" w14:paraId="31911121"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847F506" w14:textId="318085B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Cité </w:t>
            </w:r>
            <w:proofErr w:type="spellStart"/>
            <w:r w:rsidRPr="00A15433">
              <w:rPr>
                <w:rFonts w:ascii="Avenir Book" w:eastAsia="Arial" w:hAnsi="Avenir Book" w:cs="Arial"/>
                <w:sz w:val="16"/>
                <w:szCs w:val="16"/>
                <w:highlight w:val="none"/>
              </w:rPr>
              <w:t>verte</w:t>
            </w:r>
            <w:proofErr w:type="spellEnd"/>
          </w:p>
        </w:tc>
        <w:tc>
          <w:tcPr>
            <w:tcW w:w="1699" w:type="dxa"/>
          </w:tcPr>
          <w:p w14:paraId="2B8FE3B6" w14:textId="2A9601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38 832</w:t>
            </w:r>
          </w:p>
        </w:tc>
        <w:tc>
          <w:tcPr>
            <w:tcW w:w="1699" w:type="dxa"/>
          </w:tcPr>
          <w:p w14:paraId="4A1F929C" w14:textId="57C0193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38484E2D" w14:textId="7F95370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48EBF694" w14:textId="1A6D5A7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(109%)</w:t>
            </w:r>
          </w:p>
        </w:tc>
        <w:tc>
          <w:tcPr>
            <w:tcW w:w="1699" w:type="dxa"/>
          </w:tcPr>
          <w:p w14:paraId="1F5F6AA1" w14:textId="70346D5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 (100%)</w:t>
            </w:r>
          </w:p>
        </w:tc>
      </w:tr>
      <w:tr w:rsidR="00A15433" w14:paraId="56CA2D90"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17D17940" w14:textId="26542C0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Messa</w:t>
            </w:r>
          </w:p>
        </w:tc>
        <w:tc>
          <w:tcPr>
            <w:tcW w:w="1699" w:type="dxa"/>
          </w:tcPr>
          <w:p w14:paraId="5A254D36" w14:textId="0628E43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18 899</w:t>
            </w:r>
          </w:p>
        </w:tc>
        <w:tc>
          <w:tcPr>
            <w:tcW w:w="1699" w:type="dxa"/>
          </w:tcPr>
          <w:p w14:paraId="640FFCF6" w14:textId="69C851F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11</w:t>
            </w:r>
          </w:p>
        </w:tc>
        <w:tc>
          <w:tcPr>
            <w:tcW w:w="1699" w:type="dxa"/>
          </w:tcPr>
          <w:p w14:paraId="54685C3B" w14:textId="44FC98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44</w:t>
            </w:r>
          </w:p>
        </w:tc>
        <w:tc>
          <w:tcPr>
            <w:tcW w:w="1699" w:type="dxa"/>
          </w:tcPr>
          <w:p w14:paraId="42A72EBB" w14:textId="297A87B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 (81%)</w:t>
            </w:r>
          </w:p>
        </w:tc>
        <w:tc>
          <w:tcPr>
            <w:tcW w:w="1699" w:type="dxa"/>
          </w:tcPr>
          <w:p w14:paraId="22B899F9" w14:textId="5CB5EB1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48 (109%)</w:t>
            </w:r>
          </w:p>
        </w:tc>
      </w:tr>
      <w:tr w:rsidR="00A15433" w14:paraId="125DA356"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B767D37" w14:textId="4A07FF1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Mokolo</w:t>
            </w:r>
            <w:proofErr w:type="spellEnd"/>
          </w:p>
        </w:tc>
        <w:tc>
          <w:tcPr>
            <w:tcW w:w="1699" w:type="dxa"/>
          </w:tcPr>
          <w:p w14:paraId="2BAE63D3" w14:textId="2FD1B7E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46 960</w:t>
            </w:r>
          </w:p>
        </w:tc>
        <w:tc>
          <w:tcPr>
            <w:tcW w:w="1699" w:type="dxa"/>
          </w:tcPr>
          <w:p w14:paraId="5C385C02" w14:textId="1B88C24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27</w:t>
            </w:r>
          </w:p>
        </w:tc>
        <w:tc>
          <w:tcPr>
            <w:tcW w:w="1699" w:type="dxa"/>
          </w:tcPr>
          <w:p w14:paraId="792EA811" w14:textId="689201D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108</w:t>
            </w:r>
          </w:p>
        </w:tc>
        <w:tc>
          <w:tcPr>
            <w:tcW w:w="1699" w:type="dxa"/>
          </w:tcPr>
          <w:p w14:paraId="0DF2913C" w14:textId="445CC1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17 (63%)</w:t>
            </w:r>
          </w:p>
        </w:tc>
        <w:tc>
          <w:tcPr>
            <w:tcW w:w="1699" w:type="dxa"/>
          </w:tcPr>
          <w:p w14:paraId="2DBA646B" w14:textId="3588D63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96 (89%)</w:t>
            </w:r>
          </w:p>
        </w:tc>
      </w:tr>
      <w:tr w:rsidR="00A15433" w14:paraId="4D7EDE9C"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5B8A2ADE" w14:textId="5D8E3D5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Nkomkana</w:t>
            </w:r>
            <w:proofErr w:type="spellEnd"/>
          </w:p>
        </w:tc>
        <w:tc>
          <w:tcPr>
            <w:tcW w:w="1699" w:type="dxa"/>
          </w:tcPr>
          <w:p w14:paraId="5E9B7398" w14:textId="34D4122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41 953</w:t>
            </w:r>
          </w:p>
        </w:tc>
        <w:tc>
          <w:tcPr>
            <w:tcW w:w="1699" w:type="dxa"/>
          </w:tcPr>
          <w:p w14:paraId="0CAE6C1B" w14:textId="46C8B94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w:t>
            </w:r>
          </w:p>
        </w:tc>
        <w:tc>
          <w:tcPr>
            <w:tcW w:w="1699" w:type="dxa"/>
          </w:tcPr>
          <w:p w14:paraId="1A761224" w14:textId="1D77EC1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96</w:t>
            </w:r>
          </w:p>
        </w:tc>
        <w:tc>
          <w:tcPr>
            <w:tcW w:w="1699" w:type="dxa"/>
          </w:tcPr>
          <w:p w14:paraId="3EA2A9BF" w14:textId="1CA8593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15 (62%)</w:t>
            </w:r>
          </w:p>
        </w:tc>
        <w:tc>
          <w:tcPr>
            <w:tcW w:w="1699" w:type="dxa"/>
          </w:tcPr>
          <w:p w14:paraId="0156E6D9" w14:textId="017445D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81 (84%)</w:t>
            </w:r>
          </w:p>
        </w:tc>
      </w:tr>
      <w:tr w:rsidR="00A15433" w14:paraId="073EEA58"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E016BD6" w14:textId="64A70F6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Tsinga</w:t>
            </w:r>
          </w:p>
        </w:tc>
        <w:tc>
          <w:tcPr>
            <w:tcW w:w="1699" w:type="dxa"/>
          </w:tcPr>
          <w:p w14:paraId="1792F598" w14:textId="7807EB1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35 349</w:t>
            </w:r>
          </w:p>
        </w:tc>
        <w:tc>
          <w:tcPr>
            <w:tcW w:w="1699" w:type="dxa"/>
          </w:tcPr>
          <w:p w14:paraId="7BE47DA4" w14:textId="62D3C26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20</w:t>
            </w:r>
          </w:p>
        </w:tc>
        <w:tc>
          <w:tcPr>
            <w:tcW w:w="1699" w:type="dxa"/>
          </w:tcPr>
          <w:p w14:paraId="07B4E9FA" w14:textId="70D4CD0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80</w:t>
            </w:r>
          </w:p>
        </w:tc>
        <w:tc>
          <w:tcPr>
            <w:tcW w:w="1699" w:type="dxa"/>
          </w:tcPr>
          <w:p w14:paraId="4280D6CA" w14:textId="2ECAF59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16 (80%)</w:t>
            </w:r>
          </w:p>
        </w:tc>
        <w:tc>
          <w:tcPr>
            <w:tcW w:w="1699" w:type="dxa"/>
          </w:tcPr>
          <w:p w14:paraId="63BCDB59" w14:textId="3B3D60F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83 (103%)</w:t>
            </w:r>
          </w:p>
        </w:tc>
      </w:tr>
      <w:tr w:rsidR="00A15433" w14:paraId="14C46251"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A17FC5C" w14:textId="3CBE219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Tsinga </w:t>
            </w:r>
            <w:proofErr w:type="spellStart"/>
            <w:r w:rsidRPr="00A15433">
              <w:rPr>
                <w:rFonts w:ascii="Avenir Book" w:eastAsia="Arial" w:hAnsi="Avenir Book" w:cs="Arial"/>
                <w:sz w:val="16"/>
                <w:szCs w:val="16"/>
                <w:highlight w:val="none"/>
              </w:rPr>
              <w:t>Oliga</w:t>
            </w:r>
            <w:proofErr w:type="spellEnd"/>
          </w:p>
        </w:tc>
        <w:tc>
          <w:tcPr>
            <w:tcW w:w="1699" w:type="dxa"/>
          </w:tcPr>
          <w:p w14:paraId="053940A6" w14:textId="651BCF0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37 572</w:t>
            </w:r>
          </w:p>
        </w:tc>
        <w:tc>
          <w:tcPr>
            <w:tcW w:w="1699" w:type="dxa"/>
          </w:tcPr>
          <w:p w14:paraId="0071D116" w14:textId="76E3628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296EF5FC" w14:textId="0C483E2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20DF98D8" w14:textId="4A84EE9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14 (63%)</w:t>
            </w:r>
          </w:p>
        </w:tc>
        <w:tc>
          <w:tcPr>
            <w:tcW w:w="1699" w:type="dxa"/>
          </w:tcPr>
          <w:p w14:paraId="3CF762B5" w14:textId="68C1752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71 (80%)</w:t>
            </w:r>
          </w:p>
        </w:tc>
      </w:tr>
      <w:tr w:rsidR="00A15433" w14:paraId="0E1BA2CC"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90AFAC9" w14:textId="60B7A39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Ekoudou</w:t>
            </w:r>
            <w:proofErr w:type="spellEnd"/>
          </w:p>
        </w:tc>
        <w:tc>
          <w:tcPr>
            <w:tcW w:w="1699" w:type="dxa"/>
          </w:tcPr>
          <w:p w14:paraId="0543B848" w14:textId="000BDC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55 659</w:t>
            </w:r>
          </w:p>
        </w:tc>
        <w:tc>
          <w:tcPr>
            <w:tcW w:w="1699" w:type="dxa"/>
          </w:tcPr>
          <w:p w14:paraId="12014BAB" w14:textId="622760B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32</w:t>
            </w:r>
          </w:p>
        </w:tc>
        <w:tc>
          <w:tcPr>
            <w:tcW w:w="1699" w:type="dxa"/>
          </w:tcPr>
          <w:p w14:paraId="56C0AAB9" w14:textId="1BB6268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128</w:t>
            </w:r>
          </w:p>
        </w:tc>
        <w:tc>
          <w:tcPr>
            <w:tcW w:w="1699" w:type="dxa"/>
          </w:tcPr>
          <w:p w14:paraId="38625F9D" w14:textId="35F196B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28 (87%)</w:t>
            </w:r>
          </w:p>
        </w:tc>
        <w:tc>
          <w:tcPr>
            <w:tcW w:w="1699" w:type="dxa"/>
          </w:tcPr>
          <w:p w14:paraId="30FACCCC" w14:textId="102F936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191 (149%)</w:t>
            </w:r>
          </w:p>
        </w:tc>
      </w:tr>
      <w:tr w:rsidR="00A15433" w14:paraId="285F776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3C76716D" w14:textId="0C3643EA"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bCs/>
                <w:highlight w:val="none"/>
              </w:rPr>
            </w:pPr>
            <w:r w:rsidRPr="001C2E5F">
              <w:rPr>
                <w:rFonts w:ascii="Avenir Book" w:eastAsia="Arial" w:hAnsi="Avenir Book" w:cs="Arial"/>
                <w:bCs/>
                <w:sz w:val="16"/>
                <w:szCs w:val="16"/>
                <w:highlight w:val="none"/>
              </w:rPr>
              <w:t>Total</w:t>
            </w:r>
          </w:p>
        </w:tc>
        <w:tc>
          <w:tcPr>
            <w:tcW w:w="1699" w:type="dxa"/>
          </w:tcPr>
          <w:p w14:paraId="26EA3086" w14:textId="18D820A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432 859</w:t>
            </w:r>
          </w:p>
        </w:tc>
        <w:tc>
          <w:tcPr>
            <w:tcW w:w="1699" w:type="dxa"/>
          </w:tcPr>
          <w:p w14:paraId="01545AED" w14:textId="36698CC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250</w:t>
            </w:r>
          </w:p>
        </w:tc>
        <w:tc>
          <w:tcPr>
            <w:tcW w:w="1699" w:type="dxa"/>
          </w:tcPr>
          <w:p w14:paraId="1C30EC33" w14:textId="0A4B37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1000</w:t>
            </w:r>
          </w:p>
        </w:tc>
        <w:tc>
          <w:tcPr>
            <w:tcW w:w="1699" w:type="dxa"/>
          </w:tcPr>
          <w:p w14:paraId="1BE2198D" w14:textId="02A4430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192</w:t>
            </w:r>
          </w:p>
        </w:tc>
        <w:tc>
          <w:tcPr>
            <w:tcW w:w="1699" w:type="dxa"/>
          </w:tcPr>
          <w:p w14:paraId="4BFAFDF7" w14:textId="72ABAF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1007</w:t>
            </w:r>
          </w:p>
        </w:tc>
      </w:tr>
    </w:tbl>
    <w:p w14:paraId="11CDA337" w14:textId="77777777" w:rsidR="00CD79D0" w:rsidRPr="00BB7F4B" w:rsidRDefault="00CD79D0" w:rsidP="00585C8D">
      <w:pPr>
        <w:rPr>
          <w:szCs w:val="19"/>
        </w:rPr>
      </w:pPr>
    </w:p>
    <w:p w14:paraId="1C8DBC42" w14:textId="77777777" w:rsidR="0077427E" w:rsidRPr="00BB7F4B" w:rsidRDefault="0077427E" w:rsidP="00585C8D">
      <w:pPr>
        <w:tabs>
          <w:tab w:val="left" w:pos="43"/>
          <w:tab w:val="left" w:pos="284"/>
        </w:tabs>
        <w:rPr>
          <w:rFonts w:eastAsia="Arial" w:cs="Arial"/>
          <w:szCs w:val="19"/>
        </w:rPr>
      </w:pPr>
    </w:p>
    <w:p w14:paraId="24BCB22B" w14:textId="32A150D5" w:rsidR="0077427E" w:rsidRPr="00BB7F4B" w:rsidRDefault="0077427E" w:rsidP="008A30D0">
      <w:pPr>
        <w:tabs>
          <w:tab w:val="left" w:pos="43"/>
          <w:tab w:val="left" w:pos="284"/>
        </w:tabs>
        <w:ind w:hanging="2"/>
        <w:rPr>
          <w:rFonts w:eastAsia="Arial" w:cs="Arial"/>
          <w:szCs w:val="19"/>
        </w:rPr>
      </w:pPr>
      <w:r w:rsidRPr="00BB7F4B">
        <w:rPr>
          <w:rFonts w:eastAsia="Arial" w:cs="Arial"/>
          <w:szCs w:val="19"/>
        </w:rPr>
        <w:t xml:space="preserve">All the health areas of the district were surveyed, but participation varied between the </w:t>
      </w:r>
      <w:r w:rsidR="00B86071" w:rsidRPr="00BB7F4B">
        <w:rPr>
          <w:rFonts w:eastAsia="Arial" w:cs="Arial"/>
          <w:szCs w:val="19"/>
        </w:rPr>
        <w:t>neighbourhoods</w:t>
      </w:r>
      <w:r w:rsidRPr="00BB7F4B">
        <w:rPr>
          <w:rFonts w:eastAsia="Arial" w:cs="Arial"/>
          <w:szCs w:val="19"/>
        </w:rPr>
        <w:t xml:space="preserve"> (Table 1). All participants were to be tested for SARS-CoV2-antibodies, but in 35</w:t>
      </w:r>
      <w:r w:rsidR="00804995" w:rsidRPr="00BB7F4B">
        <w:rPr>
          <w:rFonts w:eastAsia="Arial" w:cs="Arial"/>
          <w:szCs w:val="19"/>
        </w:rPr>
        <w:t xml:space="preserve"> </w:t>
      </w:r>
      <w:r w:rsidRPr="00BB7F4B">
        <w:rPr>
          <w:rFonts w:eastAsia="Arial" w:cs="Arial"/>
          <w:szCs w:val="19"/>
        </w:rPr>
        <w:t>cases</w:t>
      </w:r>
      <w:r w:rsidR="00804995" w:rsidRPr="00BB7F4B">
        <w:rPr>
          <w:rFonts w:eastAsia="Arial" w:cs="Arial"/>
          <w:szCs w:val="19"/>
        </w:rPr>
        <w:t xml:space="preserve"> (3%)</w:t>
      </w:r>
      <w:r w:rsidRPr="00BB7F4B">
        <w:rPr>
          <w:rFonts w:eastAsia="Arial" w:cs="Arial"/>
          <w:szCs w:val="19"/>
        </w:rPr>
        <w:t>, some members of the household, despite responding to the questionnaire, refused the test.</w:t>
      </w:r>
    </w:p>
    <w:p w14:paraId="712F5632" w14:textId="77777777" w:rsidR="00A03D6E" w:rsidRPr="00BB7F4B" w:rsidRDefault="00A03D6E" w:rsidP="00585C8D">
      <w:pPr>
        <w:tabs>
          <w:tab w:val="left" w:pos="43"/>
          <w:tab w:val="left" w:pos="284"/>
        </w:tabs>
        <w:ind w:hanging="2"/>
        <w:rPr>
          <w:rFonts w:eastAsia="Arial" w:cs="Arial"/>
          <w:szCs w:val="19"/>
        </w:rPr>
      </w:pPr>
    </w:p>
    <w:p w14:paraId="760BF30F" w14:textId="346D6F51" w:rsidR="0077427E" w:rsidRPr="001E7519" w:rsidRDefault="00E87B2D" w:rsidP="00585C8D">
      <w:pPr>
        <w:pStyle w:val="Heading2"/>
        <w:jc w:val="left"/>
        <w:rPr>
          <w:sz w:val="24"/>
          <w:szCs w:val="23"/>
        </w:rPr>
      </w:pPr>
      <w:bookmarkStart w:id="99" w:name="_Toc60353401"/>
      <w:bookmarkStart w:id="100" w:name="OLE_LINK3"/>
      <w:bookmarkStart w:id="101" w:name="OLE_LINK4"/>
      <w:r w:rsidRPr="001E7519">
        <w:rPr>
          <w:sz w:val="24"/>
          <w:szCs w:val="23"/>
        </w:rPr>
        <w:t>Respondent</w:t>
      </w:r>
      <w:r w:rsidR="00972F64" w:rsidRPr="001E7519">
        <w:rPr>
          <w:sz w:val="24"/>
          <w:szCs w:val="23"/>
        </w:rPr>
        <w:t xml:space="preserve"> </w:t>
      </w:r>
      <w:r w:rsidR="00F15C4C">
        <w:rPr>
          <w:sz w:val="24"/>
          <w:szCs w:val="23"/>
        </w:rPr>
        <w:t xml:space="preserve">and household </w:t>
      </w:r>
      <w:r w:rsidR="00972F64" w:rsidRPr="001E7519">
        <w:rPr>
          <w:sz w:val="24"/>
          <w:szCs w:val="23"/>
        </w:rPr>
        <w:t>characteristics</w:t>
      </w:r>
      <w:bookmarkEnd w:id="99"/>
    </w:p>
    <w:p w14:paraId="54143E7F" w14:textId="77777777" w:rsidR="008941A8" w:rsidRPr="00BB7F4B" w:rsidRDefault="008941A8" w:rsidP="00585C8D">
      <w:pPr>
        <w:rPr>
          <w:szCs w:val="19"/>
        </w:rPr>
      </w:pPr>
    </w:p>
    <w:bookmarkEnd w:id="100"/>
    <w:bookmarkEnd w:id="101"/>
    <w:p w14:paraId="450ACBAE" w14:textId="102A37FC" w:rsidR="00FA5E89" w:rsidRPr="00BB7F4B" w:rsidRDefault="00FA5E89" w:rsidP="00585C8D">
      <w:pPr>
        <w:tabs>
          <w:tab w:val="left" w:pos="43"/>
          <w:tab w:val="left" w:pos="284"/>
        </w:tabs>
        <w:ind w:hanging="2"/>
        <w:rPr>
          <w:rFonts w:eastAsia="Arial" w:cs="Arial"/>
          <w:szCs w:val="19"/>
        </w:rPr>
      </w:pPr>
      <w:r w:rsidRPr="00BB7F4B">
        <w:rPr>
          <w:rFonts w:eastAsia="Arial" w:cs="Arial"/>
          <w:szCs w:val="19"/>
        </w:rPr>
        <w:t xml:space="preserve">Participants had a mean age of </w:t>
      </w:r>
      <w:sdt>
        <w:sdtPr>
          <w:rPr>
            <w:rFonts w:eastAsia="Arial" w:cs="Arial"/>
            <w:szCs w:val="19"/>
          </w:rPr>
          <w:tag w:val="goog_rdk_28"/>
          <w:id w:val="-158013061"/>
        </w:sdtPr>
        <w:sdtEndPr/>
        <w:sdtContent>
          <w:r w:rsidRPr="00BB7F4B">
            <w:rPr>
              <w:rFonts w:eastAsia="Arial" w:cs="Arial"/>
              <w:szCs w:val="19"/>
            </w:rPr>
            <w:t>29</w:t>
          </w:r>
        </w:sdtContent>
      </w:sdt>
      <w:r w:rsidRPr="00BB7F4B">
        <w:rPr>
          <w:rFonts w:eastAsia="Arial" w:cs="Arial"/>
          <w:szCs w:val="19"/>
        </w:rPr>
        <w:t xml:space="preserve"> years and 570 (56.6%) were women. </w:t>
      </w:r>
      <w:r w:rsidR="00BB2241" w:rsidRPr="00BB7F4B">
        <w:rPr>
          <w:rFonts w:eastAsia="Arial" w:cs="Arial"/>
          <w:szCs w:val="19"/>
        </w:rPr>
        <w:t>T</w:t>
      </w:r>
      <w:r w:rsidRPr="00BB7F4B">
        <w:rPr>
          <w:rFonts w:eastAsia="Arial" w:cs="Arial"/>
          <w:szCs w:val="19"/>
        </w:rPr>
        <w:t>he demographic characteristics of respondents are summarized</w:t>
      </w:r>
      <w:r w:rsidR="001B7196" w:rsidRPr="00BB7F4B">
        <w:rPr>
          <w:rFonts w:eastAsia="Arial" w:cs="Arial"/>
          <w:szCs w:val="19"/>
        </w:rPr>
        <w:t xml:space="preserve"> in Table 2.</w:t>
      </w:r>
    </w:p>
    <w:p w14:paraId="61A2416D" w14:textId="77777777" w:rsidR="00FA5E89" w:rsidRPr="00BB7F4B" w:rsidRDefault="00FA5E89" w:rsidP="00585C8D">
      <w:pPr>
        <w:tabs>
          <w:tab w:val="left" w:pos="43"/>
          <w:tab w:val="left" w:pos="284"/>
        </w:tabs>
        <w:ind w:hanging="2"/>
        <w:rPr>
          <w:rFonts w:eastAsia="Arial" w:cs="Arial"/>
          <w:szCs w:val="19"/>
        </w:rPr>
      </w:pPr>
    </w:p>
    <w:p w14:paraId="13A2ADA7" w14:textId="4A34AB73" w:rsidR="008941A8" w:rsidRPr="00BB7F4B" w:rsidRDefault="0077427E" w:rsidP="00585C8D">
      <w:pPr>
        <w:tabs>
          <w:tab w:val="left" w:pos="43"/>
          <w:tab w:val="left" w:pos="284"/>
        </w:tabs>
        <w:rPr>
          <w:rFonts w:eastAsia="Arial" w:cs="Arial"/>
          <w:szCs w:val="19"/>
        </w:rPr>
      </w:pPr>
      <w:r w:rsidRPr="00BB7F4B">
        <w:rPr>
          <w:rFonts w:eastAsia="Arial" w:cs="Arial"/>
          <w:szCs w:val="19"/>
        </w:rPr>
        <w:t>Households had a mean of 4.6 adult inhabitants (15 years or above) and 1.8 children. In the majority (92%) of the visited households, the head of the family was surveyed</w:t>
      </w:r>
      <w:sdt>
        <w:sdtPr>
          <w:rPr>
            <w:rFonts w:eastAsia="Arial" w:cs="Arial"/>
            <w:szCs w:val="19"/>
          </w:rPr>
          <w:tag w:val="goog_rdk_6"/>
          <w:id w:val="1827867681"/>
        </w:sdtPr>
        <w:sdtEndPr/>
        <w:sdtContent>
          <w:r w:rsidRPr="00BB7F4B">
            <w:rPr>
              <w:rFonts w:eastAsia="Arial" w:cs="Arial"/>
              <w:szCs w:val="19"/>
            </w:rPr>
            <w:t xml:space="preserve"> and</w:t>
          </w:r>
        </w:sdtContent>
      </w:sdt>
      <w:sdt>
        <w:sdtPr>
          <w:rPr>
            <w:rFonts w:eastAsia="Arial" w:cs="Arial"/>
            <w:szCs w:val="19"/>
          </w:rPr>
          <w:tag w:val="goog_rdk_7"/>
          <w:id w:val="-1667322267"/>
        </w:sdtPr>
        <w:sdtEndPr/>
        <w:sdtContent>
          <w:r w:rsidRPr="00BB7F4B">
            <w:rPr>
              <w:rFonts w:eastAsia="Arial" w:cs="Arial"/>
              <w:szCs w:val="19"/>
            </w:rPr>
            <w:t xml:space="preserve"> </w:t>
          </w:r>
        </w:sdtContent>
      </w:sdt>
      <w:r w:rsidRPr="00BB7F4B">
        <w:rPr>
          <w:rFonts w:eastAsia="Arial" w:cs="Arial"/>
          <w:szCs w:val="19"/>
        </w:rPr>
        <w:t>in 136 households (70.8%), we</w:t>
      </w:r>
      <w:sdt>
        <w:sdtPr>
          <w:rPr>
            <w:rFonts w:eastAsia="Arial" w:cs="Arial"/>
            <w:szCs w:val="19"/>
          </w:rPr>
          <w:tag w:val="goog_rdk_8"/>
          <w:id w:val="-1377309332"/>
        </w:sdtPr>
        <w:sdtEndPr/>
        <w:sdtContent>
          <w:r w:rsidRPr="00BB7F4B">
            <w:rPr>
              <w:rFonts w:eastAsia="Arial" w:cs="Arial"/>
              <w:szCs w:val="19"/>
            </w:rPr>
            <w:t xml:space="preserve"> </w:t>
          </w:r>
        </w:sdtContent>
      </w:sdt>
      <w:r w:rsidRPr="00BB7F4B">
        <w:rPr>
          <w:rFonts w:eastAsia="Arial" w:cs="Arial"/>
          <w:szCs w:val="19"/>
        </w:rPr>
        <w:t>access</w:t>
      </w:r>
      <w:sdt>
        <w:sdtPr>
          <w:rPr>
            <w:rFonts w:eastAsia="Arial" w:cs="Arial"/>
            <w:szCs w:val="19"/>
          </w:rPr>
          <w:tag w:val="goog_rdk_9"/>
          <w:id w:val="-1209177371"/>
        </w:sdtPr>
        <w:sdtEndPr/>
        <w:sdtContent>
          <w:r w:rsidRPr="00BB7F4B">
            <w:rPr>
              <w:rFonts w:eastAsia="Arial" w:cs="Arial"/>
              <w:szCs w:val="19"/>
            </w:rPr>
            <w:t>ed</w:t>
          </w:r>
        </w:sdtContent>
      </w:sdt>
      <w:r w:rsidRPr="00BB7F4B">
        <w:rPr>
          <w:rFonts w:eastAsia="Arial" w:cs="Arial"/>
          <w:szCs w:val="19"/>
        </w:rPr>
        <w:t xml:space="preserve"> the person providing the main source of income. This was most often the father (55.7% of households) or the mother (36.5%). </w:t>
      </w:r>
    </w:p>
    <w:p w14:paraId="27AAD191" w14:textId="0213A71A" w:rsidR="008941A8" w:rsidRPr="00BB7F4B" w:rsidRDefault="008941A8" w:rsidP="00585C8D">
      <w:pPr>
        <w:tabs>
          <w:tab w:val="left" w:pos="43"/>
          <w:tab w:val="left" w:pos="284"/>
        </w:tabs>
        <w:rPr>
          <w:rFonts w:eastAsia="Arial" w:cs="Arial"/>
          <w:szCs w:val="19"/>
        </w:rPr>
      </w:pPr>
    </w:p>
    <w:p w14:paraId="6AEAF028" w14:textId="248D5022" w:rsidR="0077427E" w:rsidRPr="00BB7F4B" w:rsidRDefault="00025BAD" w:rsidP="00585C8D">
      <w:pPr>
        <w:tabs>
          <w:tab w:val="left" w:pos="43"/>
          <w:tab w:val="left" w:pos="284"/>
        </w:tabs>
        <w:rPr>
          <w:rFonts w:eastAsia="Arial" w:cs="Arial"/>
          <w:szCs w:val="19"/>
        </w:rPr>
      </w:pPr>
      <w:r w:rsidRPr="00BB7F4B">
        <w:rPr>
          <w:rFonts w:eastAsia="Arial" w:cs="Arial"/>
          <w:szCs w:val="19"/>
        </w:rPr>
        <w:t>Household members</w:t>
      </w:r>
      <w:r w:rsidR="0077427E" w:rsidRPr="00BB7F4B">
        <w:rPr>
          <w:rFonts w:eastAsia="Arial" w:cs="Arial"/>
          <w:szCs w:val="19"/>
        </w:rPr>
        <w:t xml:space="preserve"> w</w:t>
      </w:r>
      <w:sdt>
        <w:sdtPr>
          <w:rPr>
            <w:rFonts w:eastAsia="Arial" w:cs="Arial"/>
            <w:szCs w:val="19"/>
          </w:rPr>
          <w:tag w:val="goog_rdk_14"/>
          <w:id w:val="-290442968"/>
        </w:sdtPr>
        <w:sdtEndPr/>
        <w:sdtContent>
          <w:r w:rsidR="0077427E" w:rsidRPr="00BB7F4B">
            <w:rPr>
              <w:rFonts w:eastAsia="Arial" w:cs="Arial"/>
              <w:szCs w:val="19"/>
            </w:rPr>
            <w:t>ere</w:t>
          </w:r>
        </w:sdtContent>
      </w:sdt>
      <w:r w:rsidR="0077427E" w:rsidRPr="00BB7F4B">
        <w:rPr>
          <w:rFonts w:eastAsia="Arial" w:cs="Arial"/>
          <w:szCs w:val="19"/>
        </w:rPr>
        <w:t xml:space="preserve"> most commonly in school (39.5%), working “small jobs” (21%) or working as traders (12.4%). This explains the high percentage of households who said their income arrives through irregular and informal sources (41%). Interestingly, despite only 5.7% of respondent</w:t>
      </w:r>
      <w:sdt>
        <w:sdtPr>
          <w:rPr>
            <w:rFonts w:eastAsia="Arial" w:cs="Arial"/>
            <w:szCs w:val="19"/>
          </w:rPr>
          <w:tag w:val="goog_rdk_17"/>
          <w:id w:val="-2100561858"/>
        </w:sdtPr>
        <w:sdtEndPr/>
        <w:sdtContent>
          <w:r w:rsidR="0077427E" w:rsidRPr="00BB7F4B">
            <w:rPr>
              <w:rFonts w:eastAsia="Arial" w:cs="Arial"/>
              <w:szCs w:val="19"/>
            </w:rPr>
            <w:t>s</w:t>
          </w:r>
        </w:sdtContent>
      </w:sdt>
      <w:r w:rsidR="0077427E" w:rsidRPr="00BB7F4B">
        <w:rPr>
          <w:rFonts w:eastAsia="Arial" w:cs="Arial"/>
          <w:szCs w:val="19"/>
        </w:rPr>
        <w:t xml:space="preserve"> reported regular waged work, formal regular income was the main source of revenues for 23% of the households, showing the possible contribution of other family members.</w:t>
      </w:r>
    </w:p>
    <w:p w14:paraId="520C1602" w14:textId="61EF1E3A" w:rsidR="0077427E" w:rsidRPr="00BB7F4B" w:rsidRDefault="0077427E" w:rsidP="00585C8D">
      <w:pPr>
        <w:tabs>
          <w:tab w:val="left" w:pos="43"/>
          <w:tab w:val="left" w:pos="284"/>
        </w:tabs>
        <w:ind w:hanging="2"/>
        <w:rPr>
          <w:rFonts w:eastAsia="Arial" w:cs="Arial"/>
          <w:szCs w:val="19"/>
        </w:rPr>
      </w:pPr>
    </w:p>
    <w:p w14:paraId="5A21F4CF" w14:textId="58FD4B5B" w:rsidR="00FA5E89" w:rsidRPr="00BB7F4B" w:rsidRDefault="00FA5E89" w:rsidP="00585C8D">
      <w:pPr>
        <w:tabs>
          <w:tab w:val="left" w:pos="43"/>
          <w:tab w:val="left" w:pos="284"/>
        </w:tabs>
        <w:ind w:hanging="2"/>
        <w:rPr>
          <w:rFonts w:eastAsia="Arial" w:cs="Arial"/>
          <w:szCs w:val="19"/>
        </w:rPr>
      </w:pPr>
      <w:r w:rsidRPr="00BB7F4B">
        <w:rPr>
          <w:rFonts w:eastAsia="Arial" w:cs="Arial"/>
          <w:szCs w:val="19"/>
        </w:rPr>
        <w:lastRenderedPageBreak/>
        <w:t>Only six households reported a prior positive COVID-19 test among their members</w:t>
      </w:r>
      <w:sdt>
        <w:sdtPr>
          <w:rPr>
            <w:rFonts w:eastAsia="Arial" w:cs="Arial"/>
            <w:szCs w:val="19"/>
          </w:rPr>
          <w:tag w:val="goog_rdk_25"/>
          <w:id w:val="-49767788"/>
        </w:sdtPr>
        <w:sdtEndPr/>
        <w:sdtContent>
          <w:r w:rsidRPr="00BB7F4B">
            <w:rPr>
              <w:rFonts w:eastAsia="Arial" w:cs="Arial"/>
              <w:szCs w:val="19"/>
            </w:rPr>
            <w:t>,</w:t>
          </w:r>
        </w:sdtContent>
      </w:sdt>
      <w:r w:rsidRPr="00BB7F4B">
        <w:rPr>
          <w:rFonts w:eastAsia="Arial" w:cs="Arial"/>
          <w:szCs w:val="19"/>
        </w:rPr>
        <w:t xml:space="preserve"> but 67 (7%) respondents reported having been tested for SARS-CoV-2 before, with nearly half of these as part of governmental mass testing campaigns.</w:t>
      </w:r>
    </w:p>
    <w:p w14:paraId="0840BAA1" w14:textId="00BD43A6" w:rsidR="00030D32" w:rsidRPr="00BB7F4B" w:rsidRDefault="00030D32" w:rsidP="00585C8D">
      <w:pPr>
        <w:tabs>
          <w:tab w:val="left" w:pos="43"/>
          <w:tab w:val="left" w:pos="284"/>
        </w:tabs>
        <w:ind w:hanging="2"/>
        <w:rPr>
          <w:rFonts w:eastAsia="Arial" w:cs="Arial"/>
          <w:szCs w:val="19"/>
        </w:rPr>
      </w:pPr>
    </w:p>
    <w:p w14:paraId="58D33F65" w14:textId="5AF1BB0E" w:rsidR="00030D32" w:rsidRPr="00BB7F4B" w:rsidRDefault="00030D32" w:rsidP="00030D32">
      <w:pPr>
        <w:rPr>
          <w:rFonts w:eastAsia="Arial" w:cs="Arial"/>
          <w:szCs w:val="19"/>
        </w:rPr>
      </w:pPr>
      <w:r w:rsidRPr="00BB7F4B">
        <w:rPr>
          <w:rFonts w:eastAsia="Arial" w:cs="Arial"/>
          <w:szCs w:val="19"/>
        </w:rPr>
        <w:t xml:space="preserve">One hundred eight participants (11%) reported suffering from a chronic condition, mainly hypertension (34%), respiratory conditions (16%) or diabetes (10%). With a mean BMI of 27.3 (versus 22.5 for men), women showed a higher frequency of overweight. Only 2 respondents reported HIV infection. </w:t>
      </w:r>
    </w:p>
    <w:p w14:paraId="0B9FAB80" w14:textId="6B6DFDF6" w:rsidR="00213B72" w:rsidRPr="00BB7F4B" w:rsidRDefault="00213B72" w:rsidP="00030D32">
      <w:pPr>
        <w:rPr>
          <w:rFonts w:eastAsia="Arial" w:cs="Arial"/>
          <w:szCs w:val="19"/>
        </w:rPr>
      </w:pPr>
    </w:p>
    <w:p w14:paraId="412CF731" w14:textId="77777777" w:rsidR="00BB7F4B" w:rsidRDefault="00BB7F4B" w:rsidP="00BB7F4B">
      <w:pPr>
        <w:pStyle w:val="Caption"/>
      </w:pPr>
      <w:bookmarkStart w:id="102" w:name="OLE_LINK43"/>
      <w:bookmarkStart w:id="103" w:name="OLE_LINK44"/>
    </w:p>
    <w:p w14:paraId="46BBEA55" w14:textId="0E17C6A9" w:rsidR="00F82ABE" w:rsidRPr="00FB00FF" w:rsidRDefault="00F82ABE" w:rsidP="00BB7F4B">
      <w:pPr>
        <w:pStyle w:val="Caption"/>
        <w:ind w:left="1440" w:firstLine="720"/>
        <w:rPr>
          <w:b w:val="0"/>
          <w:bCs w:val="0"/>
          <w:color w:val="000000" w:themeColor="text1"/>
        </w:rPr>
      </w:pPr>
      <w:r w:rsidRPr="00B455AE">
        <w:t xml:space="preserve">Table </w:t>
      </w:r>
      <w:fldSimple w:instr=" SEQ Table \* ARABIC ">
        <w:r w:rsidR="0034685D">
          <w:rPr>
            <w:noProof/>
          </w:rPr>
          <w:t>2</w:t>
        </w:r>
      </w:fldSimple>
      <w:r w:rsidRPr="00B455AE">
        <w:t>:</w:t>
      </w:r>
      <w:r>
        <w:t xml:space="preserve"> </w:t>
      </w:r>
      <w:bookmarkStart w:id="104" w:name="OLE_LINK76"/>
      <w:bookmarkStart w:id="105" w:name="OLE_LINK77"/>
      <w:r w:rsidRPr="00FB00FF">
        <w:rPr>
          <w:b w:val="0"/>
          <w:bCs w:val="0"/>
          <w:color w:val="000000" w:themeColor="text1"/>
        </w:rPr>
        <w:t>Sociodemographic characteristics of the final sample</w:t>
      </w:r>
      <w:bookmarkEnd w:id="104"/>
      <w:bookmarkEnd w:id="105"/>
    </w:p>
    <w:tbl>
      <w:tblPr>
        <w:tblStyle w:val="GridTable4-Accent51"/>
        <w:tblpPr w:leftFromText="180" w:rightFromText="180" w:vertAnchor="text" w:horzAnchor="margin" w:tblpXSpec="center" w:tblpY="132"/>
        <w:tblW w:w="8470" w:type="dxa"/>
        <w:tblLayout w:type="fixed"/>
        <w:tblLook w:val="0420" w:firstRow="1" w:lastRow="0" w:firstColumn="0" w:lastColumn="0" w:noHBand="0" w:noVBand="1"/>
      </w:tblPr>
      <w:tblGrid>
        <w:gridCol w:w="3686"/>
        <w:gridCol w:w="1630"/>
        <w:gridCol w:w="1630"/>
        <w:gridCol w:w="1524"/>
      </w:tblGrid>
      <w:tr w:rsidR="00BB7F4B" w:rsidRPr="00CD79D0" w14:paraId="1781ADA9" w14:textId="77777777" w:rsidTr="00BB7F4B">
        <w:trPr>
          <w:cnfStyle w:val="100000000000" w:firstRow="1" w:lastRow="0" w:firstColumn="0" w:lastColumn="0" w:oddVBand="0" w:evenVBand="0" w:oddHBand="0" w:evenHBand="0" w:firstRowFirstColumn="0" w:firstRowLastColumn="0" w:lastRowFirstColumn="0" w:lastRowLastColumn="0"/>
        </w:trPr>
        <w:tc>
          <w:tcPr>
            <w:tcW w:w="3686" w:type="dxa"/>
          </w:tcPr>
          <w:bookmarkEnd w:id="102"/>
          <w:bookmarkEnd w:id="103"/>
          <w:p w14:paraId="4D2B8F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Characteristic</w:t>
            </w:r>
          </w:p>
        </w:tc>
        <w:tc>
          <w:tcPr>
            <w:tcW w:w="1630" w:type="dxa"/>
          </w:tcPr>
          <w:p w14:paraId="1B2F6E9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Female</w:t>
            </w:r>
          </w:p>
        </w:tc>
        <w:tc>
          <w:tcPr>
            <w:tcW w:w="1630" w:type="dxa"/>
          </w:tcPr>
          <w:p w14:paraId="05B16FB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Male</w:t>
            </w:r>
          </w:p>
        </w:tc>
        <w:tc>
          <w:tcPr>
            <w:tcW w:w="1524" w:type="dxa"/>
          </w:tcPr>
          <w:p w14:paraId="0316A9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Total</w:t>
            </w:r>
          </w:p>
        </w:tc>
      </w:tr>
      <w:tr w:rsidR="00BB7F4B" w:rsidRPr="00CD79D0" w14:paraId="7DD7A229"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4EFE797"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n</w:t>
            </w:r>
          </w:p>
        </w:tc>
        <w:tc>
          <w:tcPr>
            <w:tcW w:w="1630" w:type="dxa"/>
          </w:tcPr>
          <w:p w14:paraId="6294695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570</w:t>
            </w:r>
          </w:p>
        </w:tc>
        <w:tc>
          <w:tcPr>
            <w:tcW w:w="1630" w:type="dxa"/>
          </w:tcPr>
          <w:p w14:paraId="729B08F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437</w:t>
            </w:r>
          </w:p>
        </w:tc>
        <w:tc>
          <w:tcPr>
            <w:tcW w:w="1524" w:type="dxa"/>
          </w:tcPr>
          <w:p w14:paraId="40B5144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1007</w:t>
            </w:r>
          </w:p>
        </w:tc>
      </w:tr>
      <w:tr w:rsidR="00BB7F4B" w:rsidRPr="00CD79D0" w14:paraId="4D3C0BAE" w14:textId="77777777" w:rsidTr="00BB7F4B">
        <w:tc>
          <w:tcPr>
            <w:tcW w:w="3686" w:type="dxa"/>
          </w:tcPr>
          <w:p w14:paraId="5474EB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Num. household heads</w:t>
            </w:r>
          </w:p>
        </w:tc>
        <w:tc>
          <w:tcPr>
            <w:tcW w:w="1630" w:type="dxa"/>
          </w:tcPr>
          <w:p w14:paraId="248875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77</w:t>
            </w:r>
          </w:p>
        </w:tc>
        <w:tc>
          <w:tcPr>
            <w:tcW w:w="1630" w:type="dxa"/>
          </w:tcPr>
          <w:p w14:paraId="2202BE5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101</w:t>
            </w:r>
          </w:p>
        </w:tc>
        <w:tc>
          <w:tcPr>
            <w:tcW w:w="1524" w:type="dxa"/>
          </w:tcPr>
          <w:p w14:paraId="5E4D0EC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178</w:t>
            </w:r>
          </w:p>
        </w:tc>
      </w:tr>
      <w:tr w:rsidR="00BB7F4B" w:rsidRPr="00CD79D0" w14:paraId="6D9D212B"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398FEE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Age (SD)</w:t>
            </w:r>
          </w:p>
        </w:tc>
        <w:tc>
          <w:tcPr>
            <w:tcW w:w="1630" w:type="dxa"/>
          </w:tcPr>
          <w:p w14:paraId="6F78DF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29.6 (17.4)</w:t>
            </w:r>
          </w:p>
        </w:tc>
        <w:tc>
          <w:tcPr>
            <w:tcW w:w="1630" w:type="dxa"/>
          </w:tcPr>
          <w:p w14:paraId="0B2EB88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28.5 (17.6)</w:t>
            </w:r>
          </w:p>
        </w:tc>
        <w:tc>
          <w:tcPr>
            <w:tcW w:w="1524" w:type="dxa"/>
          </w:tcPr>
          <w:p w14:paraId="1A69F30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29.1 (17.5)</w:t>
            </w:r>
          </w:p>
        </w:tc>
      </w:tr>
      <w:tr w:rsidR="00BB7F4B" w:rsidRPr="00CD79D0" w14:paraId="69FEB4D2" w14:textId="77777777" w:rsidTr="00BB7F4B">
        <w:tc>
          <w:tcPr>
            <w:tcW w:w="3686" w:type="dxa"/>
          </w:tcPr>
          <w:p w14:paraId="400E4F5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BMI (SD)</w:t>
            </w:r>
          </w:p>
        </w:tc>
        <w:tc>
          <w:tcPr>
            <w:tcW w:w="1630" w:type="dxa"/>
          </w:tcPr>
          <w:p w14:paraId="00071CB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27.3 (26.7)</w:t>
            </w:r>
          </w:p>
        </w:tc>
        <w:tc>
          <w:tcPr>
            <w:tcW w:w="1630" w:type="dxa"/>
          </w:tcPr>
          <w:p w14:paraId="2BE57D5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23.2 (6.26)</w:t>
            </w:r>
          </w:p>
        </w:tc>
        <w:tc>
          <w:tcPr>
            <w:tcW w:w="1524" w:type="dxa"/>
          </w:tcPr>
          <w:p w14:paraId="1E0612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25.5 (20.6)</w:t>
            </w:r>
          </w:p>
        </w:tc>
      </w:tr>
      <w:tr w:rsidR="00BB7F4B" w:rsidRPr="00CD79D0" w14:paraId="1F5094FD"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B6BBD7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Age groups, n (% of sex in each group)</w:t>
            </w:r>
          </w:p>
        </w:tc>
      </w:tr>
      <w:tr w:rsidR="00BB7F4B" w:rsidRPr="00CD79D0" w14:paraId="12F61B64" w14:textId="77777777" w:rsidTr="00BB7F4B">
        <w:tc>
          <w:tcPr>
            <w:tcW w:w="3686" w:type="dxa"/>
          </w:tcPr>
          <w:p w14:paraId="7170731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5-15</w:t>
            </w:r>
          </w:p>
        </w:tc>
        <w:tc>
          <w:tcPr>
            <w:tcW w:w="1630" w:type="dxa"/>
          </w:tcPr>
          <w:p w14:paraId="01FB461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(24%)</w:t>
            </w:r>
          </w:p>
        </w:tc>
        <w:tc>
          <w:tcPr>
            <w:tcW w:w="1630" w:type="dxa"/>
          </w:tcPr>
          <w:p w14:paraId="1FBDB8F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128 (29.3%)</w:t>
            </w:r>
          </w:p>
        </w:tc>
        <w:tc>
          <w:tcPr>
            <w:tcW w:w="1524" w:type="dxa"/>
          </w:tcPr>
          <w:p w14:paraId="4C6D2A2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265 (26.3%)</w:t>
            </w:r>
          </w:p>
        </w:tc>
      </w:tr>
      <w:tr w:rsidR="00BB7F4B" w:rsidRPr="00CD79D0" w14:paraId="07B3C057"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0685984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16-29</w:t>
            </w:r>
          </w:p>
        </w:tc>
        <w:tc>
          <w:tcPr>
            <w:tcW w:w="1630" w:type="dxa"/>
          </w:tcPr>
          <w:p w14:paraId="4E2FCA8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186 (32.6%)</w:t>
            </w:r>
          </w:p>
        </w:tc>
        <w:tc>
          <w:tcPr>
            <w:tcW w:w="1630" w:type="dxa"/>
          </w:tcPr>
          <w:p w14:paraId="1A79D57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(31.1%)</w:t>
            </w:r>
          </w:p>
        </w:tc>
        <w:tc>
          <w:tcPr>
            <w:tcW w:w="1524" w:type="dxa"/>
          </w:tcPr>
          <w:p w14:paraId="4EFE2A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322 (32%)</w:t>
            </w:r>
          </w:p>
        </w:tc>
      </w:tr>
      <w:tr w:rsidR="00BB7F4B" w:rsidRPr="00CD79D0" w14:paraId="2BDD20E7" w14:textId="77777777" w:rsidTr="00BB7F4B">
        <w:tc>
          <w:tcPr>
            <w:tcW w:w="3686" w:type="dxa"/>
          </w:tcPr>
          <w:p w14:paraId="15E67DE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30-45</w:t>
            </w:r>
          </w:p>
        </w:tc>
        <w:tc>
          <w:tcPr>
            <w:tcW w:w="1630" w:type="dxa"/>
          </w:tcPr>
          <w:p w14:paraId="4678F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140 (24.6%)</w:t>
            </w:r>
          </w:p>
        </w:tc>
        <w:tc>
          <w:tcPr>
            <w:tcW w:w="1630" w:type="dxa"/>
          </w:tcPr>
          <w:p w14:paraId="2AD6D0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89 (20.4%)</w:t>
            </w:r>
          </w:p>
        </w:tc>
        <w:tc>
          <w:tcPr>
            <w:tcW w:w="1524" w:type="dxa"/>
          </w:tcPr>
          <w:p w14:paraId="0DFC873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229 (22.7%)</w:t>
            </w:r>
          </w:p>
        </w:tc>
      </w:tr>
      <w:tr w:rsidR="00BB7F4B" w:rsidRPr="00CD79D0" w14:paraId="2106A929" w14:textId="77777777" w:rsidTr="00BB7F4B">
        <w:trPr>
          <w:cnfStyle w:val="000000100000" w:firstRow="0" w:lastRow="0" w:firstColumn="0" w:lastColumn="0" w:oddVBand="0" w:evenVBand="0" w:oddHBand="1" w:evenHBand="0" w:firstRowFirstColumn="0" w:firstRowLastColumn="0" w:lastRowFirstColumn="0" w:lastRowLastColumn="0"/>
          <w:trHeight w:val="153"/>
        </w:trPr>
        <w:tc>
          <w:tcPr>
            <w:tcW w:w="3686" w:type="dxa"/>
          </w:tcPr>
          <w:p w14:paraId="5D440D6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46-65</w:t>
            </w:r>
          </w:p>
        </w:tc>
        <w:tc>
          <w:tcPr>
            <w:tcW w:w="1630" w:type="dxa"/>
          </w:tcPr>
          <w:p w14:paraId="16C3910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79 (13.9%)</w:t>
            </w:r>
          </w:p>
        </w:tc>
        <w:tc>
          <w:tcPr>
            <w:tcW w:w="1630" w:type="dxa"/>
          </w:tcPr>
          <w:p w14:paraId="679E59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66 (15.1%)</w:t>
            </w:r>
          </w:p>
        </w:tc>
        <w:tc>
          <w:tcPr>
            <w:tcW w:w="1524" w:type="dxa"/>
          </w:tcPr>
          <w:p w14:paraId="40D4066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145 (14.4%)</w:t>
            </w:r>
          </w:p>
        </w:tc>
      </w:tr>
      <w:tr w:rsidR="00BB7F4B" w:rsidRPr="00CD79D0" w14:paraId="5AD2E4CC" w14:textId="77777777" w:rsidTr="00BB7F4B">
        <w:tc>
          <w:tcPr>
            <w:tcW w:w="3686" w:type="dxa"/>
          </w:tcPr>
          <w:p w14:paraId="17945A8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&gt;65</w:t>
            </w:r>
          </w:p>
        </w:tc>
        <w:tc>
          <w:tcPr>
            <w:tcW w:w="1630" w:type="dxa"/>
          </w:tcPr>
          <w:p w14:paraId="316164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28 (4.9%)</w:t>
            </w:r>
          </w:p>
        </w:tc>
        <w:tc>
          <w:tcPr>
            <w:tcW w:w="1630" w:type="dxa"/>
          </w:tcPr>
          <w:p w14:paraId="0067C6F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2847855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46 (4.6%)</w:t>
            </w:r>
          </w:p>
        </w:tc>
      </w:tr>
      <w:tr w:rsidR="00BB7F4B" w:rsidRPr="00CD79D0" w14:paraId="0A3519C8"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7A042F2"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Education Level, n (% of sex in each group)</w:t>
            </w:r>
          </w:p>
        </w:tc>
      </w:tr>
      <w:tr w:rsidR="00BB7F4B" w:rsidRPr="00CD79D0" w14:paraId="16EBBD4F" w14:textId="77777777" w:rsidTr="00BB7F4B">
        <w:tc>
          <w:tcPr>
            <w:tcW w:w="3686" w:type="dxa"/>
          </w:tcPr>
          <w:p w14:paraId="322AB5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Secondary</w:t>
            </w:r>
          </w:p>
        </w:tc>
        <w:tc>
          <w:tcPr>
            <w:tcW w:w="1630" w:type="dxa"/>
          </w:tcPr>
          <w:p w14:paraId="2B79DB7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258 (45.3%)</w:t>
            </w:r>
          </w:p>
        </w:tc>
        <w:tc>
          <w:tcPr>
            <w:tcW w:w="1630" w:type="dxa"/>
          </w:tcPr>
          <w:p w14:paraId="7CE4EF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184 (42.1%)</w:t>
            </w:r>
          </w:p>
        </w:tc>
        <w:tc>
          <w:tcPr>
            <w:tcW w:w="1524" w:type="dxa"/>
          </w:tcPr>
          <w:p w14:paraId="75D211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442 (43.9%)</w:t>
            </w:r>
          </w:p>
        </w:tc>
      </w:tr>
      <w:tr w:rsidR="00BB7F4B" w:rsidRPr="00CD79D0" w14:paraId="19F2D0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CCA2E1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Primary</w:t>
            </w:r>
          </w:p>
        </w:tc>
        <w:tc>
          <w:tcPr>
            <w:tcW w:w="1630" w:type="dxa"/>
          </w:tcPr>
          <w:p w14:paraId="23569FD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191 (33.5%)</w:t>
            </w:r>
          </w:p>
        </w:tc>
        <w:tc>
          <w:tcPr>
            <w:tcW w:w="1630" w:type="dxa"/>
          </w:tcPr>
          <w:p w14:paraId="4D3DD3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(31.4%)</w:t>
            </w:r>
          </w:p>
        </w:tc>
        <w:tc>
          <w:tcPr>
            <w:tcW w:w="1524" w:type="dxa"/>
          </w:tcPr>
          <w:p w14:paraId="57F2D56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328 (32.6%)</w:t>
            </w:r>
          </w:p>
        </w:tc>
      </w:tr>
      <w:tr w:rsidR="00BB7F4B" w:rsidRPr="00CD79D0" w14:paraId="04A8132C" w14:textId="77777777" w:rsidTr="00BB7F4B">
        <w:tc>
          <w:tcPr>
            <w:tcW w:w="3686" w:type="dxa"/>
          </w:tcPr>
          <w:p w14:paraId="13273C6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University</w:t>
            </w:r>
          </w:p>
        </w:tc>
        <w:tc>
          <w:tcPr>
            <w:tcW w:w="1630" w:type="dxa"/>
          </w:tcPr>
          <w:p w14:paraId="63463BE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76 (13.3%)</w:t>
            </w:r>
          </w:p>
        </w:tc>
        <w:tc>
          <w:tcPr>
            <w:tcW w:w="1630" w:type="dxa"/>
          </w:tcPr>
          <w:p w14:paraId="1873DA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(18.5%)</w:t>
            </w:r>
          </w:p>
        </w:tc>
        <w:tc>
          <w:tcPr>
            <w:tcW w:w="1524" w:type="dxa"/>
          </w:tcPr>
          <w:p w14:paraId="2F8461C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157 (15.6%)</w:t>
            </w:r>
          </w:p>
        </w:tc>
      </w:tr>
      <w:tr w:rsidR="00BB7F4B" w:rsidRPr="00CD79D0" w14:paraId="3B385FFF"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EF4267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No formal instruction</w:t>
            </w:r>
          </w:p>
        </w:tc>
        <w:tc>
          <w:tcPr>
            <w:tcW w:w="1630" w:type="dxa"/>
          </w:tcPr>
          <w:p w14:paraId="3774BF3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(6.1%)</w:t>
            </w:r>
          </w:p>
        </w:tc>
        <w:tc>
          <w:tcPr>
            <w:tcW w:w="1630" w:type="dxa"/>
          </w:tcPr>
          <w:p w14:paraId="14D91B0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67EE477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53 (5.3%)</w:t>
            </w:r>
          </w:p>
        </w:tc>
      </w:tr>
      <w:tr w:rsidR="00BB7F4B" w:rsidRPr="00CD79D0" w14:paraId="37C9A61E" w14:textId="77777777" w:rsidTr="00BB7F4B">
        <w:tc>
          <w:tcPr>
            <w:tcW w:w="3686" w:type="dxa"/>
          </w:tcPr>
          <w:p w14:paraId="7CC7833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Doctorate</w:t>
            </w:r>
          </w:p>
        </w:tc>
        <w:tc>
          <w:tcPr>
            <w:tcW w:w="1630" w:type="dxa"/>
          </w:tcPr>
          <w:p w14:paraId="0D01BD0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(1.2%)</w:t>
            </w:r>
          </w:p>
        </w:tc>
        <w:tc>
          <w:tcPr>
            <w:tcW w:w="1630" w:type="dxa"/>
          </w:tcPr>
          <w:p w14:paraId="16BEA77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13 (3%)</w:t>
            </w:r>
          </w:p>
        </w:tc>
        <w:tc>
          <w:tcPr>
            <w:tcW w:w="1524" w:type="dxa"/>
          </w:tcPr>
          <w:p w14:paraId="2B2B50D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20 (2%)</w:t>
            </w:r>
          </w:p>
        </w:tc>
      </w:tr>
      <w:tr w:rsidR="00BB7F4B" w:rsidRPr="00CD79D0" w14:paraId="1C9F2102"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DF6AE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0B8F850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 (0.5%)</w:t>
            </w:r>
          </w:p>
        </w:tc>
        <w:tc>
          <w:tcPr>
            <w:tcW w:w="1630" w:type="dxa"/>
          </w:tcPr>
          <w:p w14:paraId="1BEE9B0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2BBD6A2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(0.7%)</w:t>
            </w:r>
          </w:p>
        </w:tc>
      </w:tr>
      <w:tr w:rsidR="00BB7F4B" w:rsidRPr="00CD79D0" w14:paraId="71ED309C" w14:textId="77777777" w:rsidTr="00BB7F4B">
        <w:tc>
          <w:tcPr>
            <w:tcW w:w="8470" w:type="dxa"/>
            <w:gridSpan w:val="4"/>
          </w:tcPr>
          <w:p w14:paraId="1FC2095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Profession, n (% of sex in each group)</w:t>
            </w:r>
          </w:p>
        </w:tc>
      </w:tr>
      <w:tr w:rsidR="00BB7F4B" w:rsidRPr="00CD79D0" w14:paraId="45F0EBA0"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36EC0F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Student</w:t>
            </w:r>
          </w:p>
        </w:tc>
        <w:tc>
          <w:tcPr>
            <w:tcW w:w="1630" w:type="dxa"/>
          </w:tcPr>
          <w:p w14:paraId="3AEE8E8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216 (36.5%)</w:t>
            </w:r>
          </w:p>
        </w:tc>
        <w:tc>
          <w:tcPr>
            <w:tcW w:w="1630" w:type="dxa"/>
          </w:tcPr>
          <w:p w14:paraId="6CDF1BC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202 (43.3%)</w:t>
            </w:r>
          </w:p>
        </w:tc>
        <w:tc>
          <w:tcPr>
            <w:tcW w:w="1524" w:type="dxa"/>
          </w:tcPr>
          <w:p w14:paraId="463A4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418 (39.5%)</w:t>
            </w:r>
          </w:p>
        </w:tc>
      </w:tr>
      <w:tr w:rsidR="00BB7F4B" w:rsidRPr="00CD79D0" w14:paraId="479D25F8" w14:textId="77777777" w:rsidTr="00BB7F4B">
        <w:tc>
          <w:tcPr>
            <w:tcW w:w="3686" w:type="dxa"/>
          </w:tcPr>
          <w:p w14:paraId="468C23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Small jobs</w:t>
            </w:r>
          </w:p>
        </w:tc>
        <w:tc>
          <w:tcPr>
            <w:tcW w:w="1630" w:type="dxa"/>
          </w:tcPr>
          <w:p w14:paraId="0938FA2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86 (14.5%)</w:t>
            </w:r>
          </w:p>
        </w:tc>
        <w:tc>
          <w:tcPr>
            <w:tcW w:w="1630" w:type="dxa"/>
          </w:tcPr>
          <w:p w14:paraId="69E24C7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(29.1%)</w:t>
            </w:r>
          </w:p>
        </w:tc>
        <w:tc>
          <w:tcPr>
            <w:tcW w:w="1524" w:type="dxa"/>
          </w:tcPr>
          <w:p w14:paraId="299B58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222 (21%)</w:t>
            </w:r>
          </w:p>
        </w:tc>
      </w:tr>
      <w:tr w:rsidR="00BB7F4B" w:rsidRPr="00CD79D0" w14:paraId="25855CA8"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72C66E0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Business/Trade</w:t>
            </w:r>
          </w:p>
        </w:tc>
        <w:tc>
          <w:tcPr>
            <w:tcW w:w="1630" w:type="dxa"/>
          </w:tcPr>
          <w:p w14:paraId="4178526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(13.7%)</w:t>
            </w:r>
          </w:p>
        </w:tc>
        <w:tc>
          <w:tcPr>
            <w:tcW w:w="1630" w:type="dxa"/>
          </w:tcPr>
          <w:p w14:paraId="3FFDC1B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50 (10.7%)</w:t>
            </w:r>
          </w:p>
        </w:tc>
        <w:tc>
          <w:tcPr>
            <w:tcW w:w="1524" w:type="dxa"/>
          </w:tcPr>
          <w:p w14:paraId="04FE295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131 (12.4%)</w:t>
            </w:r>
          </w:p>
        </w:tc>
      </w:tr>
      <w:tr w:rsidR="00BB7F4B" w:rsidRPr="00CD79D0" w14:paraId="321A337C" w14:textId="77777777" w:rsidTr="00BB7F4B">
        <w:tc>
          <w:tcPr>
            <w:tcW w:w="3686" w:type="dxa"/>
          </w:tcPr>
          <w:p w14:paraId="08404F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Housewife</w:t>
            </w:r>
          </w:p>
        </w:tc>
        <w:tc>
          <w:tcPr>
            <w:tcW w:w="1630" w:type="dxa"/>
          </w:tcPr>
          <w:p w14:paraId="262E44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(12.5%)</w:t>
            </w:r>
          </w:p>
        </w:tc>
        <w:tc>
          <w:tcPr>
            <w:tcW w:w="1630" w:type="dxa"/>
          </w:tcPr>
          <w:p w14:paraId="57F7E6E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0 (0%)</w:t>
            </w:r>
          </w:p>
        </w:tc>
        <w:tc>
          <w:tcPr>
            <w:tcW w:w="1524" w:type="dxa"/>
          </w:tcPr>
          <w:p w14:paraId="5C61E1A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(7%)</w:t>
            </w:r>
          </w:p>
        </w:tc>
      </w:tr>
      <w:tr w:rsidR="00BB7F4B" w:rsidRPr="00CD79D0" w14:paraId="2ECB6DBE"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235ECE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Unemployed</w:t>
            </w:r>
          </w:p>
        </w:tc>
        <w:tc>
          <w:tcPr>
            <w:tcW w:w="1630" w:type="dxa"/>
          </w:tcPr>
          <w:p w14:paraId="59CDE6A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52 (8.8%)</w:t>
            </w:r>
          </w:p>
        </w:tc>
        <w:tc>
          <w:tcPr>
            <w:tcW w:w="1630" w:type="dxa"/>
          </w:tcPr>
          <w:p w14:paraId="4B1690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21 (4.5%)</w:t>
            </w:r>
          </w:p>
        </w:tc>
        <w:tc>
          <w:tcPr>
            <w:tcW w:w="1524" w:type="dxa"/>
          </w:tcPr>
          <w:p w14:paraId="3BA7C8B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73 (6.9%)</w:t>
            </w:r>
          </w:p>
        </w:tc>
      </w:tr>
      <w:tr w:rsidR="00BB7F4B" w:rsidRPr="00CD79D0" w14:paraId="736F5377" w14:textId="77777777" w:rsidTr="00BB7F4B">
        <w:tc>
          <w:tcPr>
            <w:tcW w:w="3686" w:type="dxa"/>
          </w:tcPr>
          <w:p w14:paraId="4D3DEF6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Salaried worker</w:t>
            </w:r>
          </w:p>
        </w:tc>
        <w:tc>
          <w:tcPr>
            <w:tcW w:w="1630" w:type="dxa"/>
          </w:tcPr>
          <w:p w14:paraId="5C1568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38 (6.4%)</w:t>
            </w:r>
          </w:p>
        </w:tc>
        <w:tc>
          <w:tcPr>
            <w:tcW w:w="1630" w:type="dxa"/>
          </w:tcPr>
          <w:p w14:paraId="3C65574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22 (4.7%)</w:t>
            </w:r>
          </w:p>
        </w:tc>
        <w:tc>
          <w:tcPr>
            <w:tcW w:w="1524" w:type="dxa"/>
          </w:tcPr>
          <w:p w14:paraId="16D1387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60 (5.7%)</w:t>
            </w:r>
          </w:p>
        </w:tc>
      </w:tr>
      <w:tr w:rsidR="00BB7F4B" w:rsidRPr="00CD79D0" w14:paraId="7F4B92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0E1E53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Retired</w:t>
            </w:r>
          </w:p>
        </w:tc>
        <w:tc>
          <w:tcPr>
            <w:tcW w:w="1630" w:type="dxa"/>
          </w:tcPr>
          <w:p w14:paraId="4522E8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(3%)</w:t>
            </w:r>
          </w:p>
        </w:tc>
        <w:tc>
          <w:tcPr>
            <w:tcW w:w="1630" w:type="dxa"/>
          </w:tcPr>
          <w:p w14:paraId="673158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(3.6%)</w:t>
            </w:r>
          </w:p>
        </w:tc>
        <w:tc>
          <w:tcPr>
            <w:tcW w:w="1524" w:type="dxa"/>
          </w:tcPr>
          <w:p w14:paraId="6B282C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(3.3%)</w:t>
            </w:r>
          </w:p>
        </w:tc>
      </w:tr>
      <w:tr w:rsidR="00BB7F4B" w:rsidRPr="00CD79D0" w14:paraId="3A1EC83D" w14:textId="77777777" w:rsidTr="00BB7F4B">
        <w:tc>
          <w:tcPr>
            <w:tcW w:w="3686" w:type="dxa"/>
          </w:tcPr>
          <w:p w14:paraId="1131FE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45F531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(2.9%)</w:t>
            </w:r>
          </w:p>
        </w:tc>
        <w:tc>
          <w:tcPr>
            <w:tcW w:w="1630" w:type="dxa"/>
          </w:tcPr>
          <w:p w14:paraId="6A89312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15 (3.2%)</w:t>
            </w:r>
          </w:p>
        </w:tc>
        <w:tc>
          <w:tcPr>
            <w:tcW w:w="1524" w:type="dxa"/>
          </w:tcPr>
          <w:p w14:paraId="2C2FA02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32 (3%)</w:t>
            </w:r>
          </w:p>
        </w:tc>
      </w:tr>
      <w:tr w:rsidR="00BB7F4B" w:rsidRPr="00CD79D0" w14:paraId="2985D3B6"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9F493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Farmer</w:t>
            </w:r>
          </w:p>
        </w:tc>
        <w:tc>
          <w:tcPr>
            <w:tcW w:w="1630" w:type="dxa"/>
          </w:tcPr>
          <w:p w14:paraId="46BCC04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10 (1.7%)</w:t>
            </w:r>
          </w:p>
        </w:tc>
        <w:tc>
          <w:tcPr>
            <w:tcW w:w="1630" w:type="dxa"/>
          </w:tcPr>
          <w:p w14:paraId="5228A66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7C85868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14 (1.3%)</w:t>
            </w:r>
          </w:p>
        </w:tc>
      </w:tr>
    </w:tbl>
    <w:p w14:paraId="3219AA2D" w14:textId="77777777" w:rsidR="00F82ABE" w:rsidRPr="00DC4EA8" w:rsidRDefault="00F82ABE" w:rsidP="00F82ABE">
      <w:pPr>
        <w:pStyle w:val="Caption"/>
      </w:pPr>
    </w:p>
    <w:p w14:paraId="33A8FE34" w14:textId="77777777" w:rsidR="007E19A3" w:rsidRDefault="007E19A3" w:rsidP="00585C8D">
      <w:pPr>
        <w:pStyle w:val="Heading2"/>
        <w:jc w:val="left"/>
        <w:rPr>
          <w:sz w:val="24"/>
          <w:szCs w:val="23"/>
        </w:rPr>
      </w:pPr>
      <w:bookmarkStart w:id="106" w:name="OLE_LINK53"/>
      <w:bookmarkStart w:id="107" w:name="OLE_LINK54"/>
      <w:bookmarkStart w:id="108" w:name="OLE_LINK55"/>
      <w:bookmarkStart w:id="109" w:name="OLE_LINK69"/>
      <w:bookmarkStart w:id="110" w:name="OLE_LINK70"/>
      <w:bookmarkStart w:id="111" w:name="OLE_LINK12"/>
      <w:bookmarkStart w:id="112" w:name="OLE_LINK13"/>
    </w:p>
    <w:p w14:paraId="2ABC92AE" w14:textId="47491E46" w:rsidR="00AC2C1B" w:rsidRPr="00CD017D" w:rsidRDefault="007E19A3" w:rsidP="007E19A3">
      <w:pPr>
        <w:rPr>
          <w:sz w:val="24"/>
          <w:szCs w:val="23"/>
        </w:rPr>
      </w:pPr>
      <w:r>
        <w:rPr>
          <w:sz w:val="24"/>
          <w:szCs w:val="23"/>
        </w:rPr>
        <w:br w:type="page"/>
      </w:r>
    </w:p>
    <w:p w14:paraId="26D71F4F" w14:textId="0AE617C7" w:rsidR="00A1302E" w:rsidRPr="001E7519" w:rsidRDefault="00A975EF" w:rsidP="00585C8D">
      <w:pPr>
        <w:pStyle w:val="Heading2"/>
        <w:jc w:val="left"/>
        <w:rPr>
          <w:sz w:val="24"/>
          <w:szCs w:val="23"/>
        </w:rPr>
      </w:pPr>
      <w:bookmarkStart w:id="113" w:name="OLE_LINK18"/>
      <w:bookmarkStart w:id="114" w:name="OLE_LINK19"/>
      <w:bookmarkStart w:id="115" w:name="OLE_LINK71"/>
      <w:bookmarkStart w:id="116" w:name="OLE_LINK72"/>
      <w:bookmarkStart w:id="117" w:name="_Toc60353402"/>
      <w:r>
        <w:rPr>
          <w:sz w:val="24"/>
          <w:szCs w:val="23"/>
        </w:rPr>
        <w:lastRenderedPageBreak/>
        <w:t>Seroprevalence</w:t>
      </w:r>
      <w:bookmarkEnd w:id="113"/>
      <w:bookmarkEnd w:id="114"/>
      <w:r w:rsidR="0086000A" w:rsidRPr="001E7519">
        <w:rPr>
          <w:sz w:val="24"/>
          <w:szCs w:val="23"/>
        </w:rPr>
        <w:t xml:space="preserve"> </w:t>
      </w:r>
      <w:bookmarkEnd w:id="115"/>
      <w:bookmarkEnd w:id="116"/>
      <w:r>
        <w:rPr>
          <w:sz w:val="24"/>
          <w:szCs w:val="23"/>
        </w:rPr>
        <w:t>estimates</w:t>
      </w:r>
      <w:bookmarkEnd w:id="117"/>
    </w:p>
    <w:bookmarkEnd w:id="106"/>
    <w:bookmarkEnd w:id="107"/>
    <w:bookmarkEnd w:id="108"/>
    <w:bookmarkEnd w:id="109"/>
    <w:bookmarkEnd w:id="110"/>
    <w:bookmarkEnd w:id="111"/>
    <w:bookmarkEnd w:id="112"/>
    <w:p w14:paraId="16EF4BFB" w14:textId="301B6A7F" w:rsidR="00FA5E89" w:rsidRPr="00BB7F4B" w:rsidRDefault="00CD017D" w:rsidP="00585C8D">
      <w:pPr>
        <w:tabs>
          <w:tab w:val="left" w:pos="43"/>
          <w:tab w:val="left" w:pos="2057"/>
        </w:tabs>
        <w:ind w:hanging="2"/>
        <w:rPr>
          <w:rFonts w:eastAsia="Arial" w:cs="Arial"/>
          <w:szCs w:val="19"/>
        </w:rPr>
      </w:pPr>
      <w:r>
        <w:rPr>
          <w:rFonts w:eastAsia="Arial" w:cs="Arial"/>
          <w:noProof/>
          <w:sz w:val="18"/>
          <w:szCs w:val="21"/>
        </w:rPr>
        <w:drawing>
          <wp:anchor distT="0" distB="0" distL="114300" distR="114300" simplePos="0" relativeHeight="251718656" behindDoc="0" locked="0" layoutInCell="1" allowOverlap="1" wp14:anchorId="0FF046B7" wp14:editId="0D2AE002">
            <wp:simplePos x="0" y="0"/>
            <wp:positionH relativeFrom="column">
              <wp:posOffset>3401060</wp:posOffset>
            </wp:positionH>
            <wp:positionV relativeFrom="paragraph">
              <wp:posOffset>6985</wp:posOffset>
            </wp:positionV>
            <wp:extent cx="3383280" cy="2077085"/>
            <wp:effectExtent l="0" t="0" r="0" b="571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280" cy="2077085"/>
                    </a:xfrm>
                    <a:prstGeom prst="rect">
                      <a:avLst/>
                    </a:prstGeom>
                  </pic:spPr>
                </pic:pic>
              </a:graphicData>
            </a:graphic>
            <wp14:sizeRelH relativeFrom="margin">
              <wp14:pctWidth>0</wp14:pctWidth>
            </wp14:sizeRelH>
            <wp14:sizeRelV relativeFrom="margin">
              <wp14:pctHeight>0</wp14:pctHeight>
            </wp14:sizeRelV>
          </wp:anchor>
        </w:drawing>
      </w:r>
      <w:r w:rsidR="00FB0D5D">
        <w:rPr>
          <w:rFonts w:eastAsia="Arial" w:cs="Arial"/>
          <w:sz w:val="18"/>
          <w:szCs w:val="21"/>
        </w:rPr>
        <w:tab/>
      </w:r>
      <w:r w:rsidR="00FB0D5D">
        <w:rPr>
          <w:rFonts w:eastAsia="Arial" w:cs="Arial"/>
          <w:sz w:val="18"/>
          <w:szCs w:val="21"/>
        </w:rPr>
        <w:tab/>
      </w:r>
    </w:p>
    <w:p w14:paraId="2EE73DD1" w14:textId="4D1631A1" w:rsidR="00994D9F" w:rsidRPr="00BB7F4B" w:rsidRDefault="00994D9F" w:rsidP="00585C8D">
      <w:pPr>
        <w:tabs>
          <w:tab w:val="left" w:pos="43"/>
          <w:tab w:val="left" w:pos="284"/>
        </w:tabs>
        <w:ind w:hanging="2"/>
        <w:rPr>
          <w:rFonts w:eastAsia="Arial" w:cs="Arial"/>
          <w:szCs w:val="19"/>
        </w:rPr>
      </w:pPr>
      <w:r w:rsidRPr="00BB7F4B">
        <w:rPr>
          <w:rFonts w:eastAsia="Arial" w:cs="Arial"/>
          <w:szCs w:val="19"/>
        </w:rPr>
        <w:t xml:space="preserve">Of the 970 </w:t>
      </w:r>
      <w:r w:rsidR="004B4AB7" w:rsidRPr="00BB7F4B">
        <w:rPr>
          <w:rFonts w:eastAsia="Arial" w:cs="Arial"/>
          <w:szCs w:val="19"/>
        </w:rPr>
        <w:t xml:space="preserve">respondents tested for IgG and IgM antibodies, </w:t>
      </w:r>
      <w:r w:rsidR="00BF620E" w:rsidRPr="00BB7F4B">
        <w:rPr>
          <w:rFonts w:eastAsia="Arial" w:cs="Arial"/>
          <w:szCs w:val="19"/>
        </w:rPr>
        <w:t xml:space="preserve">340 (35.1%) </w:t>
      </w:r>
      <w:r w:rsidR="00272369" w:rsidRPr="00BB7F4B">
        <w:rPr>
          <w:rFonts w:eastAsia="Arial" w:cs="Arial"/>
          <w:szCs w:val="19"/>
        </w:rPr>
        <w:t xml:space="preserve">tested </w:t>
      </w:r>
      <w:r w:rsidR="00C04A9A" w:rsidRPr="00BB7F4B">
        <w:rPr>
          <w:rFonts w:eastAsia="Arial" w:cs="Arial"/>
          <w:szCs w:val="19"/>
        </w:rPr>
        <w:t>were seropositive for at least one</w:t>
      </w:r>
      <w:r w:rsidR="00B26C03" w:rsidRPr="00BB7F4B">
        <w:rPr>
          <w:rFonts w:eastAsia="Arial" w:cs="Arial"/>
          <w:szCs w:val="19"/>
        </w:rPr>
        <w:t xml:space="preserve"> antibody type (Figure 1)</w:t>
      </w:r>
      <w:r w:rsidR="00C04A9A" w:rsidRPr="00BB7F4B">
        <w:rPr>
          <w:rFonts w:eastAsia="Arial" w:cs="Arial"/>
          <w:szCs w:val="19"/>
        </w:rPr>
        <w:t xml:space="preserve">. </w:t>
      </w:r>
      <w:r w:rsidR="00304042" w:rsidRPr="00BB7F4B">
        <w:rPr>
          <w:rFonts w:eastAsia="Arial" w:cs="Arial"/>
          <w:szCs w:val="19"/>
        </w:rPr>
        <w:t xml:space="preserve">IgM seropositivity was quite low, and the overlap between IgG and IgM seropositivity was minimal; among the 32 individuals who were IgM positive, only 6 were also IgG positive. </w:t>
      </w:r>
    </w:p>
    <w:p w14:paraId="677AC0BB" w14:textId="2E9F97E5" w:rsidR="0049035B" w:rsidRPr="00BB7F4B" w:rsidRDefault="0049035B" w:rsidP="00585C8D">
      <w:pPr>
        <w:tabs>
          <w:tab w:val="left" w:pos="43"/>
          <w:tab w:val="left" w:pos="284"/>
        </w:tabs>
        <w:ind w:hanging="2"/>
        <w:rPr>
          <w:rFonts w:eastAsia="Arial" w:cs="Arial"/>
          <w:szCs w:val="19"/>
        </w:rPr>
      </w:pPr>
    </w:p>
    <w:p w14:paraId="7EC59389" w14:textId="382AD7E4" w:rsidR="0049035B" w:rsidRPr="00BB7F4B" w:rsidRDefault="008944DF" w:rsidP="0049035B">
      <w:pPr>
        <w:tabs>
          <w:tab w:val="left" w:pos="43"/>
          <w:tab w:val="left" w:pos="284"/>
        </w:tabs>
        <w:ind w:left="-2"/>
        <w:rPr>
          <w:rFonts w:eastAsia="Arial" w:cs="Arial"/>
          <w:szCs w:val="19"/>
        </w:rPr>
      </w:pPr>
      <w:r w:rsidRPr="00BB7F4B">
        <w:rPr>
          <w:noProof/>
          <w:szCs w:val="19"/>
        </w:rPr>
        <mc:AlternateContent>
          <mc:Choice Requires="wps">
            <w:drawing>
              <wp:anchor distT="0" distB="0" distL="114300" distR="114300" simplePos="0" relativeHeight="251720704" behindDoc="0" locked="0" layoutInCell="1" allowOverlap="1" wp14:anchorId="310576EA" wp14:editId="6AF41011">
                <wp:simplePos x="0" y="0"/>
                <wp:positionH relativeFrom="column">
                  <wp:posOffset>3404327</wp:posOffset>
                </wp:positionH>
                <wp:positionV relativeFrom="paragraph">
                  <wp:posOffset>654807</wp:posOffset>
                </wp:positionV>
                <wp:extent cx="3487420" cy="635"/>
                <wp:effectExtent l="0" t="0" r="5080" b="12065"/>
                <wp:wrapSquare wrapText="bothSides"/>
                <wp:docPr id="166" name="Text Box 16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2FC7BD27" w14:textId="5274463C" w:rsidR="004863C4" w:rsidRPr="00FB00FF" w:rsidRDefault="004863C4" w:rsidP="008213DB">
                            <w:pPr>
                              <w:pStyle w:val="Caption"/>
                              <w:rPr>
                                <w:b w:val="0"/>
                                <w:bCs w:val="0"/>
                                <w:color w:val="000000" w:themeColor="text1"/>
                              </w:rPr>
                            </w:pPr>
                            <w:r w:rsidRPr="00822798">
                              <w:t xml:space="preserve">Figure </w:t>
                            </w:r>
                            <w:fldSimple w:instr=" SEQ Figure \* ARABIC ">
                              <w:r w:rsidR="0034685D">
                                <w:rPr>
                                  <w:noProof/>
                                </w:rPr>
                                <w:t>1</w:t>
                              </w:r>
                            </w:fldSimple>
                            <w:r w:rsidRPr="00822798">
                              <w:t>:</w:t>
                            </w:r>
                            <w:r w:rsidRPr="00DC4EA8">
                              <w:t xml:space="preserve"> </w:t>
                            </w:r>
                            <w:r w:rsidRPr="00FB00FF">
                              <w:rPr>
                                <w:b w:val="0"/>
                                <w:bCs w:val="0"/>
                                <w:color w:val="000000" w:themeColor="text1"/>
                              </w:rPr>
                              <w:t>Seropositivity of respondents by test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0576EA" id="_x0000_t202" coordsize="21600,21600" o:spt="202" path="m,l,21600r21600,l21600,xe">
                <v:stroke joinstyle="miter"/>
                <v:path gradientshapeok="t" o:connecttype="rect"/>
              </v:shapetype>
              <v:shape id="Text Box 166" o:spid="_x0000_s1032" type="#_x0000_t202" style="position:absolute;left:0;text-align:left;margin-left:268.05pt;margin-top:51.55pt;width:274.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" stroked="f">
                <v:textbox style="mso-fit-shape-to-text:t" inset="0,0,0,0">
                  <w:txbxContent>
                    <w:p w14:paraId="2FC7BD27" w14:textId="5274463C" w:rsidR="004863C4" w:rsidRPr="00FB00FF" w:rsidRDefault="004863C4" w:rsidP="008213DB">
                      <w:pPr>
                        <w:pStyle w:val="Caption"/>
                        <w:rPr>
                          <w:b w:val="0"/>
                          <w:bCs w:val="0"/>
                          <w:color w:val="000000" w:themeColor="text1"/>
                        </w:rPr>
                      </w:pPr>
                      <w:r w:rsidRPr="00822798">
                        <w:t xml:space="preserve">Figure </w:t>
                      </w:r>
                      <w:r w:rsidR="005D3CEF">
                        <w:fldChar w:fldCharType="begin"/>
                      </w:r>
                      <w:r w:rsidR="005D3CEF">
                        <w:instrText xml:space="preserve"> SEQ Figure \* ARABIC </w:instrText>
                      </w:r>
                      <w:r w:rsidR="005D3CEF">
                        <w:fldChar w:fldCharType="separate"/>
                      </w:r>
                      <w:r w:rsidR="0034685D">
                        <w:rPr>
                          <w:noProof/>
                        </w:rPr>
                        <w:t>1</w:t>
                      </w:r>
                      <w:r w:rsidR="005D3CEF">
                        <w:rPr>
                          <w:noProof/>
                        </w:rPr>
                        <w:fldChar w:fldCharType="end"/>
                      </w:r>
                      <w:r w:rsidRPr="00822798">
                        <w:t>:</w:t>
                      </w:r>
                      <w:r w:rsidRPr="00DC4EA8">
                        <w:t xml:space="preserve"> </w:t>
                      </w:r>
                      <w:r w:rsidRPr="00FB00FF">
                        <w:rPr>
                          <w:b w:val="0"/>
                          <w:bCs w:val="0"/>
                          <w:color w:val="000000" w:themeColor="text1"/>
                        </w:rPr>
                        <w:t>Seropositivity of respondents by test type</w:t>
                      </w:r>
                    </w:p>
                  </w:txbxContent>
                </v:textbox>
                <w10:wrap type="square"/>
              </v:shape>
            </w:pict>
          </mc:Fallback>
        </mc:AlternateContent>
      </w:r>
      <w:r w:rsidR="0049035B" w:rsidRPr="00BB7F4B">
        <w:rPr>
          <w:rFonts w:eastAsia="Arial" w:cs="Arial"/>
          <w:szCs w:val="19"/>
        </w:rPr>
        <w:t xml:space="preserve">Figure 2 shows overall antibody seroprevalence (either IgG or IgM) in each age-sex stratum. Seroprevalence is higher in men, and increases with age. The highest values were seen in men above 65, where the seropositivity was 50%, although the sample size for that group is notably small. </w:t>
      </w:r>
    </w:p>
    <w:p w14:paraId="3B93020F" w14:textId="77777777" w:rsidR="0049035B" w:rsidRPr="00BB7F4B" w:rsidRDefault="0049035B" w:rsidP="00585C8D">
      <w:pPr>
        <w:tabs>
          <w:tab w:val="left" w:pos="43"/>
          <w:tab w:val="left" w:pos="284"/>
        </w:tabs>
        <w:ind w:hanging="2"/>
        <w:rPr>
          <w:rFonts w:eastAsia="Arial" w:cs="Arial"/>
          <w:szCs w:val="19"/>
        </w:rPr>
      </w:pPr>
    </w:p>
    <w:p w14:paraId="60B8EFF9" w14:textId="77777777" w:rsidR="0049035B" w:rsidRPr="00BB7F4B" w:rsidRDefault="0049035B" w:rsidP="0049035B">
      <w:pPr>
        <w:tabs>
          <w:tab w:val="left" w:pos="43"/>
          <w:tab w:val="left" w:pos="284"/>
        </w:tabs>
        <w:ind w:hanging="2"/>
        <w:rPr>
          <w:rFonts w:eastAsia="Arial" w:cs="Arial"/>
          <w:szCs w:val="19"/>
        </w:rPr>
      </w:pPr>
      <w:bookmarkStart w:id="118" w:name="OLE_LINK143"/>
      <w:bookmarkStart w:id="119" w:name="OLE_LINK144"/>
      <w:r w:rsidRPr="00BB7F4B">
        <w:rPr>
          <w:rFonts w:eastAsia="Arial" w:cs="Arial"/>
          <w:szCs w:val="19"/>
        </w:rPr>
        <w:t>Tables 3 and 4 show the adjustments for the age-sex distribution of the Yaounde population and for diagnostic test performance. Since women were oversampled relative to their share of the population (56.6% of sample was female), and women showed a lower seroprevalence, the crude estimates were downwardly biased. Thus, population weighting increased the overall estimate of seropositivity in nearly all age categories for both the IgG and IgM assays. Adjustments for specificity and sensitivity also increased the estimates slightly.</w:t>
      </w:r>
    </w:p>
    <w:p w14:paraId="3006ABDF" w14:textId="50F52F00" w:rsidR="00FA434E" w:rsidRPr="00BB7F4B" w:rsidRDefault="00FA434E" w:rsidP="00585C8D">
      <w:pPr>
        <w:tabs>
          <w:tab w:val="left" w:pos="43"/>
          <w:tab w:val="left" w:pos="284"/>
        </w:tabs>
        <w:ind w:hanging="2"/>
        <w:rPr>
          <w:rFonts w:eastAsia="Arial" w:cs="Arial"/>
          <w:szCs w:val="19"/>
        </w:rPr>
      </w:pPr>
    </w:p>
    <w:p w14:paraId="6DCAADFD" w14:textId="79B46EB0" w:rsidR="00564A35" w:rsidRPr="00BB7F4B" w:rsidRDefault="007E6C14" w:rsidP="00585C8D">
      <w:pPr>
        <w:tabs>
          <w:tab w:val="left" w:pos="43"/>
          <w:tab w:val="left" w:pos="284"/>
        </w:tabs>
        <w:ind w:hanging="2"/>
        <w:rPr>
          <w:rFonts w:eastAsia="Arial" w:cs="Arial"/>
          <w:szCs w:val="19"/>
        </w:rPr>
      </w:pPr>
      <w:bookmarkStart w:id="120" w:name="OLE_LINK25"/>
      <w:bookmarkStart w:id="121" w:name="OLE_LINK28"/>
      <w:r w:rsidRPr="00BB7F4B">
        <w:rPr>
          <w:rFonts w:eastAsia="Arial" w:cs="Arial"/>
          <w:szCs w:val="19"/>
        </w:rPr>
        <w:t>Following the WHO diagnostic criteria, 21 suspect cases were identified, and nasopharyngeal swabs were collected for PCR testing. Only one of the 21 RNA PCR tests was positive.</w:t>
      </w:r>
    </w:p>
    <w:bookmarkEnd w:id="120"/>
    <w:bookmarkEnd w:id="121"/>
    <w:p w14:paraId="50883C49" w14:textId="67731B35" w:rsidR="001C2E5F" w:rsidRPr="00BB7F4B" w:rsidRDefault="001C2E5F" w:rsidP="0049035B">
      <w:pPr>
        <w:tabs>
          <w:tab w:val="left" w:pos="43"/>
          <w:tab w:val="left" w:pos="284"/>
        </w:tabs>
        <w:rPr>
          <w:rFonts w:eastAsia="Arial" w:cs="Arial"/>
          <w:szCs w:val="19"/>
        </w:rPr>
      </w:pPr>
    </w:p>
    <w:p w14:paraId="65A71D49" w14:textId="1E28D004" w:rsidR="00F82ABE" w:rsidRDefault="00F82ABE" w:rsidP="0049035B">
      <w:pPr>
        <w:tabs>
          <w:tab w:val="left" w:pos="43"/>
          <w:tab w:val="left" w:pos="284"/>
        </w:tabs>
        <w:rPr>
          <w:rFonts w:eastAsia="Arial" w:cs="Arial"/>
          <w:sz w:val="18"/>
          <w:szCs w:val="21"/>
        </w:rPr>
      </w:pPr>
    </w:p>
    <w:p w14:paraId="51F86F30" w14:textId="45E7B1C5" w:rsidR="007E19A3" w:rsidRDefault="00685077" w:rsidP="0049035B">
      <w:pPr>
        <w:tabs>
          <w:tab w:val="left" w:pos="43"/>
          <w:tab w:val="left" w:pos="284"/>
        </w:tabs>
        <w:rPr>
          <w:rFonts w:eastAsia="Arial" w:cs="Arial"/>
          <w:sz w:val="18"/>
          <w:szCs w:val="21"/>
        </w:rPr>
      </w:pPr>
      <w:r>
        <w:rPr>
          <w:noProof/>
        </w:rPr>
        <w:drawing>
          <wp:anchor distT="0" distB="0" distL="114300" distR="114300" simplePos="0" relativeHeight="251765760" behindDoc="0" locked="0" layoutInCell="1" allowOverlap="1" wp14:anchorId="34A922C0" wp14:editId="3B0467C1">
            <wp:simplePos x="0" y="0"/>
            <wp:positionH relativeFrom="column">
              <wp:posOffset>936106</wp:posOffset>
            </wp:positionH>
            <wp:positionV relativeFrom="paragraph">
              <wp:posOffset>121285</wp:posOffset>
            </wp:positionV>
            <wp:extent cx="4425950" cy="2981960"/>
            <wp:effectExtent l="0" t="0" r="6350" b="2540"/>
            <wp:wrapSquare wrapText="bothSides"/>
            <wp:docPr id="32"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4-1.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25950" cy="29819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F54D6D" w14:textId="266C76CC" w:rsidR="007E19A3" w:rsidRDefault="007E19A3" w:rsidP="0049035B">
      <w:pPr>
        <w:tabs>
          <w:tab w:val="left" w:pos="43"/>
          <w:tab w:val="left" w:pos="284"/>
        </w:tabs>
        <w:rPr>
          <w:rFonts w:eastAsia="Arial" w:cs="Arial"/>
          <w:sz w:val="18"/>
          <w:szCs w:val="21"/>
        </w:rPr>
      </w:pPr>
    </w:p>
    <w:p w14:paraId="3DD258D2" w14:textId="77777777" w:rsidR="00685077" w:rsidRDefault="00685077" w:rsidP="0049035B">
      <w:pPr>
        <w:tabs>
          <w:tab w:val="left" w:pos="43"/>
          <w:tab w:val="left" w:pos="284"/>
        </w:tabs>
        <w:rPr>
          <w:rFonts w:eastAsia="Arial" w:cs="Arial"/>
          <w:sz w:val="18"/>
          <w:szCs w:val="21"/>
        </w:rPr>
      </w:pPr>
    </w:p>
    <w:p w14:paraId="08744853" w14:textId="77777777" w:rsidR="00685077" w:rsidRDefault="00685077" w:rsidP="0049035B">
      <w:pPr>
        <w:tabs>
          <w:tab w:val="left" w:pos="43"/>
          <w:tab w:val="left" w:pos="284"/>
        </w:tabs>
        <w:rPr>
          <w:rFonts w:eastAsia="Arial" w:cs="Arial"/>
          <w:sz w:val="18"/>
          <w:szCs w:val="21"/>
        </w:rPr>
      </w:pPr>
    </w:p>
    <w:p w14:paraId="61A57FE7" w14:textId="77777777" w:rsidR="00685077" w:rsidRDefault="00685077" w:rsidP="0049035B">
      <w:pPr>
        <w:tabs>
          <w:tab w:val="left" w:pos="43"/>
          <w:tab w:val="left" w:pos="284"/>
        </w:tabs>
        <w:rPr>
          <w:rFonts w:eastAsia="Arial" w:cs="Arial"/>
          <w:sz w:val="18"/>
          <w:szCs w:val="21"/>
        </w:rPr>
      </w:pPr>
    </w:p>
    <w:p w14:paraId="231EC6A2" w14:textId="77777777" w:rsidR="00685077" w:rsidRDefault="00685077" w:rsidP="0049035B">
      <w:pPr>
        <w:tabs>
          <w:tab w:val="left" w:pos="43"/>
          <w:tab w:val="left" w:pos="284"/>
        </w:tabs>
        <w:rPr>
          <w:rFonts w:eastAsia="Arial" w:cs="Arial"/>
          <w:sz w:val="18"/>
          <w:szCs w:val="21"/>
        </w:rPr>
      </w:pPr>
    </w:p>
    <w:p w14:paraId="7A8B69B8" w14:textId="77777777" w:rsidR="00685077" w:rsidRDefault="00685077" w:rsidP="0049035B">
      <w:pPr>
        <w:tabs>
          <w:tab w:val="left" w:pos="43"/>
          <w:tab w:val="left" w:pos="284"/>
        </w:tabs>
        <w:rPr>
          <w:rFonts w:eastAsia="Arial" w:cs="Arial"/>
          <w:sz w:val="18"/>
          <w:szCs w:val="21"/>
        </w:rPr>
      </w:pPr>
    </w:p>
    <w:p w14:paraId="77650F73" w14:textId="77777777" w:rsidR="00685077" w:rsidRDefault="00685077" w:rsidP="0049035B">
      <w:pPr>
        <w:tabs>
          <w:tab w:val="left" w:pos="43"/>
          <w:tab w:val="left" w:pos="284"/>
        </w:tabs>
        <w:rPr>
          <w:rFonts w:eastAsia="Arial" w:cs="Arial"/>
          <w:sz w:val="18"/>
          <w:szCs w:val="21"/>
        </w:rPr>
      </w:pPr>
    </w:p>
    <w:p w14:paraId="7EA63621" w14:textId="77777777" w:rsidR="00685077" w:rsidRDefault="00685077" w:rsidP="0049035B">
      <w:pPr>
        <w:tabs>
          <w:tab w:val="left" w:pos="43"/>
          <w:tab w:val="left" w:pos="284"/>
        </w:tabs>
        <w:rPr>
          <w:rFonts w:eastAsia="Arial" w:cs="Arial"/>
          <w:sz w:val="18"/>
          <w:szCs w:val="21"/>
        </w:rPr>
      </w:pPr>
    </w:p>
    <w:p w14:paraId="0AE3798D" w14:textId="77777777" w:rsidR="00685077" w:rsidRDefault="00685077" w:rsidP="0049035B">
      <w:pPr>
        <w:tabs>
          <w:tab w:val="left" w:pos="43"/>
          <w:tab w:val="left" w:pos="284"/>
        </w:tabs>
        <w:rPr>
          <w:rFonts w:eastAsia="Arial" w:cs="Arial"/>
          <w:sz w:val="18"/>
          <w:szCs w:val="21"/>
        </w:rPr>
      </w:pPr>
    </w:p>
    <w:p w14:paraId="40D2BE73" w14:textId="77777777" w:rsidR="00685077" w:rsidRDefault="00685077" w:rsidP="0049035B">
      <w:pPr>
        <w:tabs>
          <w:tab w:val="left" w:pos="43"/>
          <w:tab w:val="left" w:pos="284"/>
        </w:tabs>
        <w:rPr>
          <w:rFonts w:eastAsia="Arial" w:cs="Arial"/>
          <w:sz w:val="18"/>
          <w:szCs w:val="21"/>
        </w:rPr>
      </w:pPr>
    </w:p>
    <w:p w14:paraId="27DF45BD" w14:textId="77777777" w:rsidR="00685077" w:rsidRDefault="00685077" w:rsidP="0049035B">
      <w:pPr>
        <w:tabs>
          <w:tab w:val="left" w:pos="43"/>
          <w:tab w:val="left" w:pos="284"/>
        </w:tabs>
        <w:rPr>
          <w:rFonts w:eastAsia="Arial" w:cs="Arial"/>
          <w:sz w:val="18"/>
          <w:szCs w:val="21"/>
        </w:rPr>
      </w:pPr>
    </w:p>
    <w:p w14:paraId="32D5C074" w14:textId="77777777" w:rsidR="00685077" w:rsidRDefault="00685077" w:rsidP="0049035B">
      <w:pPr>
        <w:tabs>
          <w:tab w:val="left" w:pos="43"/>
          <w:tab w:val="left" w:pos="284"/>
        </w:tabs>
        <w:rPr>
          <w:rFonts w:eastAsia="Arial" w:cs="Arial"/>
          <w:sz w:val="18"/>
          <w:szCs w:val="21"/>
        </w:rPr>
      </w:pPr>
    </w:p>
    <w:p w14:paraId="5B3D89C5" w14:textId="77777777" w:rsidR="00685077" w:rsidRDefault="00685077" w:rsidP="0049035B">
      <w:pPr>
        <w:tabs>
          <w:tab w:val="left" w:pos="43"/>
          <w:tab w:val="left" w:pos="284"/>
        </w:tabs>
        <w:rPr>
          <w:rFonts w:eastAsia="Arial" w:cs="Arial"/>
          <w:sz w:val="18"/>
          <w:szCs w:val="21"/>
        </w:rPr>
      </w:pPr>
    </w:p>
    <w:p w14:paraId="0F29D7C3" w14:textId="77777777" w:rsidR="00685077" w:rsidRDefault="00685077" w:rsidP="0049035B">
      <w:pPr>
        <w:tabs>
          <w:tab w:val="left" w:pos="43"/>
          <w:tab w:val="left" w:pos="284"/>
        </w:tabs>
        <w:rPr>
          <w:rFonts w:eastAsia="Arial" w:cs="Arial"/>
          <w:sz w:val="18"/>
          <w:szCs w:val="21"/>
        </w:rPr>
      </w:pPr>
    </w:p>
    <w:p w14:paraId="68E4A998" w14:textId="77777777" w:rsidR="00685077" w:rsidRDefault="00685077" w:rsidP="0049035B">
      <w:pPr>
        <w:tabs>
          <w:tab w:val="left" w:pos="43"/>
          <w:tab w:val="left" w:pos="284"/>
        </w:tabs>
        <w:rPr>
          <w:rFonts w:eastAsia="Arial" w:cs="Arial"/>
          <w:sz w:val="18"/>
          <w:szCs w:val="21"/>
        </w:rPr>
      </w:pPr>
    </w:p>
    <w:p w14:paraId="05E92B78" w14:textId="1013AE3E" w:rsidR="00685077" w:rsidRDefault="00685077" w:rsidP="0049035B">
      <w:pPr>
        <w:tabs>
          <w:tab w:val="left" w:pos="43"/>
          <w:tab w:val="left" w:pos="284"/>
        </w:tabs>
        <w:rPr>
          <w:rFonts w:eastAsia="Arial" w:cs="Arial"/>
          <w:sz w:val="18"/>
          <w:szCs w:val="21"/>
        </w:rPr>
      </w:pPr>
      <w:r>
        <w:rPr>
          <w:noProof/>
        </w:rPr>
        <mc:AlternateContent>
          <mc:Choice Requires="wps">
            <w:drawing>
              <wp:anchor distT="0" distB="0" distL="114300" distR="114300" simplePos="0" relativeHeight="251723776" behindDoc="0" locked="0" layoutInCell="1" allowOverlap="1" wp14:anchorId="5CD24FBB" wp14:editId="529712B0">
                <wp:simplePos x="0" y="0"/>
                <wp:positionH relativeFrom="column">
                  <wp:posOffset>1569720</wp:posOffset>
                </wp:positionH>
                <wp:positionV relativeFrom="paragraph">
                  <wp:posOffset>261620</wp:posOffset>
                </wp:positionV>
                <wp:extent cx="3584575" cy="635"/>
                <wp:effectExtent l="0" t="0" r="0" b="3810"/>
                <wp:wrapTopAndBottom/>
                <wp:docPr id="170" name="Text Box 170"/>
                <wp:cNvGraphicFramePr/>
                <a:graphic xmlns:a="http://schemas.openxmlformats.org/drawingml/2006/main">
                  <a:graphicData uri="http://schemas.microsoft.com/office/word/2010/wordprocessingShape">
                    <wps:wsp>
                      <wps:cNvSpPr txBox="1"/>
                      <wps:spPr>
                        <a:xfrm>
                          <a:off x="0" y="0"/>
                          <a:ext cx="3584575" cy="635"/>
                        </a:xfrm>
                        <a:prstGeom prst="rect">
                          <a:avLst/>
                        </a:prstGeom>
                        <a:solidFill>
                          <a:prstClr val="white"/>
                        </a:solidFill>
                        <a:ln>
                          <a:noFill/>
                        </a:ln>
                      </wps:spPr>
                      <wps:txbx>
                        <w:txbxContent>
                          <w:p w14:paraId="1F7C46DA" w14:textId="4086BFD2" w:rsidR="004863C4" w:rsidRPr="006D5F90" w:rsidRDefault="004863C4" w:rsidP="008213DB">
                            <w:pPr>
                              <w:pStyle w:val="Caption"/>
                              <w:rPr>
                                <w:rFonts w:ascii="Open Sans" w:hAnsi="Open Sans"/>
                              </w:rPr>
                            </w:pPr>
                            <w:r w:rsidRPr="006D5F90">
                              <w:t xml:space="preserve">Figure </w:t>
                            </w:r>
                            <w:fldSimple w:instr=" SEQ Figure \* ARABIC ">
                              <w:r w:rsidR="0034685D">
                                <w:rPr>
                                  <w:noProof/>
                                </w:rPr>
                                <w:t>2</w:t>
                              </w:r>
                            </w:fldSimple>
                            <w:r w:rsidRPr="006D5F90">
                              <w:t>:</w:t>
                            </w:r>
                            <w:r>
                              <w:t xml:space="preserve"> </w:t>
                            </w:r>
                            <w:bookmarkStart w:id="122" w:name="OLE_LINK78"/>
                            <w:bookmarkStart w:id="123" w:name="OLE_LINK79"/>
                            <w:r w:rsidR="00685077">
                              <w:rPr>
                                <w:b w:val="0"/>
                                <w:bCs w:val="0"/>
                                <w:color w:val="000000" w:themeColor="text1"/>
                              </w:rPr>
                              <w:t>IgG s</w:t>
                            </w:r>
                            <w:r w:rsidRPr="00FB00FF">
                              <w:rPr>
                                <w:b w:val="0"/>
                                <w:bCs w:val="0"/>
                                <w:color w:val="000000" w:themeColor="text1"/>
                              </w:rPr>
                              <w:t xml:space="preserve">eropositivity in each age-sex stratum. </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24FBB" id="Text Box 170" o:spid="_x0000_s1033" type="#_x0000_t202" style="position:absolute;margin-left:123.6pt;margin-top:20.6pt;width:282.2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" stroked="f">
                <v:textbox style="mso-fit-shape-to-text:t" inset="0,0,0,0">
                  <w:txbxContent>
                    <w:p w14:paraId="1F7C46DA" w14:textId="4086BFD2" w:rsidR="004863C4" w:rsidRPr="006D5F90" w:rsidRDefault="004863C4" w:rsidP="008213DB">
                      <w:pPr>
                        <w:pStyle w:val="Caption"/>
                        <w:rPr>
                          <w:rFonts w:ascii="Open Sans" w:hAnsi="Open Sans"/>
                        </w:rPr>
                      </w:pPr>
                      <w:r w:rsidRPr="006D5F90">
                        <w:t xml:space="preserve">Figure </w:t>
                      </w:r>
                      <w:r w:rsidR="005D3CEF">
                        <w:fldChar w:fldCharType="begin"/>
                      </w:r>
                      <w:r w:rsidR="005D3CEF">
                        <w:instrText xml:space="preserve"> SEQ Figure \* ARABIC </w:instrText>
                      </w:r>
                      <w:r w:rsidR="005D3CEF">
                        <w:fldChar w:fldCharType="separate"/>
                      </w:r>
                      <w:r w:rsidR="0034685D">
                        <w:rPr>
                          <w:noProof/>
                        </w:rPr>
                        <w:t>2</w:t>
                      </w:r>
                      <w:r w:rsidR="005D3CEF">
                        <w:rPr>
                          <w:noProof/>
                        </w:rPr>
                        <w:fldChar w:fldCharType="end"/>
                      </w:r>
                      <w:r w:rsidRPr="006D5F90">
                        <w:t>:</w:t>
                      </w:r>
                      <w:r>
                        <w:t xml:space="preserve"> </w:t>
                      </w:r>
                      <w:bookmarkStart w:id="128" w:name="OLE_LINK78"/>
                      <w:bookmarkStart w:id="129" w:name="OLE_LINK79"/>
                      <w:r w:rsidR="00685077">
                        <w:rPr>
                          <w:b w:val="0"/>
                          <w:bCs w:val="0"/>
                          <w:color w:val="000000" w:themeColor="text1"/>
                        </w:rPr>
                        <w:t>IgG s</w:t>
                      </w:r>
                      <w:r w:rsidRPr="00FB00FF">
                        <w:rPr>
                          <w:b w:val="0"/>
                          <w:bCs w:val="0"/>
                          <w:color w:val="000000" w:themeColor="text1"/>
                        </w:rPr>
                        <w:t xml:space="preserve">eropositivity in each age-sex stratum. </w:t>
                      </w:r>
                      <w:bookmarkEnd w:id="128"/>
                      <w:bookmarkEnd w:id="129"/>
                    </w:p>
                  </w:txbxContent>
                </v:textbox>
                <w10:wrap type="topAndBottom"/>
              </v:shape>
            </w:pict>
          </mc:Fallback>
        </mc:AlternateContent>
      </w:r>
    </w:p>
    <w:p w14:paraId="5F0CB0B6" w14:textId="1AF00DB3" w:rsidR="00685077" w:rsidRDefault="00685077" w:rsidP="0049035B">
      <w:pPr>
        <w:tabs>
          <w:tab w:val="left" w:pos="43"/>
          <w:tab w:val="left" w:pos="284"/>
        </w:tabs>
        <w:rPr>
          <w:rFonts w:eastAsia="Arial" w:cs="Arial"/>
          <w:sz w:val="18"/>
          <w:szCs w:val="21"/>
        </w:rPr>
      </w:pPr>
    </w:p>
    <w:p w14:paraId="47249FEF" w14:textId="6374BA15" w:rsidR="007E19A3" w:rsidRDefault="007E19A3" w:rsidP="0049035B">
      <w:pPr>
        <w:tabs>
          <w:tab w:val="left" w:pos="43"/>
          <w:tab w:val="left" w:pos="284"/>
        </w:tabs>
        <w:rPr>
          <w:rFonts w:eastAsia="Arial" w:cs="Arial"/>
          <w:sz w:val="18"/>
          <w:szCs w:val="21"/>
        </w:rPr>
      </w:pPr>
    </w:p>
    <w:p w14:paraId="3D155ECE" w14:textId="753EB95A" w:rsidR="007E19A3" w:rsidRPr="00BB7F4B" w:rsidRDefault="007E19A3" w:rsidP="0049035B">
      <w:pPr>
        <w:tabs>
          <w:tab w:val="left" w:pos="43"/>
          <w:tab w:val="left" w:pos="284"/>
        </w:tabs>
        <w:rPr>
          <w:rFonts w:eastAsia="Arial" w:cs="Arial"/>
          <w:szCs w:val="19"/>
        </w:rPr>
      </w:pPr>
    </w:p>
    <w:p w14:paraId="3C7AEF3A" w14:textId="77777777" w:rsidR="00CD017D" w:rsidRPr="00BB7F4B" w:rsidRDefault="00CD017D" w:rsidP="0049035B">
      <w:pPr>
        <w:tabs>
          <w:tab w:val="left" w:pos="43"/>
          <w:tab w:val="left" w:pos="284"/>
        </w:tabs>
        <w:rPr>
          <w:rFonts w:eastAsia="Arial" w:cs="Arial"/>
          <w:szCs w:val="19"/>
        </w:rPr>
      </w:pPr>
    </w:p>
    <w:p w14:paraId="5603DED4" w14:textId="77777777" w:rsidR="007E19A3" w:rsidRPr="00BB7F4B" w:rsidRDefault="007E19A3" w:rsidP="0049035B">
      <w:pPr>
        <w:tabs>
          <w:tab w:val="left" w:pos="43"/>
          <w:tab w:val="left" w:pos="284"/>
        </w:tabs>
        <w:rPr>
          <w:rFonts w:eastAsia="Arial" w:cs="Arial"/>
          <w:szCs w:val="19"/>
        </w:rPr>
      </w:pPr>
    </w:p>
    <w:p w14:paraId="60CF8104" w14:textId="455C6A2E" w:rsidR="001C2E5F" w:rsidRPr="00CC7D97" w:rsidRDefault="001C2E5F" w:rsidP="00585C8D">
      <w:pPr>
        <w:pStyle w:val="Caption"/>
      </w:pPr>
      <w:r w:rsidRPr="00CC7D97">
        <w:t xml:space="preserve">Table </w:t>
      </w:r>
      <w:fldSimple w:instr=" SEQ Table \* ARABIC ">
        <w:r w:rsidR="0034685D">
          <w:rPr>
            <w:noProof/>
          </w:rPr>
          <w:t>3</w:t>
        </w:r>
      </w:fldSimple>
      <w:r w:rsidRPr="00CC7D97">
        <w:t xml:space="preserve">: </w:t>
      </w:r>
      <w:bookmarkStart w:id="124" w:name="OLE_LINK80"/>
      <w:bookmarkStart w:id="125" w:name="OLE_LINK81"/>
      <w:r w:rsidRPr="00FB00FF">
        <w:rPr>
          <w:b w:val="0"/>
          <w:bCs w:val="0"/>
          <w:color w:val="000000" w:themeColor="text1"/>
        </w:rPr>
        <w:t xml:space="preserve">Population-weighted and test-adjusted seroprevalence estimates </w:t>
      </w:r>
      <w:bookmarkEnd w:id="124"/>
      <w:bookmarkEnd w:id="125"/>
      <w:r w:rsidRPr="00FB00FF">
        <w:rPr>
          <w:b w:val="0"/>
          <w:bCs w:val="0"/>
          <w:color w:val="000000" w:themeColor="text1"/>
        </w:rPr>
        <w:t>for anti-SARS-CoV-2 IgG antibodies</w:t>
      </w:r>
    </w:p>
    <w:tbl>
      <w:tblPr>
        <w:tblStyle w:val="GridTable4-Accent51"/>
        <w:tblpPr w:leftFromText="180" w:rightFromText="180" w:vertAnchor="text" w:horzAnchor="margin" w:tblpY="-23"/>
        <w:tblW w:w="10345" w:type="dxa"/>
        <w:tblLook w:val="04A0" w:firstRow="1" w:lastRow="0" w:firstColumn="1" w:lastColumn="0" w:noHBand="0" w:noVBand="1"/>
      </w:tblPr>
      <w:tblGrid>
        <w:gridCol w:w="1699"/>
        <w:gridCol w:w="1275"/>
        <w:gridCol w:w="1276"/>
        <w:gridCol w:w="1559"/>
        <w:gridCol w:w="1843"/>
        <w:gridCol w:w="2693"/>
      </w:tblGrid>
      <w:tr w:rsidR="008944DF" w14:paraId="1D9F9290"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1F43B12"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bookmarkStart w:id="126" w:name="OLE_LINK65"/>
            <w:bookmarkStart w:id="127" w:name="OLE_LINK66"/>
          </w:p>
        </w:tc>
        <w:tc>
          <w:tcPr>
            <w:tcW w:w="1275" w:type="dxa"/>
          </w:tcPr>
          <w:p w14:paraId="518AF7B5"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Sample size, n</w:t>
            </w:r>
          </w:p>
        </w:tc>
        <w:tc>
          <w:tcPr>
            <w:tcW w:w="1276" w:type="dxa"/>
          </w:tcPr>
          <w:p w14:paraId="5B4DB03F"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Seropos., n</w:t>
            </w:r>
          </w:p>
        </w:tc>
        <w:tc>
          <w:tcPr>
            <w:tcW w:w="6095" w:type="dxa"/>
            <w:gridSpan w:val="3"/>
          </w:tcPr>
          <w:p w14:paraId="4E6F4464"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Seroprevalence (95% Confidence Interval)</w:t>
            </w:r>
          </w:p>
        </w:tc>
      </w:tr>
      <w:tr w:rsidR="008944DF" w14:paraId="53056F65"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DC656D0"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p>
        </w:tc>
        <w:tc>
          <w:tcPr>
            <w:tcW w:w="1275" w:type="dxa"/>
          </w:tcPr>
          <w:p w14:paraId="0CFD1B65"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276" w:type="dxa"/>
          </w:tcPr>
          <w:p w14:paraId="65109D26"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559" w:type="dxa"/>
          </w:tcPr>
          <w:p w14:paraId="4969A221"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Crude</w:t>
            </w:r>
          </w:p>
        </w:tc>
        <w:tc>
          <w:tcPr>
            <w:tcW w:w="1843" w:type="dxa"/>
          </w:tcPr>
          <w:p w14:paraId="747DB855"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 weighted</w:t>
            </w:r>
          </w:p>
        </w:tc>
        <w:tc>
          <w:tcPr>
            <w:tcW w:w="2693" w:type="dxa"/>
          </w:tcPr>
          <w:p w14:paraId="161587BF"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Population-weighted,</w:t>
            </w:r>
            <w:r>
              <w:rPr>
                <w:rFonts w:ascii="Avenir Book" w:eastAsia="Roboto" w:hAnsi="Avenir Book" w:cs="Roboto"/>
                <w:b/>
                <w:color w:val="111111"/>
                <w:sz w:val="15"/>
                <w:highlight w:val="none"/>
              </w:rPr>
              <w:t xml:space="preserve"> </w:t>
            </w:r>
            <w:r w:rsidRPr="008944DF">
              <w:rPr>
                <w:rFonts w:ascii="Avenir Book" w:eastAsia="Roboto" w:hAnsi="Avenir Book" w:cs="Roboto"/>
                <w:b/>
                <w:color w:val="111111"/>
                <w:sz w:val="15"/>
                <w:highlight w:val="none"/>
              </w:rPr>
              <w:t>test-adjusted</w:t>
            </w:r>
          </w:p>
        </w:tc>
      </w:tr>
      <w:tr w:rsidR="00685077" w14:paraId="412C2F01"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28F5AB3"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Total</w:t>
            </w:r>
          </w:p>
        </w:tc>
        <w:tc>
          <w:tcPr>
            <w:tcW w:w="1275" w:type="dxa"/>
          </w:tcPr>
          <w:p w14:paraId="209732D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971</w:t>
            </w:r>
          </w:p>
        </w:tc>
        <w:tc>
          <w:tcPr>
            <w:tcW w:w="1276" w:type="dxa"/>
          </w:tcPr>
          <w:p w14:paraId="6385085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w:t>
            </w:r>
          </w:p>
        </w:tc>
        <w:tc>
          <w:tcPr>
            <w:tcW w:w="1559" w:type="dxa"/>
          </w:tcPr>
          <w:p w14:paraId="019EB77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31.1% (28.3 - 34.1)</w:t>
            </w:r>
          </w:p>
        </w:tc>
        <w:tc>
          <w:tcPr>
            <w:tcW w:w="1843" w:type="dxa"/>
          </w:tcPr>
          <w:p w14:paraId="40F14EB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31.3% (28.4 - 34.3)</w:t>
            </w:r>
          </w:p>
        </w:tc>
        <w:tc>
          <w:tcPr>
            <w:tcW w:w="2693" w:type="dxa"/>
          </w:tcPr>
          <w:p w14:paraId="046566FA" w14:textId="48C9749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29.2% (24.3 - 34.1)</w:t>
            </w:r>
          </w:p>
        </w:tc>
      </w:tr>
      <w:tr w:rsidR="00685077" w14:paraId="4E587D2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7141D5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Female</w:t>
            </w:r>
          </w:p>
        </w:tc>
        <w:tc>
          <w:tcPr>
            <w:tcW w:w="1275" w:type="dxa"/>
          </w:tcPr>
          <w:p w14:paraId="39B5921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549</w:t>
            </w:r>
          </w:p>
        </w:tc>
        <w:tc>
          <w:tcPr>
            <w:tcW w:w="1276" w:type="dxa"/>
          </w:tcPr>
          <w:p w14:paraId="05B2DBF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154</w:t>
            </w:r>
          </w:p>
        </w:tc>
        <w:tc>
          <w:tcPr>
            <w:tcW w:w="1559" w:type="dxa"/>
          </w:tcPr>
          <w:p w14:paraId="39AC86F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28.1% (24.5 - 32.0)</w:t>
            </w:r>
          </w:p>
        </w:tc>
        <w:tc>
          <w:tcPr>
            <w:tcW w:w="1843" w:type="dxa"/>
          </w:tcPr>
          <w:p w14:paraId="2AC37AF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28.0% (24.4 - 31.9)</w:t>
            </w:r>
          </w:p>
        </w:tc>
        <w:tc>
          <w:tcPr>
            <w:tcW w:w="2693" w:type="dxa"/>
          </w:tcPr>
          <w:p w14:paraId="28513484" w14:textId="5334924D"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25.3% (20.0 - 31.2)</w:t>
            </w:r>
          </w:p>
        </w:tc>
      </w:tr>
      <w:tr w:rsidR="00685077" w14:paraId="4C3E6E1B"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33C6FD4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Male</w:t>
            </w:r>
          </w:p>
        </w:tc>
        <w:tc>
          <w:tcPr>
            <w:tcW w:w="1275" w:type="dxa"/>
          </w:tcPr>
          <w:p w14:paraId="73EFE6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422</w:t>
            </w:r>
          </w:p>
        </w:tc>
        <w:tc>
          <w:tcPr>
            <w:tcW w:w="1276" w:type="dxa"/>
          </w:tcPr>
          <w:p w14:paraId="5577693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148</w:t>
            </w:r>
          </w:p>
        </w:tc>
        <w:tc>
          <w:tcPr>
            <w:tcW w:w="1559" w:type="dxa"/>
          </w:tcPr>
          <w:p w14:paraId="610D771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35.1% (30.7 - 39.7)</w:t>
            </w:r>
          </w:p>
        </w:tc>
        <w:tc>
          <w:tcPr>
            <w:tcW w:w="1843" w:type="dxa"/>
          </w:tcPr>
          <w:p w14:paraId="5C9DB79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34.6% (30.2 - 39.3)</w:t>
            </w:r>
          </w:p>
        </w:tc>
        <w:tc>
          <w:tcPr>
            <w:tcW w:w="2693" w:type="dxa"/>
          </w:tcPr>
          <w:p w14:paraId="29982133" w14:textId="2590C1C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33.1% (27.6 - 40.5)</w:t>
            </w:r>
          </w:p>
        </w:tc>
      </w:tr>
      <w:tr w:rsidR="00685077" w14:paraId="2BDE78F9"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212CDB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5 - 14</w:t>
            </w:r>
          </w:p>
        </w:tc>
        <w:tc>
          <w:tcPr>
            <w:tcW w:w="1275" w:type="dxa"/>
          </w:tcPr>
          <w:p w14:paraId="766A990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241</w:t>
            </w:r>
          </w:p>
        </w:tc>
        <w:tc>
          <w:tcPr>
            <w:tcW w:w="1276" w:type="dxa"/>
          </w:tcPr>
          <w:p w14:paraId="727DA08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884F03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28.6% (23.3 - 34.6)</w:t>
            </w:r>
          </w:p>
        </w:tc>
        <w:tc>
          <w:tcPr>
            <w:tcW w:w="1843" w:type="dxa"/>
          </w:tcPr>
          <w:p w14:paraId="7EFFD08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28.7% (23.3 - 34.7)</w:t>
            </w:r>
          </w:p>
        </w:tc>
        <w:tc>
          <w:tcPr>
            <w:tcW w:w="2693" w:type="dxa"/>
          </w:tcPr>
          <w:p w14:paraId="36EFE2D9" w14:textId="4DD460B3"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30.8% (22.9 - 39.5)</w:t>
            </w:r>
          </w:p>
        </w:tc>
      </w:tr>
      <w:tr w:rsidR="00685077" w14:paraId="28ABDB3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0D3AFA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15 - 29</w:t>
            </w:r>
          </w:p>
        </w:tc>
        <w:tc>
          <w:tcPr>
            <w:tcW w:w="1275" w:type="dxa"/>
          </w:tcPr>
          <w:p w14:paraId="2405EF7C"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w:t>
            </w:r>
          </w:p>
        </w:tc>
        <w:tc>
          <w:tcPr>
            <w:tcW w:w="1276" w:type="dxa"/>
          </w:tcPr>
          <w:p w14:paraId="12C137C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98</w:t>
            </w:r>
          </w:p>
        </w:tc>
        <w:tc>
          <w:tcPr>
            <w:tcW w:w="1559" w:type="dxa"/>
          </w:tcPr>
          <w:p w14:paraId="1985649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 (25.4 - 35.4)</w:t>
            </w:r>
          </w:p>
        </w:tc>
        <w:tc>
          <w:tcPr>
            <w:tcW w:w="1843" w:type="dxa"/>
          </w:tcPr>
          <w:p w14:paraId="2D7107D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30.7% (25.9 - 35.9)</w:t>
            </w:r>
          </w:p>
        </w:tc>
        <w:tc>
          <w:tcPr>
            <w:tcW w:w="2693" w:type="dxa"/>
          </w:tcPr>
          <w:p w14:paraId="644791A9" w14:textId="637CA9C8"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26.1% (18.9 - 34.1)</w:t>
            </w:r>
          </w:p>
        </w:tc>
      </w:tr>
      <w:tr w:rsidR="00685077" w14:paraId="422D607A"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4055FC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30 - 44</w:t>
            </w:r>
          </w:p>
        </w:tc>
        <w:tc>
          <w:tcPr>
            <w:tcW w:w="1275" w:type="dxa"/>
          </w:tcPr>
          <w:p w14:paraId="3D38929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212</w:t>
            </w:r>
          </w:p>
        </w:tc>
        <w:tc>
          <w:tcPr>
            <w:tcW w:w="1276" w:type="dxa"/>
          </w:tcPr>
          <w:p w14:paraId="3E5B716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51A8D7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 (26.6 - 39.1)</w:t>
            </w:r>
          </w:p>
        </w:tc>
        <w:tc>
          <w:tcPr>
            <w:tcW w:w="1843" w:type="dxa"/>
          </w:tcPr>
          <w:p w14:paraId="76B2745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32.7% (26.7 - 39.3)</w:t>
            </w:r>
          </w:p>
        </w:tc>
        <w:tc>
          <w:tcPr>
            <w:tcW w:w="2693" w:type="dxa"/>
          </w:tcPr>
          <w:p w14:paraId="3725DA1D" w14:textId="16AA1952"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28.5% (21.4 - 35.1)</w:t>
            </w:r>
          </w:p>
        </w:tc>
      </w:tr>
      <w:tr w:rsidR="00685077" w14:paraId="1A73E948"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61DB0F4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45 - 64</w:t>
            </w:r>
          </w:p>
        </w:tc>
        <w:tc>
          <w:tcPr>
            <w:tcW w:w="1275" w:type="dxa"/>
          </w:tcPr>
          <w:p w14:paraId="2BE5B9F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153</w:t>
            </w:r>
          </w:p>
        </w:tc>
        <w:tc>
          <w:tcPr>
            <w:tcW w:w="1276" w:type="dxa"/>
          </w:tcPr>
          <w:p w14:paraId="271AE6E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51</w:t>
            </w:r>
          </w:p>
        </w:tc>
        <w:tc>
          <w:tcPr>
            <w:tcW w:w="1559" w:type="dxa"/>
          </w:tcPr>
          <w:p w14:paraId="4E1A21E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33.3% (26.4 - 41.1)</w:t>
            </w:r>
          </w:p>
        </w:tc>
        <w:tc>
          <w:tcPr>
            <w:tcW w:w="1843" w:type="dxa"/>
          </w:tcPr>
          <w:p w14:paraId="5B92CAB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34.1% (27.0 - 41.9)</w:t>
            </w:r>
          </w:p>
        </w:tc>
        <w:tc>
          <w:tcPr>
            <w:tcW w:w="2693" w:type="dxa"/>
          </w:tcPr>
          <w:p w14:paraId="2978CD97" w14:textId="3308A65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32.5% (22.8 - 41.8)</w:t>
            </w:r>
          </w:p>
        </w:tc>
      </w:tr>
      <w:tr w:rsidR="00685077" w14:paraId="7465E36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BC9374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65 +</w:t>
            </w:r>
          </w:p>
        </w:tc>
        <w:tc>
          <w:tcPr>
            <w:tcW w:w="1275" w:type="dxa"/>
          </w:tcPr>
          <w:p w14:paraId="215BCE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40</w:t>
            </w:r>
          </w:p>
        </w:tc>
        <w:tc>
          <w:tcPr>
            <w:tcW w:w="1276" w:type="dxa"/>
          </w:tcPr>
          <w:p w14:paraId="5A1A820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w:t>
            </w:r>
          </w:p>
        </w:tc>
        <w:tc>
          <w:tcPr>
            <w:tcW w:w="1559" w:type="dxa"/>
          </w:tcPr>
          <w:p w14:paraId="45FBB07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37.5% (24.2 - 53.0)</w:t>
            </w:r>
          </w:p>
        </w:tc>
        <w:tc>
          <w:tcPr>
            <w:tcW w:w="1843" w:type="dxa"/>
          </w:tcPr>
          <w:p w14:paraId="63ADC89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39.4% (25.8 - 54.8)</w:t>
            </w:r>
          </w:p>
        </w:tc>
        <w:tc>
          <w:tcPr>
            <w:tcW w:w="2693" w:type="dxa"/>
          </w:tcPr>
          <w:p w14:paraId="1CF4BF91" w14:textId="2D24D28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38.7% (20.5 - 55.8)</w:t>
            </w:r>
          </w:p>
        </w:tc>
      </w:tr>
      <w:bookmarkEnd w:id="126"/>
      <w:bookmarkEnd w:id="127"/>
    </w:tbl>
    <w:p w14:paraId="013E9C13" w14:textId="531846E6" w:rsidR="009D527D" w:rsidRDefault="009D527D" w:rsidP="00585C8D"/>
    <w:p w14:paraId="6564C337" w14:textId="77777777" w:rsidR="00CD017D" w:rsidRPr="00761388" w:rsidRDefault="00CD017D" w:rsidP="00585C8D"/>
    <w:p w14:paraId="562A0861" w14:textId="595292F6" w:rsidR="00A14E2D" w:rsidRPr="00FB00FF" w:rsidRDefault="00A14E2D" w:rsidP="00685077">
      <w:pPr>
        <w:pStyle w:val="Caption"/>
        <w:ind w:firstLine="720"/>
        <w:rPr>
          <w:b w:val="0"/>
          <w:bCs w:val="0"/>
          <w:color w:val="000000" w:themeColor="text1"/>
          <w:lang w:val="en-US"/>
        </w:rPr>
      </w:pPr>
      <w:bookmarkStart w:id="128" w:name="OLE_LINK23"/>
      <w:bookmarkStart w:id="129" w:name="OLE_LINK24"/>
      <w:r w:rsidRPr="00B455AE">
        <w:t xml:space="preserve">Table </w:t>
      </w:r>
      <w:fldSimple w:instr=" SEQ Table \* ARABIC ">
        <w:r w:rsidR="0034685D">
          <w:rPr>
            <w:noProof/>
          </w:rPr>
          <w:t>4</w:t>
        </w:r>
      </w:fldSimple>
      <w:r w:rsidRPr="00B455AE">
        <w:t>:</w:t>
      </w:r>
      <w:r>
        <w:t xml:space="preserve"> </w:t>
      </w:r>
      <w:r w:rsidRPr="00FB00FF">
        <w:rPr>
          <w:b w:val="0"/>
          <w:bCs w:val="0"/>
          <w:color w:val="000000" w:themeColor="text1"/>
        </w:rPr>
        <w:t xml:space="preserve">Population-weighted </w:t>
      </w:r>
      <w:r w:rsidRPr="00FB00FF">
        <w:rPr>
          <w:b w:val="0"/>
          <w:bCs w:val="0"/>
          <w:color w:val="000000" w:themeColor="text1"/>
          <w:lang w:val="en-US"/>
        </w:rPr>
        <w:t>seroprevalence estimates for anti-SARS-CoV-2 IgM antibodies</w:t>
      </w:r>
    </w:p>
    <w:bookmarkEnd w:id="128"/>
    <w:bookmarkEnd w:id="129"/>
    <w:tbl>
      <w:tblPr>
        <w:tblStyle w:val="GridTable4-Accent51"/>
        <w:tblpPr w:leftFromText="180" w:rightFromText="180" w:vertAnchor="text" w:horzAnchor="margin" w:tblpXSpec="center" w:tblpY="-9"/>
        <w:tblW w:w="8920" w:type="dxa"/>
        <w:tblLook w:val="04A0" w:firstRow="1" w:lastRow="0" w:firstColumn="1" w:lastColumn="0" w:noHBand="0" w:noVBand="1"/>
      </w:tblPr>
      <w:tblGrid>
        <w:gridCol w:w="1699"/>
        <w:gridCol w:w="1699"/>
        <w:gridCol w:w="1699"/>
        <w:gridCol w:w="1699"/>
        <w:gridCol w:w="2124"/>
      </w:tblGrid>
      <w:tr w:rsidR="008944DF" w14:paraId="40011DF3"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DB99EA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4508ABA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Sample size, n</w:t>
            </w:r>
          </w:p>
        </w:tc>
        <w:tc>
          <w:tcPr>
            <w:tcW w:w="1699" w:type="dxa"/>
          </w:tcPr>
          <w:p w14:paraId="78AE4C4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Seropos., n</w:t>
            </w:r>
          </w:p>
        </w:tc>
        <w:tc>
          <w:tcPr>
            <w:tcW w:w="3823" w:type="dxa"/>
            <w:gridSpan w:val="2"/>
          </w:tcPr>
          <w:p w14:paraId="51B24B5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Seroprevalence (95% Confidence Interval)</w:t>
            </w:r>
          </w:p>
        </w:tc>
      </w:tr>
      <w:tr w:rsidR="008944DF" w14:paraId="3FBB747C"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5E6C8D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01B3F0F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6F2F2BA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7FAAD1A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Crude</w:t>
            </w:r>
          </w:p>
        </w:tc>
        <w:tc>
          <w:tcPr>
            <w:tcW w:w="2124" w:type="dxa"/>
          </w:tcPr>
          <w:p w14:paraId="5738F92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Population- weighted</w:t>
            </w:r>
          </w:p>
        </w:tc>
      </w:tr>
      <w:tr w:rsidR="008944DF" w14:paraId="72A5972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57083A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Total</w:t>
            </w:r>
          </w:p>
        </w:tc>
        <w:tc>
          <w:tcPr>
            <w:tcW w:w="1699" w:type="dxa"/>
          </w:tcPr>
          <w:p w14:paraId="18785A6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953</w:t>
            </w:r>
          </w:p>
        </w:tc>
        <w:tc>
          <w:tcPr>
            <w:tcW w:w="1699" w:type="dxa"/>
          </w:tcPr>
          <w:p w14:paraId="5C30804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w:t>
            </w:r>
          </w:p>
        </w:tc>
        <w:tc>
          <w:tcPr>
            <w:tcW w:w="1699" w:type="dxa"/>
          </w:tcPr>
          <w:p w14:paraId="4BB6D8D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(2.39 -  4.7)</w:t>
            </w:r>
          </w:p>
        </w:tc>
        <w:tc>
          <w:tcPr>
            <w:tcW w:w="2124" w:type="dxa"/>
          </w:tcPr>
          <w:p w14:paraId="40AAC71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(2.43 -  4.8)</w:t>
            </w:r>
          </w:p>
        </w:tc>
      </w:tr>
      <w:tr w:rsidR="008944DF" w14:paraId="67DE2A7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5A4710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Female</w:t>
            </w:r>
          </w:p>
        </w:tc>
        <w:tc>
          <w:tcPr>
            <w:tcW w:w="1699" w:type="dxa"/>
          </w:tcPr>
          <w:p w14:paraId="209227C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549</w:t>
            </w:r>
          </w:p>
        </w:tc>
        <w:tc>
          <w:tcPr>
            <w:tcW w:w="1699" w:type="dxa"/>
          </w:tcPr>
          <w:p w14:paraId="220D33F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17</w:t>
            </w:r>
          </w:p>
        </w:tc>
        <w:tc>
          <w:tcPr>
            <w:tcW w:w="1699" w:type="dxa"/>
          </w:tcPr>
          <w:p w14:paraId="6F8F84C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3.1% (1.94 -  4.9)</w:t>
            </w:r>
          </w:p>
        </w:tc>
        <w:tc>
          <w:tcPr>
            <w:tcW w:w="2124" w:type="dxa"/>
          </w:tcPr>
          <w:p w14:paraId="6FE60F1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(1.90 -  4.8)</w:t>
            </w:r>
          </w:p>
        </w:tc>
      </w:tr>
      <w:tr w:rsidR="008944DF" w14:paraId="6D467437"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5110F9B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Male</w:t>
            </w:r>
          </w:p>
        </w:tc>
        <w:tc>
          <w:tcPr>
            <w:tcW w:w="1699" w:type="dxa"/>
          </w:tcPr>
          <w:p w14:paraId="1348C86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404</w:t>
            </w:r>
          </w:p>
        </w:tc>
        <w:tc>
          <w:tcPr>
            <w:tcW w:w="1699" w:type="dxa"/>
          </w:tcPr>
          <w:p w14:paraId="6A3E13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w:t>
            </w:r>
          </w:p>
        </w:tc>
        <w:tc>
          <w:tcPr>
            <w:tcW w:w="1699" w:type="dxa"/>
          </w:tcPr>
          <w:p w14:paraId="6A8B8D1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(2.26 -  6.0)</w:t>
            </w:r>
          </w:p>
        </w:tc>
        <w:tc>
          <w:tcPr>
            <w:tcW w:w="2124" w:type="dxa"/>
          </w:tcPr>
          <w:p w14:paraId="06B1C7B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3.8% (2.32 -  6.1)</w:t>
            </w:r>
          </w:p>
        </w:tc>
      </w:tr>
      <w:tr w:rsidR="008944DF" w14:paraId="78B484C8"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2E5548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5 - 14</w:t>
            </w:r>
          </w:p>
        </w:tc>
        <w:tc>
          <w:tcPr>
            <w:tcW w:w="1699" w:type="dxa"/>
          </w:tcPr>
          <w:p w14:paraId="72E94E5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241</w:t>
            </w:r>
          </w:p>
        </w:tc>
        <w:tc>
          <w:tcPr>
            <w:tcW w:w="1699" w:type="dxa"/>
          </w:tcPr>
          <w:p w14:paraId="7B6FEE8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w:t>
            </w:r>
          </w:p>
        </w:tc>
        <w:tc>
          <w:tcPr>
            <w:tcW w:w="1699" w:type="dxa"/>
          </w:tcPr>
          <w:p w14:paraId="101F438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c>
          <w:tcPr>
            <w:tcW w:w="2124" w:type="dxa"/>
          </w:tcPr>
          <w:p w14:paraId="1A6D933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r>
      <w:tr w:rsidR="008944DF" w14:paraId="4CD51EB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056DF8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15 - 29</w:t>
            </w:r>
          </w:p>
        </w:tc>
        <w:tc>
          <w:tcPr>
            <w:tcW w:w="1699" w:type="dxa"/>
          </w:tcPr>
          <w:p w14:paraId="5FC9DCB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325</w:t>
            </w:r>
          </w:p>
        </w:tc>
        <w:tc>
          <w:tcPr>
            <w:tcW w:w="1699" w:type="dxa"/>
          </w:tcPr>
          <w:p w14:paraId="5E2430F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12</w:t>
            </w:r>
          </w:p>
        </w:tc>
        <w:tc>
          <w:tcPr>
            <w:tcW w:w="1699" w:type="dxa"/>
          </w:tcPr>
          <w:p w14:paraId="2D7661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(2.12 -  6.3)</w:t>
            </w:r>
          </w:p>
        </w:tc>
        <w:tc>
          <w:tcPr>
            <w:tcW w:w="2124" w:type="dxa"/>
          </w:tcPr>
          <w:p w14:paraId="318EC2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3.6% (2.07 -  6.2)</w:t>
            </w:r>
          </w:p>
        </w:tc>
      </w:tr>
      <w:tr w:rsidR="008944DF" w14:paraId="3EEDF1A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707912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30 - 44</w:t>
            </w:r>
          </w:p>
        </w:tc>
        <w:tc>
          <w:tcPr>
            <w:tcW w:w="1699" w:type="dxa"/>
          </w:tcPr>
          <w:p w14:paraId="6858034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211</w:t>
            </w:r>
          </w:p>
        </w:tc>
        <w:tc>
          <w:tcPr>
            <w:tcW w:w="1699" w:type="dxa"/>
          </w:tcPr>
          <w:p w14:paraId="13833F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7</w:t>
            </w:r>
          </w:p>
        </w:tc>
        <w:tc>
          <w:tcPr>
            <w:tcW w:w="1699" w:type="dxa"/>
          </w:tcPr>
          <w:p w14:paraId="2D2F554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3.3% (1.62 -  6.7)</w:t>
            </w:r>
          </w:p>
        </w:tc>
        <w:tc>
          <w:tcPr>
            <w:tcW w:w="2124" w:type="dxa"/>
          </w:tcPr>
          <w:p w14:paraId="0BE72E7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(2.02 -  7.5)</w:t>
            </w:r>
          </w:p>
        </w:tc>
      </w:tr>
      <w:tr w:rsidR="008944DF" w14:paraId="74BF992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95D7C5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45 - 64</w:t>
            </w:r>
          </w:p>
        </w:tc>
        <w:tc>
          <w:tcPr>
            <w:tcW w:w="1699" w:type="dxa"/>
          </w:tcPr>
          <w:p w14:paraId="2279326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152</w:t>
            </w:r>
          </w:p>
        </w:tc>
        <w:tc>
          <w:tcPr>
            <w:tcW w:w="1699" w:type="dxa"/>
          </w:tcPr>
          <w:p w14:paraId="1E8ECC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w:t>
            </w:r>
          </w:p>
        </w:tc>
        <w:tc>
          <w:tcPr>
            <w:tcW w:w="1699" w:type="dxa"/>
          </w:tcPr>
          <w:p w14:paraId="674F7C2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(1.82 -  8.3)</w:t>
            </w:r>
          </w:p>
        </w:tc>
        <w:tc>
          <w:tcPr>
            <w:tcW w:w="2124" w:type="dxa"/>
          </w:tcPr>
          <w:p w14:paraId="6F5A42B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4.1% (1.94 -  8.6)</w:t>
            </w:r>
          </w:p>
        </w:tc>
      </w:tr>
      <w:tr w:rsidR="008944DF" w14:paraId="4E9DA19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562C86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65 +</w:t>
            </w:r>
          </w:p>
        </w:tc>
        <w:tc>
          <w:tcPr>
            <w:tcW w:w="1699" w:type="dxa"/>
          </w:tcPr>
          <w:p w14:paraId="69AE040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w:t>
            </w:r>
          </w:p>
        </w:tc>
        <w:tc>
          <w:tcPr>
            <w:tcW w:w="1699" w:type="dxa"/>
          </w:tcPr>
          <w:p w14:paraId="53DD9C2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w:t>
            </w:r>
          </w:p>
        </w:tc>
        <w:tc>
          <w:tcPr>
            <w:tcW w:w="1699" w:type="dxa"/>
          </w:tcPr>
          <w:p w14:paraId="77BD01B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c>
          <w:tcPr>
            <w:tcW w:w="2124" w:type="dxa"/>
          </w:tcPr>
          <w:p w14:paraId="28F809D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r>
    </w:tbl>
    <w:p w14:paraId="4F123EFB" w14:textId="77777777" w:rsidR="001C2E5F" w:rsidRPr="001C2E5F" w:rsidRDefault="001C2E5F" w:rsidP="00585C8D">
      <w:pPr>
        <w:rPr>
          <w:lang w:val="en-US"/>
        </w:rPr>
      </w:pPr>
    </w:p>
    <w:p w14:paraId="69329D41" w14:textId="52E4D5DE" w:rsidR="001C2E5F" w:rsidRDefault="001C2E5F" w:rsidP="00585C8D">
      <w:pPr>
        <w:rPr>
          <w:lang w:val="en-US"/>
        </w:rPr>
      </w:pPr>
    </w:p>
    <w:p w14:paraId="1F3C6B9F" w14:textId="77777777" w:rsidR="00BB7F4B" w:rsidRDefault="00BB7F4B" w:rsidP="00BB7F4B">
      <w:pPr>
        <w:rPr>
          <w:sz w:val="24"/>
          <w:szCs w:val="23"/>
        </w:rPr>
      </w:pPr>
      <w:bookmarkStart w:id="130" w:name="OLE_LINK21"/>
      <w:bookmarkStart w:id="131" w:name="OLE_LINK22"/>
      <w:bookmarkStart w:id="132" w:name="OLE_LINK35"/>
      <w:bookmarkStart w:id="133" w:name="OLE_LINK40"/>
      <w:bookmarkStart w:id="134" w:name="_Toc60353403"/>
    </w:p>
    <w:p w14:paraId="5C100A18" w14:textId="77777777" w:rsidR="00BB7F4B" w:rsidRDefault="00BB7F4B" w:rsidP="00BB7F4B">
      <w:pPr>
        <w:rPr>
          <w:sz w:val="24"/>
          <w:szCs w:val="23"/>
        </w:rPr>
      </w:pPr>
    </w:p>
    <w:p w14:paraId="7A881B02" w14:textId="77777777" w:rsidR="00BB7F4B" w:rsidRDefault="00BB7F4B" w:rsidP="00BB7F4B">
      <w:pPr>
        <w:rPr>
          <w:sz w:val="24"/>
          <w:szCs w:val="23"/>
        </w:rPr>
      </w:pPr>
    </w:p>
    <w:p w14:paraId="3F94BA23" w14:textId="77777777" w:rsidR="00BB7F4B" w:rsidRDefault="00BB7F4B" w:rsidP="00BB7F4B">
      <w:pPr>
        <w:rPr>
          <w:sz w:val="24"/>
          <w:szCs w:val="23"/>
        </w:rPr>
      </w:pPr>
    </w:p>
    <w:p w14:paraId="1F4E7BE8" w14:textId="77777777" w:rsidR="00BB7F4B" w:rsidRDefault="00BB7F4B" w:rsidP="00BB7F4B">
      <w:pPr>
        <w:rPr>
          <w:sz w:val="24"/>
          <w:szCs w:val="23"/>
        </w:rPr>
      </w:pPr>
    </w:p>
    <w:p w14:paraId="5484EF5C" w14:textId="77777777" w:rsidR="00BB7F4B" w:rsidRDefault="00BB7F4B" w:rsidP="00BB7F4B">
      <w:pPr>
        <w:rPr>
          <w:sz w:val="24"/>
          <w:szCs w:val="23"/>
        </w:rPr>
      </w:pPr>
    </w:p>
    <w:p w14:paraId="3A4FD3EF" w14:textId="77777777" w:rsidR="00BB7F4B" w:rsidRDefault="00BB7F4B" w:rsidP="00BB7F4B">
      <w:pPr>
        <w:rPr>
          <w:sz w:val="24"/>
          <w:szCs w:val="23"/>
        </w:rPr>
      </w:pPr>
    </w:p>
    <w:p w14:paraId="51906CE9" w14:textId="0ADF79C9" w:rsidR="00FB63B4" w:rsidRPr="00BB7F4B" w:rsidRDefault="00FB63B4" w:rsidP="00BB7F4B">
      <w:pPr>
        <w:pStyle w:val="Heading2"/>
      </w:pPr>
      <w:r>
        <w:t>Risk factors for seropositivity</w:t>
      </w:r>
      <w:bookmarkEnd w:id="130"/>
      <w:bookmarkEnd w:id="131"/>
      <w:bookmarkEnd w:id="132"/>
      <w:bookmarkEnd w:id="133"/>
      <w:bookmarkEnd w:id="134"/>
    </w:p>
    <w:p w14:paraId="69A75DEE" w14:textId="77777777" w:rsidR="001F3A18" w:rsidRPr="001F3A18" w:rsidRDefault="001F3A18" w:rsidP="001F3A18"/>
    <w:p w14:paraId="35E75903" w14:textId="4FD146C2" w:rsidR="0044314B" w:rsidRDefault="008919C9">
      <w:pPr>
        <w:rPr>
          <w:lang w:val="en-US"/>
        </w:rPr>
      </w:pPr>
      <w:r>
        <w:rPr>
          <w:lang w:val="en-US"/>
        </w:rPr>
        <w:t xml:space="preserve">Variables that were associated with SARS-CoV-2 seropositivity in univariable analyses included sex, educational level, BMI group, contact with an international traveler, contact with </w:t>
      </w:r>
      <w:r w:rsidR="008A1E0B">
        <w:rPr>
          <w:lang w:val="en-US"/>
        </w:rPr>
        <w:t>a suspected or confirmed</w:t>
      </w:r>
      <w:r>
        <w:rPr>
          <w:lang w:val="en-US"/>
        </w:rPr>
        <w:t xml:space="preserve"> COVID </w:t>
      </w:r>
      <w:r w:rsidR="00B3171C">
        <w:rPr>
          <w:lang w:val="en-US"/>
        </w:rPr>
        <w:t xml:space="preserve">case, health </w:t>
      </w:r>
      <w:r w:rsidR="00D36C17">
        <w:rPr>
          <w:lang w:val="en-US"/>
        </w:rPr>
        <w:t>zone, and</w:t>
      </w:r>
      <w:r w:rsidR="00391DCA">
        <w:rPr>
          <w:lang w:val="en-US"/>
        </w:rPr>
        <w:t xml:space="preserve"> number of household members</w:t>
      </w:r>
      <w:r w:rsidR="00E803DA">
        <w:rPr>
          <w:lang w:val="en-US"/>
        </w:rPr>
        <w:t xml:space="preserve"> </w:t>
      </w:r>
      <w:r w:rsidR="00147B72">
        <w:rPr>
          <w:lang w:val="en-US"/>
        </w:rPr>
        <w:t>(</w:t>
      </w:r>
      <w:r w:rsidR="00E803DA">
        <w:rPr>
          <w:lang w:val="en-US"/>
        </w:rPr>
        <w:t>Table 5</w:t>
      </w:r>
      <w:r w:rsidR="007127BC">
        <w:rPr>
          <w:lang w:val="en-US"/>
        </w:rPr>
        <w:t xml:space="preserve">). </w:t>
      </w:r>
      <w:r w:rsidR="00C93510">
        <w:rPr>
          <w:lang w:val="en-US"/>
        </w:rPr>
        <w:t>Age, sex</w:t>
      </w:r>
      <w:r w:rsidR="00BD3CDC">
        <w:rPr>
          <w:lang w:val="en-US"/>
        </w:rPr>
        <w:t>,</w:t>
      </w:r>
      <w:r w:rsidR="00C93510">
        <w:rPr>
          <w:lang w:val="en-US"/>
        </w:rPr>
        <w:t xml:space="preserve"> and any variables </w:t>
      </w:r>
      <w:r w:rsidR="00112190">
        <w:rPr>
          <w:lang w:val="en-US"/>
        </w:rPr>
        <w:t xml:space="preserve">where a p-value </w:t>
      </w:r>
      <w:r w:rsidR="00947A2B">
        <w:rPr>
          <w:lang w:val="en-US"/>
        </w:rPr>
        <w:t>below 0.1 was observed, were carried over into the multivariate analysis</w:t>
      </w:r>
      <w:r w:rsidR="00BD3CDC">
        <w:rPr>
          <w:lang w:val="en-US"/>
        </w:rPr>
        <w:t xml:space="preserve">. The results are shown in the last two columns of Table 5. These are largely in line with the findings from the </w:t>
      </w:r>
      <w:r w:rsidR="003C7A37">
        <w:rPr>
          <w:lang w:val="en-US"/>
        </w:rPr>
        <w:t>univariate analysis</w:t>
      </w:r>
      <w:r w:rsidR="003B51AD">
        <w:rPr>
          <w:lang w:val="en-US"/>
        </w:rPr>
        <w:t>.</w:t>
      </w:r>
    </w:p>
    <w:p w14:paraId="2A945299" w14:textId="1731946C" w:rsidR="00FC5089" w:rsidRDefault="00FC5089">
      <w:pPr>
        <w:rPr>
          <w:lang w:val="en-US"/>
        </w:rPr>
      </w:pPr>
    </w:p>
    <w:p w14:paraId="53A42603" w14:textId="6FAAB2DD" w:rsidR="00BB7F4B" w:rsidRDefault="00FC5089" w:rsidP="00FC5089">
      <w:pPr>
        <w:rPr>
          <w:lang w:val="en-US"/>
        </w:rPr>
      </w:pPr>
      <w:r>
        <w:rPr>
          <w:lang w:val="en-US"/>
        </w:rPr>
        <w:t>The greatest odds ratio is seen for respondents who live in large households. Households with more than 5 residents had a five-fold greater odds of seropositivity than households with 1 or 2 residents.</w:t>
      </w:r>
      <w:r w:rsidR="004D10DC">
        <w:rPr>
          <w:lang w:val="en-US"/>
        </w:rPr>
        <w:t xml:space="preserve"> </w:t>
      </w:r>
      <w:r w:rsidR="00BB7F4B">
        <w:rPr>
          <w:lang w:val="en-US"/>
        </w:rPr>
        <w:t>Figure 3 shows that this distribution may be partly explained by household size. The figure makes clear that the zone with the smallest households, Cité Verte (mean size 5.5 residents), is also the zone with the lowest prevalence.</w:t>
      </w:r>
    </w:p>
    <w:p w14:paraId="7FD2B49F" w14:textId="51683245" w:rsidR="006B62EB" w:rsidRDefault="006B62EB" w:rsidP="00FC5089">
      <w:pPr>
        <w:rPr>
          <w:lang w:val="en-US"/>
        </w:rPr>
      </w:pPr>
    </w:p>
    <w:p w14:paraId="255D5A4F" w14:textId="77777777" w:rsidR="006B62EB" w:rsidRPr="006B62EB" w:rsidRDefault="006B62EB" w:rsidP="00FC5089">
      <w:pPr>
        <w:rPr>
          <w:lang w:val="en-US"/>
        </w:rPr>
      </w:pPr>
    </w:p>
    <w:p w14:paraId="4F5026CD" w14:textId="233D26B2" w:rsidR="00D463E1" w:rsidRDefault="00D463E1">
      <w:pPr>
        <w:rPr>
          <w:lang w:val="en-US"/>
        </w:rPr>
      </w:pPr>
      <w:bookmarkStart w:id="135" w:name="OLE_LINK51"/>
      <w:bookmarkStart w:id="136" w:name="OLE_LINK52"/>
    </w:p>
    <w:p w14:paraId="7AFE9C89" w14:textId="7792E8D1" w:rsidR="00932F55" w:rsidRDefault="000E6D8B" w:rsidP="00932F55">
      <w:pPr>
        <w:pStyle w:val="Caption"/>
        <w:rPr>
          <w:b w:val="0"/>
          <w:bCs w:val="0"/>
          <w:color w:val="000000" w:themeColor="text1"/>
        </w:rPr>
      </w:pPr>
      <w:r>
        <w:rPr>
          <w:noProof/>
        </w:rPr>
        <w:lastRenderedPageBreak/>
        <w:drawing>
          <wp:anchor distT="0" distB="0" distL="114300" distR="114300" simplePos="0" relativeHeight="251766784" behindDoc="0" locked="0" layoutInCell="1" allowOverlap="1" wp14:anchorId="047F998D" wp14:editId="3C05562A">
            <wp:simplePos x="0" y="0"/>
            <wp:positionH relativeFrom="column">
              <wp:posOffset>197854</wp:posOffset>
            </wp:positionH>
            <wp:positionV relativeFrom="paragraph">
              <wp:posOffset>194310</wp:posOffset>
            </wp:positionV>
            <wp:extent cx="5825490" cy="5603875"/>
            <wp:effectExtent l="0" t="0" r="3810" b="0"/>
            <wp:wrapSquare wrapText="bothSides"/>
            <wp:docPr id="34"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7-1.pd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25490" cy="56038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47470">
        <w:t xml:space="preserve">       </w:t>
      </w:r>
      <w:r w:rsidR="0044314B" w:rsidRPr="00B455AE">
        <w:t xml:space="preserve">Table </w:t>
      </w:r>
      <w:bookmarkStart w:id="137" w:name="OLE_LINK31"/>
      <w:bookmarkStart w:id="138" w:name="OLE_LINK32"/>
      <w:r w:rsidR="0044314B" w:rsidRPr="00B455AE">
        <w:fldChar w:fldCharType="begin"/>
      </w:r>
      <w:r w:rsidR="0044314B" w:rsidRPr="00B455AE">
        <w:instrText xml:space="preserve"> SEQ Table \* ARABIC </w:instrText>
      </w:r>
      <w:r w:rsidR="0044314B" w:rsidRPr="00B455AE">
        <w:fldChar w:fldCharType="separate"/>
      </w:r>
      <w:r w:rsidR="0034685D">
        <w:rPr>
          <w:noProof/>
        </w:rPr>
        <w:t>5</w:t>
      </w:r>
      <w:r w:rsidR="0044314B" w:rsidRPr="00B455AE">
        <w:fldChar w:fldCharType="end"/>
      </w:r>
      <w:bookmarkStart w:id="139" w:name="OLE_LINK33"/>
      <w:bookmarkStart w:id="140" w:name="OLE_LINK34"/>
      <w:r w:rsidR="0044314B" w:rsidRPr="00B455AE">
        <w:t>:</w:t>
      </w:r>
      <w:r w:rsidR="0044314B">
        <w:t xml:space="preserve"> </w:t>
      </w:r>
      <w:r w:rsidR="0044314B">
        <w:rPr>
          <w:b w:val="0"/>
          <w:bCs w:val="0"/>
          <w:color w:val="000000" w:themeColor="text1"/>
        </w:rPr>
        <w:t xml:space="preserve">Risk factor </w:t>
      </w:r>
      <w:bookmarkStart w:id="141" w:name="OLE_LINK29"/>
      <w:bookmarkStart w:id="142" w:name="OLE_LINK30"/>
      <w:r w:rsidR="0044314B">
        <w:rPr>
          <w:b w:val="0"/>
          <w:bCs w:val="0"/>
          <w:color w:val="000000" w:themeColor="text1"/>
        </w:rPr>
        <w:t xml:space="preserve">analysis </w:t>
      </w:r>
      <w:bookmarkEnd w:id="139"/>
      <w:bookmarkEnd w:id="140"/>
      <w:r w:rsidR="0044314B">
        <w:rPr>
          <w:b w:val="0"/>
          <w:bCs w:val="0"/>
          <w:color w:val="000000" w:themeColor="text1"/>
        </w:rPr>
        <w:t>for seropositivity</w:t>
      </w:r>
      <w:r w:rsidR="00680DD2">
        <w:rPr>
          <w:b w:val="0"/>
          <w:bCs w:val="0"/>
          <w:color w:val="000000" w:themeColor="text1"/>
        </w:rPr>
        <w:t xml:space="preserve"> </w:t>
      </w:r>
      <w:bookmarkEnd w:id="141"/>
      <w:bookmarkEnd w:id="142"/>
      <w:r w:rsidR="00680DD2">
        <w:rPr>
          <w:b w:val="0"/>
          <w:bCs w:val="0"/>
          <w:color w:val="000000" w:themeColor="text1"/>
        </w:rPr>
        <w:t>among all participants</w:t>
      </w:r>
      <w:r w:rsidR="0091616E">
        <w:rPr>
          <w:b w:val="0"/>
          <w:bCs w:val="0"/>
          <w:color w:val="000000" w:themeColor="text1"/>
        </w:rPr>
        <w:t xml:space="preserve"> </w:t>
      </w:r>
      <w:r w:rsidR="00B11213">
        <w:rPr>
          <w:b w:val="0"/>
          <w:bCs w:val="0"/>
          <w:color w:val="000000" w:themeColor="text1"/>
        </w:rPr>
        <w:t>tested for antibodies</w:t>
      </w:r>
      <w:bookmarkStart w:id="143" w:name="OLE_LINK84"/>
      <w:bookmarkStart w:id="144" w:name="OLE_LINK85"/>
      <w:bookmarkStart w:id="145" w:name="OLE_LINK20"/>
      <w:bookmarkEnd w:id="137"/>
      <w:bookmarkEnd w:id="138"/>
      <w:r w:rsidR="009477C7">
        <w:rPr>
          <w:b w:val="0"/>
          <w:bCs w:val="0"/>
          <w:color w:val="000000" w:themeColor="text1"/>
        </w:rPr>
        <w:t>. n = 965</w:t>
      </w:r>
    </w:p>
    <w:p w14:paraId="628A57D4" w14:textId="4CF53F86" w:rsidR="000E6D8B" w:rsidRPr="000E6D8B" w:rsidRDefault="000E6D8B" w:rsidP="000E6D8B"/>
    <w:p w14:paraId="42AE112E" w14:textId="2D9E96E1" w:rsidR="00932F55" w:rsidRPr="00172239" w:rsidRDefault="008E1131" w:rsidP="00C47470">
      <w:pPr>
        <w:pStyle w:val="Caption"/>
        <w:ind w:left="426" w:right="572"/>
        <w:rPr>
          <w:b w:val="0"/>
          <w:bCs w:val="0"/>
          <w:color w:val="000000" w:themeColor="text1"/>
          <w:sz w:val="15"/>
          <w:szCs w:val="15"/>
          <w:lang w:val="en-US"/>
        </w:rPr>
      </w:pPr>
      <w:bookmarkStart w:id="146" w:name="OLE_LINK88"/>
      <w:bookmarkStart w:id="147" w:name="OLE_LINK89"/>
      <w:r w:rsidRPr="00172239">
        <w:rPr>
          <w:b w:val="0"/>
          <w:bCs w:val="0"/>
          <w:color w:val="000000" w:themeColor="text1"/>
          <w:sz w:val="15"/>
          <w:szCs w:val="15"/>
        </w:rPr>
        <w:t>OR: Odds ratio. Asterisks indicate</w:t>
      </w:r>
      <w:r w:rsidR="000B2361" w:rsidRPr="00172239">
        <w:rPr>
          <w:b w:val="0"/>
          <w:bCs w:val="0"/>
          <w:color w:val="000000" w:themeColor="text1"/>
          <w:sz w:val="15"/>
          <w:szCs w:val="15"/>
        </w:rPr>
        <w:t xml:space="preserve"> significance at a 0.05 alpha level.</w:t>
      </w:r>
      <w:r w:rsidRPr="00172239">
        <w:rPr>
          <w:b w:val="0"/>
          <w:bCs w:val="0"/>
          <w:color w:val="000000" w:themeColor="text1"/>
          <w:sz w:val="15"/>
          <w:szCs w:val="15"/>
        </w:rPr>
        <w:t xml:space="preserve"> </w:t>
      </w:r>
      <w:r w:rsidR="00C60616" w:rsidRPr="00172239">
        <w:rPr>
          <w:b w:val="0"/>
          <w:bCs w:val="0"/>
          <w:color w:val="000000" w:themeColor="text1"/>
          <w:sz w:val="15"/>
          <w:szCs w:val="15"/>
        </w:rPr>
        <w:t>4</w:t>
      </w:r>
      <w:r w:rsidR="000E6D8B">
        <w:rPr>
          <w:b w:val="0"/>
          <w:bCs w:val="0"/>
          <w:color w:val="000000" w:themeColor="text1"/>
          <w:sz w:val="15"/>
          <w:szCs w:val="15"/>
        </w:rPr>
        <w:t>1</w:t>
      </w:r>
      <w:r w:rsidR="00C60616" w:rsidRPr="00172239">
        <w:rPr>
          <w:b w:val="0"/>
          <w:bCs w:val="0"/>
          <w:color w:val="000000" w:themeColor="text1"/>
          <w:sz w:val="15"/>
          <w:szCs w:val="15"/>
        </w:rPr>
        <w:t xml:space="preserve"> individuals </w:t>
      </w:r>
      <w:r w:rsidR="00462274" w:rsidRPr="00172239">
        <w:rPr>
          <w:b w:val="0"/>
          <w:bCs w:val="0"/>
          <w:color w:val="000000" w:themeColor="text1"/>
          <w:sz w:val="15"/>
          <w:szCs w:val="15"/>
        </w:rPr>
        <w:t xml:space="preserve">(4%) </w:t>
      </w:r>
      <w:r w:rsidR="00367018" w:rsidRPr="00172239">
        <w:rPr>
          <w:b w:val="0"/>
          <w:bCs w:val="0"/>
          <w:color w:val="000000" w:themeColor="text1"/>
          <w:sz w:val="15"/>
          <w:szCs w:val="15"/>
        </w:rPr>
        <w:t xml:space="preserve">were dropped </w:t>
      </w:r>
      <w:r w:rsidR="00B07A55" w:rsidRPr="00172239">
        <w:rPr>
          <w:b w:val="0"/>
          <w:bCs w:val="0"/>
          <w:color w:val="000000" w:themeColor="text1"/>
          <w:sz w:val="15"/>
          <w:szCs w:val="15"/>
        </w:rPr>
        <w:t>due to variable missingness</w:t>
      </w:r>
      <w:r w:rsidR="008E34EC" w:rsidRPr="00172239">
        <w:rPr>
          <w:b w:val="0"/>
          <w:bCs w:val="0"/>
          <w:color w:val="000000" w:themeColor="text1"/>
          <w:sz w:val="15"/>
          <w:szCs w:val="15"/>
        </w:rPr>
        <w:t xml:space="preserve">. </w:t>
      </w:r>
      <w:r w:rsidR="001A7892" w:rsidRPr="00172239">
        <w:rPr>
          <w:b w:val="0"/>
          <w:bCs w:val="0"/>
          <w:color w:val="000000" w:themeColor="text1"/>
          <w:sz w:val="15"/>
          <w:szCs w:val="15"/>
        </w:rPr>
        <w:t xml:space="preserve">Recent contact indicates contact </w:t>
      </w:r>
      <w:r w:rsidR="006521BD" w:rsidRPr="00172239">
        <w:rPr>
          <w:b w:val="0"/>
          <w:bCs w:val="0"/>
          <w:color w:val="000000" w:themeColor="text1"/>
          <w:sz w:val="15"/>
          <w:szCs w:val="15"/>
        </w:rPr>
        <w:t>since March 1st, 202</w:t>
      </w:r>
      <w:r w:rsidR="006175E7" w:rsidRPr="00172239">
        <w:rPr>
          <w:b w:val="0"/>
          <w:bCs w:val="0"/>
          <w:color w:val="000000" w:themeColor="text1"/>
          <w:sz w:val="15"/>
          <w:szCs w:val="15"/>
        </w:rPr>
        <w:t>0</w:t>
      </w:r>
      <w:r w:rsidR="006521BD" w:rsidRPr="00172239">
        <w:rPr>
          <w:b w:val="0"/>
          <w:bCs w:val="0"/>
          <w:color w:val="000000" w:themeColor="text1"/>
          <w:sz w:val="15"/>
          <w:szCs w:val="15"/>
        </w:rPr>
        <w:t xml:space="preserve">. </w:t>
      </w:r>
      <w:r w:rsidR="007A00C1" w:rsidRPr="00172239">
        <w:rPr>
          <w:b w:val="0"/>
          <w:bCs w:val="0"/>
          <w:color w:val="000000" w:themeColor="text1"/>
          <w:sz w:val="15"/>
          <w:szCs w:val="15"/>
        </w:rPr>
        <w:t xml:space="preserve">A </w:t>
      </w:r>
      <w:r w:rsidR="00C23BCB" w:rsidRPr="00172239">
        <w:rPr>
          <w:b w:val="0"/>
          <w:bCs w:val="0"/>
          <w:color w:val="000000" w:themeColor="text1"/>
          <w:sz w:val="15"/>
          <w:szCs w:val="15"/>
        </w:rPr>
        <w:t>“</w:t>
      </w:r>
      <w:r w:rsidR="007A00C1" w:rsidRPr="00172239">
        <w:rPr>
          <w:b w:val="0"/>
          <w:bCs w:val="0"/>
          <w:color w:val="000000" w:themeColor="text1"/>
          <w:sz w:val="15"/>
          <w:szCs w:val="15"/>
        </w:rPr>
        <w:t>COVID case</w:t>
      </w:r>
      <w:r w:rsidR="00C23BCB" w:rsidRPr="00172239">
        <w:rPr>
          <w:b w:val="0"/>
          <w:bCs w:val="0"/>
          <w:color w:val="000000" w:themeColor="text1"/>
          <w:sz w:val="15"/>
          <w:szCs w:val="15"/>
        </w:rPr>
        <w:t xml:space="preserve">“ </w:t>
      </w:r>
      <w:r w:rsidR="007A00C1" w:rsidRPr="00172239">
        <w:rPr>
          <w:b w:val="0"/>
          <w:bCs w:val="0"/>
          <w:color w:val="000000" w:themeColor="text1"/>
          <w:sz w:val="15"/>
          <w:szCs w:val="15"/>
        </w:rPr>
        <w:t xml:space="preserve">is a confirmed </w:t>
      </w:r>
      <w:r w:rsidR="007A00C1" w:rsidRPr="00172239">
        <w:rPr>
          <w:b w:val="0"/>
          <w:bCs w:val="0"/>
          <w:i/>
          <w:iCs/>
          <w:color w:val="000000" w:themeColor="text1"/>
          <w:sz w:val="15"/>
          <w:szCs w:val="15"/>
        </w:rPr>
        <w:t>or</w:t>
      </w:r>
      <w:r w:rsidR="007A00C1" w:rsidRPr="00172239">
        <w:rPr>
          <w:b w:val="0"/>
          <w:bCs w:val="0"/>
          <w:color w:val="000000" w:themeColor="text1"/>
          <w:sz w:val="15"/>
          <w:szCs w:val="15"/>
        </w:rPr>
        <w:t xml:space="preserve"> suspected case. </w:t>
      </w:r>
      <w:bookmarkStart w:id="148" w:name="OLE_LINK68"/>
      <w:bookmarkStart w:id="149" w:name="OLE_LINK73"/>
      <w:r w:rsidR="00C23BCB" w:rsidRPr="00172239">
        <w:rPr>
          <w:b w:val="0"/>
          <w:bCs w:val="0"/>
          <w:color w:val="000000" w:themeColor="text1"/>
          <w:sz w:val="15"/>
          <w:szCs w:val="15"/>
        </w:rPr>
        <w:t xml:space="preserve">Variables that were not significant at a 0.10 </w:t>
      </w:r>
      <w:r w:rsidR="00161B49" w:rsidRPr="00172239">
        <w:rPr>
          <w:b w:val="0"/>
          <w:bCs w:val="0"/>
          <w:color w:val="000000" w:themeColor="text1"/>
          <w:sz w:val="15"/>
          <w:szCs w:val="15"/>
        </w:rPr>
        <w:t xml:space="preserve">alpha </w:t>
      </w:r>
      <w:r w:rsidR="00C23BCB" w:rsidRPr="00172239">
        <w:rPr>
          <w:b w:val="0"/>
          <w:bCs w:val="0"/>
          <w:color w:val="000000" w:themeColor="text1"/>
          <w:sz w:val="15"/>
          <w:szCs w:val="15"/>
        </w:rPr>
        <w:t>level, and</w:t>
      </w:r>
      <w:r w:rsidR="00F85006" w:rsidRPr="00172239">
        <w:rPr>
          <w:b w:val="0"/>
          <w:bCs w:val="0"/>
          <w:color w:val="000000" w:themeColor="text1"/>
          <w:sz w:val="15"/>
          <w:szCs w:val="15"/>
        </w:rPr>
        <w:t xml:space="preserve"> </w:t>
      </w:r>
      <w:r w:rsidR="00AC79DC">
        <w:rPr>
          <w:b w:val="0"/>
          <w:bCs w:val="0"/>
          <w:color w:val="000000" w:themeColor="text1"/>
          <w:sz w:val="15"/>
          <w:szCs w:val="15"/>
        </w:rPr>
        <w:t>which</w:t>
      </w:r>
      <w:r w:rsidR="00C23BCB" w:rsidRPr="00172239">
        <w:rPr>
          <w:b w:val="0"/>
          <w:bCs w:val="0"/>
          <w:color w:val="000000" w:themeColor="text1"/>
          <w:sz w:val="15"/>
          <w:szCs w:val="15"/>
        </w:rPr>
        <w:t xml:space="preserve"> were not controlled for</w:t>
      </w:r>
      <w:r w:rsidR="00AB41DA" w:rsidRPr="00172239">
        <w:rPr>
          <w:b w:val="0"/>
          <w:bCs w:val="0"/>
          <w:color w:val="000000" w:themeColor="text1"/>
          <w:sz w:val="15"/>
          <w:szCs w:val="15"/>
        </w:rPr>
        <w:t xml:space="preserve"> in the multivariate regression</w:t>
      </w:r>
      <w:r w:rsidR="00C23BCB" w:rsidRPr="00172239">
        <w:rPr>
          <w:b w:val="0"/>
          <w:bCs w:val="0"/>
          <w:color w:val="000000" w:themeColor="text1"/>
          <w:sz w:val="15"/>
          <w:szCs w:val="15"/>
        </w:rPr>
        <w:t xml:space="preserve"> include occupation, presence of comorbidities, breadwinner status, adherence to social distancing rules and </w:t>
      </w:r>
      <w:r w:rsidR="009E631F" w:rsidRPr="00172239">
        <w:rPr>
          <w:b w:val="0"/>
          <w:bCs w:val="0"/>
          <w:color w:val="000000" w:themeColor="text1"/>
          <w:sz w:val="15"/>
          <w:szCs w:val="15"/>
        </w:rPr>
        <w:t>presence of children</w:t>
      </w:r>
      <w:r w:rsidR="00C23BCB" w:rsidRPr="00172239">
        <w:rPr>
          <w:b w:val="0"/>
          <w:bCs w:val="0"/>
          <w:color w:val="000000" w:themeColor="text1"/>
          <w:sz w:val="15"/>
          <w:szCs w:val="15"/>
        </w:rPr>
        <w:t xml:space="preserve"> in the household.</w:t>
      </w:r>
      <w:bookmarkEnd w:id="148"/>
      <w:bookmarkEnd w:id="149"/>
    </w:p>
    <w:bookmarkEnd w:id="146"/>
    <w:bookmarkEnd w:id="147"/>
    <w:p w14:paraId="64579D44" w14:textId="77777777" w:rsidR="00E715E2" w:rsidRPr="00E715E2" w:rsidRDefault="00E715E2" w:rsidP="00E715E2"/>
    <w:bookmarkEnd w:id="135"/>
    <w:bookmarkEnd w:id="136"/>
    <w:bookmarkEnd w:id="143"/>
    <w:bookmarkEnd w:id="144"/>
    <w:bookmarkEnd w:id="145"/>
    <w:p w14:paraId="5D2EBEBA" w14:textId="77777777" w:rsidR="00BB7F4B" w:rsidRDefault="00BB7F4B">
      <w:pPr>
        <w:rPr>
          <w:b/>
          <w:color w:val="2C969C"/>
          <w:sz w:val="24"/>
          <w:szCs w:val="23"/>
          <w:highlight w:val="none"/>
        </w:rPr>
      </w:pPr>
      <w:r>
        <w:rPr>
          <w:sz w:val="24"/>
          <w:szCs w:val="23"/>
        </w:rPr>
        <w:br w:type="page"/>
      </w:r>
    </w:p>
    <w:p w14:paraId="386623DE" w14:textId="77777777" w:rsidR="006B62EB" w:rsidRDefault="006B62EB" w:rsidP="006B62EB">
      <w:pPr>
        <w:rPr>
          <w:lang w:val="en-US"/>
        </w:rPr>
      </w:pPr>
    </w:p>
    <w:p w14:paraId="1F62D956" w14:textId="77777777" w:rsidR="006B62EB" w:rsidRDefault="006B62EB" w:rsidP="006B62EB">
      <w:pPr>
        <w:rPr>
          <w:lang w:val="en-US"/>
        </w:rPr>
      </w:pPr>
    </w:p>
    <w:p w14:paraId="2E387888" w14:textId="77777777" w:rsidR="006B62EB" w:rsidRDefault="006B62EB" w:rsidP="006B62EB">
      <w:pPr>
        <w:pStyle w:val="Heading2"/>
        <w:jc w:val="left"/>
        <w:rPr>
          <w:sz w:val="24"/>
          <w:szCs w:val="23"/>
          <w:lang w:val="en-US"/>
        </w:rPr>
      </w:pPr>
      <w:r>
        <w:rPr>
          <w:noProof/>
        </w:rPr>
        <w:drawing>
          <wp:inline distT="0" distB="0" distL="0" distR="0" wp14:anchorId="6E10A8DD" wp14:editId="102B2405">
            <wp:extent cx="6306820" cy="6120245"/>
            <wp:effectExtent l="0" t="0" r="5080" b="1270"/>
            <wp:docPr id="3"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6-1.pdf"/>
                    <pic:cNvPicPr>
                      <a:picLocks noChangeAspect="1" noChangeArrowheads="1"/>
                    </pic:cNvPicPr>
                  </pic:nvPicPr>
                  <pic:blipFill rotWithShape="1">
                    <a:blip r:embed="rId15"/>
                    <a:srcRect b="8534"/>
                    <a:stretch/>
                  </pic:blipFill>
                  <pic:spPr bwMode="auto">
                    <a:xfrm>
                      <a:off x="0" y="0"/>
                      <a:ext cx="6312879" cy="612612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50" w:name="_Toc60353404"/>
    <w:p w14:paraId="4774CD67" w14:textId="77777777" w:rsidR="006B62EB" w:rsidRPr="007A690D" w:rsidRDefault="006B62EB" w:rsidP="006B62EB">
      <w:pPr>
        <w:rPr>
          <w:highlight w:val="none"/>
          <w:lang w:val="en-US"/>
        </w:rPr>
      </w:pPr>
      <w:r>
        <w:rPr>
          <w:noProof/>
        </w:rPr>
        <mc:AlternateContent>
          <mc:Choice Requires="wps">
            <w:drawing>
              <wp:anchor distT="0" distB="0" distL="114300" distR="114300" simplePos="0" relativeHeight="251773952" behindDoc="0" locked="0" layoutInCell="1" allowOverlap="1" wp14:anchorId="62117F7F" wp14:editId="5455275E">
                <wp:simplePos x="0" y="0"/>
                <wp:positionH relativeFrom="column">
                  <wp:posOffset>178955</wp:posOffset>
                </wp:positionH>
                <wp:positionV relativeFrom="paragraph">
                  <wp:posOffset>213129</wp:posOffset>
                </wp:positionV>
                <wp:extent cx="6480810"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6480810" cy="635"/>
                        </a:xfrm>
                        <a:prstGeom prst="rect">
                          <a:avLst/>
                        </a:prstGeom>
                        <a:solidFill>
                          <a:prstClr val="white"/>
                        </a:solidFill>
                        <a:ln>
                          <a:noFill/>
                        </a:ln>
                      </wps:spPr>
                      <wps:txbx>
                        <w:txbxContent>
                          <w:p w14:paraId="417ACEF8" w14:textId="70FE1B4A" w:rsidR="006B62EB" w:rsidRPr="00685077" w:rsidRDefault="006B62EB" w:rsidP="006B62EB">
                            <w:pPr>
                              <w:pStyle w:val="Caption"/>
                              <w:rPr>
                                <w:b w:val="0"/>
                                <w:bCs w:val="0"/>
                                <w:color w:val="000000" w:themeColor="text1"/>
                                <w:lang w:val="en-US"/>
                              </w:rPr>
                            </w:pPr>
                            <w:r>
                              <w:t xml:space="preserve">Figure </w:t>
                            </w:r>
                            <w:fldSimple w:instr=" SEQ Figure \* ARABIC ">
                              <w:r w:rsidR="00885B6F">
                                <w:rPr>
                                  <w:noProof/>
                                </w:rPr>
                                <w:t>3</w:t>
                              </w:r>
                            </w:fldSimple>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7F7F" id="Text Box 19" o:spid="_x0000_s1034" type="#_x0000_t202" style="position:absolute;margin-left:14.1pt;margin-top:16.8pt;width:510.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" stroked="f">
                <v:textbox style="mso-fit-shape-to-text:t" inset="0,0,0,0">
                  <w:txbxContent>
                    <w:p w14:paraId="417ACEF8" w14:textId="70FE1B4A" w:rsidR="006B62EB" w:rsidRPr="00685077" w:rsidRDefault="006B62EB" w:rsidP="006B62EB">
                      <w:pPr>
                        <w:pStyle w:val="Caption"/>
                        <w:rPr>
                          <w:b w:val="0"/>
                          <w:bCs w:val="0"/>
                          <w:color w:val="000000" w:themeColor="text1"/>
                          <w:lang w:val="en-US"/>
                        </w:rPr>
                      </w:pPr>
                      <w:r>
                        <w:t xml:space="preserve">Figure </w:t>
                      </w:r>
                      <w:r>
                        <w:fldChar w:fldCharType="begin"/>
                      </w:r>
                      <w:r>
                        <w:instrText xml:space="preserve"> SEQ Figure \* ARABIC </w:instrText>
                      </w:r>
                      <w:r>
                        <w:fldChar w:fldCharType="separate"/>
                      </w:r>
                      <w:r w:rsidR="00885B6F">
                        <w:rPr>
                          <w:noProof/>
                        </w:rPr>
                        <w:t>3</w:t>
                      </w:r>
                      <w:r>
                        <w:rPr>
                          <w:noProof/>
                        </w:rPr>
                        <w:fldChar w:fldCharType="end"/>
                      </w:r>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v:textbox>
                <w10:wrap type="square"/>
              </v:shape>
            </w:pict>
          </mc:Fallback>
        </mc:AlternateContent>
      </w:r>
      <w:bookmarkEnd w:id="150"/>
    </w:p>
    <w:p w14:paraId="66F8B3A5" w14:textId="77777777" w:rsidR="006B62EB" w:rsidRDefault="006B62EB" w:rsidP="006B62EB">
      <w:pPr>
        <w:rPr>
          <w:b/>
          <w:color w:val="2C969C"/>
          <w:sz w:val="24"/>
          <w:szCs w:val="23"/>
          <w:highlight w:val="none"/>
        </w:rPr>
      </w:pPr>
      <w:r>
        <w:rPr>
          <w:sz w:val="24"/>
          <w:szCs w:val="23"/>
        </w:rPr>
        <w:br w:type="page"/>
      </w:r>
    </w:p>
    <w:p w14:paraId="3B22E877" w14:textId="7AC7000F" w:rsidR="001C2E5F" w:rsidRPr="00885B6F" w:rsidRDefault="00E1309F" w:rsidP="00885B6F">
      <w:pPr>
        <w:pStyle w:val="Heading2"/>
        <w:rPr>
          <w:color w:val="auto"/>
          <w:sz w:val="19"/>
          <w:szCs w:val="18"/>
          <w:highlight w:val="white"/>
        </w:rPr>
      </w:pPr>
      <w:r>
        <w:lastRenderedPageBreak/>
        <w:t>COVID-19 related symptoms and treatment</w:t>
      </w:r>
    </w:p>
    <w:p w14:paraId="60280372" w14:textId="77777777" w:rsidR="00EE533F" w:rsidRDefault="00EE533F" w:rsidP="00585C8D">
      <w:pPr>
        <w:tabs>
          <w:tab w:val="left" w:pos="43"/>
          <w:tab w:val="left" w:pos="284"/>
        </w:tabs>
        <w:ind w:hanging="2"/>
        <w:rPr>
          <w:rFonts w:eastAsia="Arial" w:cs="Arial"/>
          <w:sz w:val="18"/>
          <w:szCs w:val="21"/>
        </w:rPr>
      </w:pPr>
    </w:p>
    <w:p w14:paraId="01718E30" w14:textId="20CFFB5B" w:rsidR="00D97293" w:rsidRPr="00EB7509" w:rsidRDefault="00A6341E" w:rsidP="00585C8D">
      <w:pPr>
        <w:tabs>
          <w:tab w:val="left" w:pos="43"/>
          <w:tab w:val="left" w:pos="284"/>
        </w:tabs>
        <w:ind w:hanging="2"/>
        <w:rPr>
          <w:rFonts w:eastAsia="Arial" w:cs="Arial"/>
          <w:sz w:val="18"/>
        </w:rPr>
      </w:pPr>
      <w:r>
        <w:rPr>
          <w:noProof/>
        </w:rPr>
        <mc:AlternateContent>
          <mc:Choice Requires="wps">
            <w:drawing>
              <wp:anchor distT="0" distB="0" distL="114300" distR="114300" simplePos="0" relativeHeight="251726848" behindDoc="0" locked="0" layoutInCell="1" allowOverlap="1" wp14:anchorId="51464462" wp14:editId="0BF66F33">
                <wp:simplePos x="0" y="0"/>
                <wp:positionH relativeFrom="column">
                  <wp:posOffset>417756</wp:posOffset>
                </wp:positionH>
                <wp:positionV relativeFrom="paragraph">
                  <wp:posOffset>3319817</wp:posOffset>
                </wp:positionV>
                <wp:extent cx="5856605" cy="635"/>
                <wp:effectExtent l="0" t="0" r="0" b="3810"/>
                <wp:wrapTopAndBottom/>
                <wp:docPr id="172" name="Text Box 172"/>
                <wp:cNvGraphicFramePr/>
                <a:graphic xmlns:a="http://schemas.openxmlformats.org/drawingml/2006/main">
                  <a:graphicData uri="http://schemas.microsoft.com/office/word/2010/wordprocessingShape">
                    <wps:wsp>
                      <wps:cNvSpPr txBox="1"/>
                      <wps:spPr>
                        <a:xfrm>
                          <a:off x="0" y="0"/>
                          <a:ext cx="5856605" cy="635"/>
                        </a:xfrm>
                        <a:prstGeom prst="rect">
                          <a:avLst/>
                        </a:prstGeom>
                        <a:solidFill>
                          <a:prstClr val="white"/>
                        </a:solidFill>
                        <a:ln>
                          <a:noFill/>
                        </a:ln>
                      </wps:spPr>
                      <wps:txbx>
                        <w:txbxContent>
                          <w:p w14:paraId="54AD260E" w14:textId="59711648" w:rsidR="004863C4" w:rsidRPr="00FB00FF" w:rsidRDefault="004863C4" w:rsidP="008213DB">
                            <w:pPr>
                              <w:pStyle w:val="Caption"/>
                              <w:rPr>
                                <w:b w:val="0"/>
                                <w:bCs w:val="0"/>
                                <w:color w:val="000000" w:themeColor="text1"/>
                              </w:rPr>
                            </w:pPr>
                            <w:r w:rsidRPr="008213DB">
                              <w:t xml:space="preserve">Figure </w:t>
                            </w:r>
                            <w:fldSimple w:instr=" SEQ Figure \* ARABIC ">
                              <w:r w:rsidR="0034685D">
                                <w:rPr>
                                  <w:noProof/>
                                </w:rPr>
                                <w:t>4</w:t>
                              </w:r>
                            </w:fldSimple>
                            <w:r w:rsidRPr="008213DB">
                              <w:t xml:space="preserve">: </w:t>
                            </w:r>
                            <w:r w:rsidRPr="00FB00FF">
                              <w:rPr>
                                <w:b w:val="0"/>
                                <w:bCs w:val="0"/>
                                <w:color w:val="000000" w:themeColor="text1"/>
                              </w:rPr>
                              <w:t>Common symptomatologies reported</w:t>
                            </w:r>
                            <w:r w:rsidR="00A6341E">
                              <w:rPr>
                                <w:b w:val="0"/>
                                <w:bCs w:val="0"/>
                                <w:color w:val="000000" w:themeColor="text1"/>
                              </w:rPr>
                              <w:t xml:space="preserve">. Denominator of percentages is all </w:t>
                            </w:r>
                            <w:r w:rsidR="00D901D3">
                              <w:rPr>
                                <w:b w:val="0"/>
                                <w:bCs w:val="0"/>
                                <w:color w:val="000000" w:themeColor="text1"/>
                              </w:rPr>
                              <w:t xml:space="preserve">1007 </w:t>
                            </w:r>
                            <w:r w:rsidR="00A6341E">
                              <w:rPr>
                                <w:b w:val="0"/>
                                <w:bCs w:val="0"/>
                                <w:color w:val="000000" w:themeColor="text1"/>
                              </w:rPr>
                              <w:t>respondents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464462" id="Text Box 172" o:spid="_x0000_s1035" type="#_x0000_t202" style="position:absolute;margin-left:32.9pt;margin-top:261.4pt;width:461.15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" stroked="f">
                <v:textbox style="mso-fit-shape-to-text:t" inset="0,0,0,0">
                  <w:txbxContent>
                    <w:p w14:paraId="54AD260E" w14:textId="59711648" w:rsidR="004863C4" w:rsidRPr="00FB00FF" w:rsidRDefault="004863C4" w:rsidP="008213DB">
                      <w:pPr>
                        <w:pStyle w:val="Caption"/>
                        <w:rPr>
                          <w:b w:val="0"/>
                          <w:bCs w:val="0"/>
                          <w:color w:val="000000" w:themeColor="text1"/>
                        </w:rPr>
                      </w:pPr>
                      <w:r w:rsidRPr="008213DB">
                        <w:t xml:space="preserve">Figure </w:t>
                      </w:r>
                      <w:r w:rsidR="005D3CEF">
                        <w:fldChar w:fldCharType="begin"/>
                      </w:r>
                      <w:r w:rsidR="005D3CEF">
                        <w:instrText xml:space="preserve"> SEQ Figure \* ARABIC </w:instrText>
                      </w:r>
                      <w:r w:rsidR="005D3CEF">
                        <w:fldChar w:fldCharType="separate"/>
                      </w:r>
                      <w:r w:rsidR="0034685D">
                        <w:rPr>
                          <w:noProof/>
                        </w:rPr>
                        <w:t>4</w:t>
                      </w:r>
                      <w:r w:rsidR="005D3CEF">
                        <w:rPr>
                          <w:noProof/>
                        </w:rPr>
                        <w:fldChar w:fldCharType="end"/>
                      </w:r>
                      <w:r w:rsidRPr="008213DB">
                        <w:t xml:space="preserve">: </w:t>
                      </w:r>
                      <w:r w:rsidRPr="00FB00FF">
                        <w:rPr>
                          <w:b w:val="0"/>
                          <w:bCs w:val="0"/>
                          <w:color w:val="000000" w:themeColor="text1"/>
                        </w:rPr>
                        <w:t>Common symptomatologies reported</w:t>
                      </w:r>
                      <w:r w:rsidR="00A6341E">
                        <w:rPr>
                          <w:b w:val="0"/>
                          <w:bCs w:val="0"/>
                          <w:color w:val="000000" w:themeColor="text1"/>
                        </w:rPr>
                        <w:t xml:space="preserve">. Denominator of percentages is all </w:t>
                      </w:r>
                      <w:r w:rsidR="00D901D3">
                        <w:rPr>
                          <w:b w:val="0"/>
                          <w:bCs w:val="0"/>
                          <w:color w:val="000000" w:themeColor="text1"/>
                        </w:rPr>
                        <w:t xml:space="preserve">1007 </w:t>
                      </w:r>
                      <w:r w:rsidR="00A6341E">
                        <w:rPr>
                          <w:b w:val="0"/>
                          <w:bCs w:val="0"/>
                          <w:color w:val="000000" w:themeColor="text1"/>
                        </w:rPr>
                        <w:t>respondents</w:t>
                      </w:r>
                    </w:p>
                  </w:txbxContent>
                </v:textbox>
                <w10:wrap type="topAndBottom"/>
              </v:shape>
            </w:pict>
          </mc:Fallback>
        </mc:AlternateContent>
      </w:r>
      <w:r w:rsidR="00994873" w:rsidRPr="001E7519">
        <w:rPr>
          <w:noProof/>
          <w:sz w:val="18"/>
          <w:szCs w:val="16"/>
        </w:rPr>
        <w:drawing>
          <wp:anchor distT="0" distB="0" distL="114300" distR="114300" simplePos="0" relativeHeight="251724800" behindDoc="0" locked="0" layoutInCell="1" allowOverlap="1" wp14:anchorId="62B87279" wp14:editId="5C0EE722">
            <wp:simplePos x="0" y="0"/>
            <wp:positionH relativeFrom="column">
              <wp:posOffset>237148</wp:posOffset>
            </wp:positionH>
            <wp:positionV relativeFrom="paragraph">
              <wp:posOffset>407670</wp:posOffset>
            </wp:positionV>
            <wp:extent cx="5554980" cy="284670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54980" cy="2846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97293" w:rsidRPr="001E7519">
        <w:rPr>
          <w:rFonts w:eastAsia="Arial" w:cs="Arial"/>
          <w:sz w:val="18"/>
          <w:szCs w:val="21"/>
        </w:rPr>
        <w:t>Th</w:t>
      </w:r>
      <w:r w:rsidR="00D97293" w:rsidRPr="00EB7509">
        <w:rPr>
          <w:rFonts w:eastAsia="Arial" w:cs="Arial"/>
          <w:sz w:val="18"/>
        </w:rPr>
        <w:t>ree hundred and two (30%) respondents reported having at least one symptom compatible with SARS-CoV-2 infection (frequency of symptoms is reported in Figure 1).</w:t>
      </w:r>
      <w:r w:rsidR="00590A47">
        <w:rPr>
          <w:rFonts w:eastAsia="Arial" w:cs="Arial"/>
          <w:sz w:val="18"/>
        </w:rPr>
        <w:t xml:space="preserve"> </w:t>
      </w:r>
    </w:p>
    <w:p w14:paraId="2F34397F" w14:textId="65EA975E" w:rsidR="005402AD" w:rsidRPr="00EB7509" w:rsidRDefault="009140E7" w:rsidP="00585C8D">
      <w:pPr>
        <w:rPr>
          <w:sz w:val="18"/>
        </w:rPr>
      </w:pPr>
      <w:r>
        <w:rPr>
          <w:noProof/>
        </w:rPr>
        <w:drawing>
          <wp:anchor distT="0" distB="0" distL="114300" distR="114300" simplePos="0" relativeHeight="251767808" behindDoc="0" locked="0" layoutInCell="1" allowOverlap="1" wp14:anchorId="56D978AC" wp14:editId="18C2F8A0">
            <wp:simplePos x="0" y="0"/>
            <wp:positionH relativeFrom="column">
              <wp:posOffset>4111584</wp:posOffset>
            </wp:positionH>
            <wp:positionV relativeFrom="paragraph">
              <wp:posOffset>3247308</wp:posOffset>
            </wp:positionV>
            <wp:extent cx="2552700" cy="387858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9-1.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6075"/>
                    <a:stretch/>
                  </pic:blipFill>
                  <pic:spPr bwMode="auto">
                    <a:xfrm>
                      <a:off x="0" y="0"/>
                      <a:ext cx="2552700" cy="3878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24CEC" w14:textId="59945B01" w:rsidR="00512EC5" w:rsidRPr="00EB7509" w:rsidRDefault="00776DA5" w:rsidP="00BB7F4B">
      <w:r w:rsidRPr="00EB7509">
        <w:t xml:space="preserve">Among those who were </w:t>
      </w:r>
      <w:r w:rsidR="00E76E6D">
        <w:t xml:space="preserve">IgG </w:t>
      </w:r>
      <w:r w:rsidRPr="00EB7509">
        <w:t>seropositive, the most common</w:t>
      </w:r>
      <w:r w:rsidR="0022461B" w:rsidRPr="00EB7509">
        <w:t xml:space="preserve"> symptom</w:t>
      </w:r>
      <w:r w:rsidR="004954D4" w:rsidRPr="00EB7509">
        <w:t>s</w:t>
      </w:r>
      <w:r w:rsidR="0022461B" w:rsidRPr="00EB7509">
        <w:t xml:space="preserve"> reported </w:t>
      </w:r>
      <w:r w:rsidR="000C0A46" w:rsidRPr="00EB7509">
        <w:t>were fever</w:t>
      </w:r>
      <w:r w:rsidR="00512EC5" w:rsidRPr="00EB7509">
        <w:t xml:space="preserve"> (18.</w:t>
      </w:r>
      <w:r w:rsidR="005778F4">
        <w:t>5</w:t>
      </w:r>
      <w:r w:rsidR="00512EC5" w:rsidRPr="00EB7509">
        <w:t>%)</w:t>
      </w:r>
      <w:r w:rsidR="000C0A46" w:rsidRPr="00EB7509">
        <w:t>, headache</w:t>
      </w:r>
      <w:r w:rsidR="00512EC5" w:rsidRPr="00EB7509">
        <w:t xml:space="preserve"> (1</w:t>
      </w:r>
      <w:r w:rsidR="008B3F1D">
        <w:t>7.5</w:t>
      </w:r>
      <w:r w:rsidR="00512EC5" w:rsidRPr="00EB7509">
        <w:t>%)</w:t>
      </w:r>
      <w:r w:rsidR="00383A39">
        <w:t xml:space="preserve">, </w:t>
      </w:r>
      <w:r w:rsidR="000C0A46" w:rsidRPr="00EB7509">
        <w:t>cough</w:t>
      </w:r>
      <w:r w:rsidR="00B6107B" w:rsidRPr="00EB7509">
        <w:t xml:space="preserve"> (</w:t>
      </w:r>
      <w:r w:rsidR="00512EC5" w:rsidRPr="00EB7509">
        <w:t>1</w:t>
      </w:r>
      <w:r w:rsidR="00D005B8">
        <w:t>7.9</w:t>
      </w:r>
      <w:r w:rsidR="00512EC5" w:rsidRPr="00EB7509">
        <w:t>%)</w:t>
      </w:r>
      <w:r w:rsidR="006E0E6F">
        <w:t xml:space="preserve"> and runny/stuffy nose (1</w:t>
      </w:r>
      <w:r w:rsidR="00DC3D1A">
        <w:t>2</w:t>
      </w:r>
      <w:r w:rsidR="006E0E6F">
        <w:t>.</w:t>
      </w:r>
      <w:r w:rsidR="00DC3D1A">
        <w:t>3</w:t>
      </w:r>
      <w:r w:rsidR="006E0E6F">
        <w:t>%)</w:t>
      </w:r>
      <w:r w:rsidR="00501FFE" w:rsidRPr="00EB7509">
        <w:t xml:space="preserve">, and </w:t>
      </w:r>
      <w:r w:rsidR="00FA3D5A" w:rsidRPr="00EB7509">
        <w:t xml:space="preserve">all </w:t>
      </w:r>
      <w:r w:rsidR="006E0E6F">
        <w:t xml:space="preserve">four </w:t>
      </w:r>
      <w:r w:rsidR="001C41D8" w:rsidRPr="00EB7509">
        <w:t xml:space="preserve">were significantly more common </w:t>
      </w:r>
      <w:r w:rsidR="00F674DB" w:rsidRPr="00EB7509">
        <w:t xml:space="preserve">in seropositive </w:t>
      </w:r>
      <w:r w:rsidR="009D3572" w:rsidRPr="00EB7509">
        <w:t>than in</w:t>
      </w:r>
      <w:r w:rsidR="00F674DB" w:rsidRPr="00EB7509">
        <w:t xml:space="preserve"> seronegative individuals</w:t>
      </w:r>
      <w:r w:rsidR="000A7E69" w:rsidRPr="00EB7509">
        <w:t xml:space="preserve"> (Figure </w:t>
      </w:r>
      <w:r w:rsidR="001B34A6" w:rsidRPr="00EB7509">
        <w:t>4)</w:t>
      </w:r>
      <w:r w:rsidR="00F674DB" w:rsidRPr="00EB7509">
        <w:t xml:space="preserve">. </w:t>
      </w:r>
      <w:r w:rsidR="00F71493" w:rsidRPr="00EB7509">
        <w:t xml:space="preserve">Surprisingly, </w:t>
      </w:r>
      <w:r w:rsidR="004954D4" w:rsidRPr="00EB7509">
        <w:t>agnosia or ageusia was only</w:t>
      </w:r>
      <w:r w:rsidR="0017303E" w:rsidRPr="00EB7509">
        <w:t xml:space="preserve"> experience</w:t>
      </w:r>
      <w:r w:rsidR="00EE7C08" w:rsidRPr="00EB7509">
        <w:t xml:space="preserve">d by </w:t>
      </w:r>
      <w:r w:rsidR="00CE7895" w:rsidRPr="00EB7509">
        <w:t>4</w:t>
      </w:r>
      <w:r w:rsidR="00A73CCE">
        <w:t>.3</w:t>
      </w:r>
      <w:r w:rsidR="00CE7895" w:rsidRPr="00EB7509">
        <w:t>%</w:t>
      </w:r>
      <w:r w:rsidR="00CC3C0A" w:rsidRPr="00EB7509">
        <w:t xml:space="preserve"> of the seropositive</w:t>
      </w:r>
      <w:r w:rsidR="00293059" w:rsidRPr="00EB7509">
        <w:t xml:space="preserve"> </w:t>
      </w:r>
      <w:bookmarkStart w:id="151" w:name="OLE_LINK82"/>
      <w:bookmarkStart w:id="152" w:name="OLE_LINK83"/>
      <w:r w:rsidR="003D0F3E" w:rsidRPr="00EB7509">
        <w:t>respondents</w:t>
      </w:r>
      <w:r w:rsidR="00BB1ACF" w:rsidRPr="00EB7509">
        <w:t xml:space="preserve"> </w:t>
      </w:r>
      <w:bookmarkEnd w:id="151"/>
      <w:bookmarkEnd w:id="152"/>
      <w:r w:rsidR="00BB1ACF" w:rsidRPr="00EB7509">
        <w:t xml:space="preserve">(and </w:t>
      </w:r>
      <w:r w:rsidR="00F42073">
        <w:t>1.9</w:t>
      </w:r>
      <w:r w:rsidR="00BB1ACF" w:rsidRPr="00EB7509">
        <w:t>% of seronegative</w:t>
      </w:r>
      <w:r w:rsidR="00352332" w:rsidRPr="00EB7509">
        <w:t xml:space="preserve"> </w:t>
      </w:r>
      <w:r w:rsidR="003D0F3E" w:rsidRPr="00EB7509">
        <w:t>respondents</w:t>
      </w:r>
      <w:r w:rsidR="00BB1ACF" w:rsidRPr="00EB7509">
        <w:t>)</w:t>
      </w:r>
      <w:r w:rsidR="003D0F3E" w:rsidRPr="00EB7509">
        <w:t>.</w:t>
      </w:r>
      <w:r w:rsidR="00BB1ACF" w:rsidRPr="00EB7509">
        <w:t xml:space="preserve"> </w:t>
      </w:r>
    </w:p>
    <w:p w14:paraId="17430AE2" w14:textId="782213C7" w:rsidR="00512EC5" w:rsidRPr="00EB7509" w:rsidRDefault="00512EC5" w:rsidP="00585C8D">
      <w:pPr>
        <w:rPr>
          <w:sz w:val="18"/>
        </w:rPr>
      </w:pPr>
    </w:p>
    <w:p w14:paraId="4AB25C89" w14:textId="27FC7C08" w:rsidR="002E43FD" w:rsidRPr="00606A20" w:rsidRDefault="00001E42" w:rsidP="00E76E6D">
      <w:pPr>
        <w:rPr>
          <w:szCs w:val="19"/>
        </w:rPr>
      </w:pPr>
      <w:r>
        <w:t xml:space="preserve">About 83% of respondents with symptoms reported that those symptoms were of moderate severity. </w:t>
      </w:r>
      <w:r w:rsidR="008121C5">
        <w:t xml:space="preserve">But for </w:t>
      </w:r>
      <w:r w:rsidR="002E43FD" w:rsidRPr="00EB7509">
        <w:t>44</w:t>
      </w:r>
      <w:r w:rsidR="009C4DB3">
        <w:t xml:space="preserve"> individuals</w:t>
      </w:r>
      <w:r w:rsidR="002E43FD" w:rsidRPr="00EB7509">
        <w:t xml:space="preserve"> (15%</w:t>
      </w:r>
      <w:r w:rsidR="006D3356">
        <w:t xml:space="preserve"> of those with symptoms</w:t>
      </w:r>
      <w:r w:rsidR="002E43FD" w:rsidRPr="00EB7509">
        <w:t xml:space="preserve">) </w:t>
      </w:r>
      <w:r w:rsidR="00A43A74">
        <w:t xml:space="preserve">the symptoms </w:t>
      </w:r>
      <w:r w:rsidR="002E43FD" w:rsidRPr="00EB7509">
        <w:t>were</w:t>
      </w:r>
      <w:r w:rsidR="00BE6198">
        <w:t xml:space="preserve"> considered</w:t>
      </w:r>
      <w:r w:rsidR="002E43FD" w:rsidRPr="00EB7509">
        <w:t xml:space="preserve"> severe</w:t>
      </w:r>
      <w:r w:rsidR="008121C5">
        <w:t xml:space="preserve">. Only </w:t>
      </w:r>
      <w:r w:rsidR="002E43FD" w:rsidRPr="00EB7509">
        <w:t xml:space="preserve">75 </w:t>
      </w:r>
      <w:r w:rsidR="00E672AE">
        <w:t>indivi</w:t>
      </w:r>
      <w:r w:rsidR="00E672AE" w:rsidRPr="00606A20">
        <w:rPr>
          <w:szCs w:val="19"/>
        </w:rPr>
        <w:t xml:space="preserve">duals </w:t>
      </w:r>
      <w:r w:rsidR="002E43FD" w:rsidRPr="00606A20">
        <w:rPr>
          <w:szCs w:val="19"/>
        </w:rPr>
        <w:t>(7%) sought medical attention; the majority (62%) used self-medication on the advice of a member of the family or a significant other</w:t>
      </w:r>
      <w:r w:rsidR="00606A20" w:rsidRPr="00606A20">
        <w:rPr>
          <w:szCs w:val="19"/>
        </w:rPr>
        <w:t>.</w:t>
      </w:r>
    </w:p>
    <w:p w14:paraId="3794D939" w14:textId="38937303" w:rsidR="002E43FD" w:rsidRPr="00606A20" w:rsidRDefault="002E43FD" w:rsidP="00585C8D">
      <w:pPr>
        <w:tabs>
          <w:tab w:val="left" w:pos="43"/>
          <w:tab w:val="left" w:pos="284"/>
        </w:tabs>
        <w:ind w:hanging="2"/>
        <w:rPr>
          <w:rFonts w:eastAsia="Arial" w:cs="Arial"/>
          <w:i/>
          <w:iCs/>
          <w:szCs w:val="19"/>
        </w:rPr>
      </w:pPr>
    </w:p>
    <w:p w14:paraId="04C5F8DB" w14:textId="17B54CB7" w:rsidR="00E91290" w:rsidRPr="00606A20" w:rsidRDefault="00E91290" w:rsidP="000F1911">
      <w:pPr>
        <w:tabs>
          <w:tab w:val="left" w:pos="43"/>
          <w:tab w:val="left" w:pos="284"/>
        </w:tabs>
        <w:ind w:hanging="2"/>
        <w:rPr>
          <w:rFonts w:eastAsia="Arial" w:cs="Arial"/>
          <w:szCs w:val="19"/>
        </w:rPr>
      </w:pPr>
    </w:p>
    <w:p w14:paraId="3FE8F9DC" w14:textId="580F5E11" w:rsidR="00E91290" w:rsidRPr="00606A20" w:rsidRDefault="00E91290" w:rsidP="005713C8">
      <w:pPr>
        <w:tabs>
          <w:tab w:val="left" w:pos="43"/>
          <w:tab w:val="left" w:pos="284"/>
        </w:tabs>
        <w:ind w:hanging="2"/>
        <w:rPr>
          <w:rFonts w:eastAsia="Arial" w:cs="Arial"/>
          <w:szCs w:val="19"/>
        </w:rPr>
      </w:pPr>
      <w:bookmarkStart w:id="153" w:name="OLE_LINK10"/>
      <w:bookmarkStart w:id="154" w:name="OLE_LINK11"/>
    </w:p>
    <w:p w14:paraId="609892FB" w14:textId="584B9B19" w:rsidR="00FC0871" w:rsidRPr="00606A20" w:rsidRDefault="00FC0871" w:rsidP="005713C8">
      <w:pPr>
        <w:tabs>
          <w:tab w:val="left" w:pos="43"/>
          <w:tab w:val="left" w:pos="284"/>
        </w:tabs>
        <w:ind w:hanging="2"/>
        <w:rPr>
          <w:rFonts w:eastAsia="Arial" w:cs="Arial"/>
          <w:szCs w:val="19"/>
        </w:rPr>
      </w:pPr>
    </w:p>
    <w:p w14:paraId="6789E7D8" w14:textId="4D46D302" w:rsidR="00FC0871" w:rsidRPr="00606A20" w:rsidRDefault="00FC0871" w:rsidP="005713C8">
      <w:pPr>
        <w:tabs>
          <w:tab w:val="left" w:pos="43"/>
          <w:tab w:val="left" w:pos="284"/>
        </w:tabs>
        <w:ind w:hanging="2"/>
        <w:rPr>
          <w:rFonts w:eastAsia="Arial" w:cs="Arial"/>
          <w:szCs w:val="19"/>
        </w:rPr>
      </w:pPr>
    </w:p>
    <w:p w14:paraId="3119C300" w14:textId="623F4DCB" w:rsidR="00FC0871" w:rsidRPr="00606A20" w:rsidRDefault="00FC0871" w:rsidP="005713C8">
      <w:pPr>
        <w:tabs>
          <w:tab w:val="left" w:pos="43"/>
          <w:tab w:val="left" w:pos="284"/>
        </w:tabs>
        <w:ind w:hanging="2"/>
        <w:rPr>
          <w:rFonts w:eastAsia="Arial" w:cs="Arial"/>
          <w:szCs w:val="19"/>
        </w:rPr>
      </w:pPr>
    </w:p>
    <w:p w14:paraId="0423DA0D" w14:textId="015B8B26" w:rsidR="00FC0871" w:rsidRPr="00606A20" w:rsidRDefault="00FC0871" w:rsidP="005713C8">
      <w:pPr>
        <w:tabs>
          <w:tab w:val="left" w:pos="43"/>
          <w:tab w:val="left" w:pos="284"/>
        </w:tabs>
        <w:ind w:hanging="2"/>
        <w:rPr>
          <w:rFonts w:eastAsia="Arial" w:cs="Arial"/>
          <w:szCs w:val="19"/>
        </w:rPr>
      </w:pPr>
    </w:p>
    <w:p w14:paraId="2FF5D333" w14:textId="214CBBCF" w:rsidR="00FC0871" w:rsidRPr="00606A20" w:rsidRDefault="00606A20" w:rsidP="005713C8">
      <w:pPr>
        <w:tabs>
          <w:tab w:val="left" w:pos="43"/>
          <w:tab w:val="left" w:pos="284"/>
        </w:tabs>
        <w:ind w:hanging="2"/>
        <w:rPr>
          <w:rFonts w:eastAsia="Arial" w:cs="Arial"/>
          <w:szCs w:val="19"/>
        </w:rPr>
      </w:pPr>
      <w:r w:rsidRPr="00606A20">
        <w:rPr>
          <w:noProof/>
          <w:szCs w:val="19"/>
        </w:rPr>
        <mc:AlternateContent>
          <mc:Choice Requires="wps">
            <w:drawing>
              <wp:anchor distT="0" distB="0" distL="114300" distR="114300" simplePos="0" relativeHeight="251729920" behindDoc="0" locked="0" layoutInCell="1" allowOverlap="1" wp14:anchorId="5AAA47CC" wp14:editId="7BB64A91">
                <wp:simplePos x="0" y="0"/>
                <wp:positionH relativeFrom="column">
                  <wp:posOffset>4331970</wp:posOffset>
                </wp:positionH>
                <wp:positionV relativeFrom="paragraph">
                  <wp:posOffset>18415</wp:posOffset>
                </wp:positionV>
                <wp:extent cx="2484120" cy="559435"/>
                <wp:effectExtent l="0" t="0" r="5080" b="0"/>
                <wp:wrapSquare wrapText="bothSides"/>
                <wp:docPr id="174" name="Text Box 174"/>
                <wp:cNvGraphicFramePr/>
                <a:graphic xmlns:a="http://schemas.openxmlformats.org/drawingml/2006/main">
                  <a:graphicData uri="http://schemas.microsoft.com/office/word/2010/wordprocessingShape">
                    <wps:wsp>
                      <wps:cNvSpPr txBox="1"/>
                      <wps:spPr>
                        <a:xfrm>
                          <a:off x="0" y="0"/>
                          <a:ext cx="2484120" cy="559435"/>
                        </a:xfrm>
                        <a:prstGeom prst="rect">
                          <a:avLst/>
                        </a:prstGeom>
                        <a:solidFill>
                          <a:prstClr val="white"/>
                        </a:solidFill>
                        <a:ln>
                          <a:noFill/>
                        </a:ln>
                      </wps:spPr>
                      <wps:txbx>
                        <w:txbxContent>
                          <w:p w14:paraId="23B224E4" w14:textId="4BE85C4B" w:rsidR="004863C4" w:rsidRPr="00FB00FF" w:rsidRDefault="004863C4" w:rsidP="008213DB">
                            <w:pPr>
                              <w:pStyle w:val="Caption"/>
                              <w:rPr>
                                <w:rFonts w:ascii="Open Sans" w:eastAsia="Arial" w:hAnsi="Open Sans" w:cs="Arial"/>
                                <w:b w:val="0"/>
                                <w:bCs w:val="0"/>
                                <w:noProof/>
                                <w:color w:val="000000" w:themeColor="text1"/>
                                <w:sz w:val="18"/>
                              </w:rPr>
                            </w:pPr>
                            <w:r>
                              <w:t xml:space="preserve">Figure </w:t>
                            </w:r>
                            <w:fldSimple w:instr=" SEQ Figure \* ARABIC ">
                              <w:r w:rsidR="0034685D">
                                <w:rPr>
                                  <w:noProof/>
                                </w:rPr>
                                <w:t>5</w:t>
                              </w:r>
                            </w:fldSimple>
                            <w:r>
                              <w:t xml:space="preserve">: </w:t>
                            </w:r>
                            <w:r w:rsidRPr="00FB00FF">
                              <w:rPr>
                                <w:b w:val="0"/>
                                <w:bCs w:val="0"/>
                                <w:color w:val="000000" w:themeColor="text1"/>
                              </w:rPr>
                              <w:t xml:space="preserve">Frequency of symptoms among </w:t>
                            </w:r>
                            <w:r w:rsidR="00885B6F">
                              <w:rPr>
                                <w:b w:val="0"/>
                                <w:bCs w:val="0"/>
                                <w:color w:val="000000" w:themeColor="text1"/>
                              </w:rPr>
                              <w:t xml:space="preserve"> IgG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w:t>
                            </w:r>
                            <w:r w:rsidR="00E9541D">
                              <w:rPr>
                                <w:b w:val="0"/>
                                <w:bCs w:val="0"/>
                                <w:color w:val="000000" w:themeColor="text1"/>
                              </w:rPr>
                              <w:t>5</w:t>
                            </w:r>
                            <w:r w:rsidRPr="00FB00FF">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A47CC" id="Text Box 174" o:spid="_x0000_s1036" type="#_x0000_t202" style="position:absolute;margin-left:341.1pt;margin-top:1.45pt;width:195.6pt;height:44.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" stroked="f">
                <v:textbox style="mso-fit-shape-to-text:t" inset="0,0,0,0">
                  <w:txbxContent>
                    <w:p w14:paraId="23B224E4" w14:textId="4BE85C4B" w:rsidR="004863C4" w:rsidRPr="00FB00FF" w:rsidRDefault="004863C4" w:rsidP="008213DB">
                      <w:pPr>
                        <w:pStyle w:val="Caption"/>
                        <w:rPr>
                          <w:rFonts w:ascii="Open Sans" w:eastAsia="Arial" w:hAnsi="Open Sans" w:cs="Arial"/>
                          <w:b w:val="0"/>
                          <w:bCs w:val="0"/>
                          <w:noProof/>
                          <w:color w:val="000000" w:themeColor="text1"/>
                          <w:sz w:val="18"/>
                        </w:rPr>
                      </w:pPr>
                      <w:r>
                        <w:t xml:space="preserve">Figure </w:t>
                      </w:r>
                      <w:r w:rsidR="005D3CEF">
                        <w:fldChar w:fldCharType="begin"/>
                      </w:r>
                      <w:r w:rsidR="005D3CEF">
                        <w:instrText xml:space="preserve"> SEQ Figure \* ARABIC </w:instrText>
                      </w:r>
                      <w:r w:rsidR="005D3CEF">
                        <w:fldChar w:fldCharType="separate"/>
                      </w:r>
                      <w:r w:rsidR="0034685D">
                        <w:rPr>
                          <w:noProof/>
                        </w:rPr>
                        <w:t>5</w:t>
                      </w:r>
                      <w:r w:rsidR="005D3CEF">
                        <w:rPr>
                          <w:noProof/>
                        </w:rPr>
                        <w:fldChar w:fldCharType="end"/>
                      </w:r>
                      <w:r>
                        <w:t xml:space="preserve">: </w:t>
                      </w:r>
                      <w:r w:rsidRPr="00FB00FF">
                        <w:rPr>
                          <w:b w:val="0"/>
                          <w:bCs w:val="0"/>
                          <w:color w:val="000000" w:themeColor="text1"/>
                        </w:rPr>
                        <w:t xml:space="preserve">Frequency of symptoms among </w:t>
                      </w:r>
                      <w:r w:rsidR="00885B6F">
                        <w:rPr>
                          <w:b w:val="0"/>
                          <w:bCs w:val="0"/>
                          <w:color w:val="000000" w:themeColor="text1"/>
                        </w:rPr>
                        <w:t xml:space="preserve"> IgG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w:t>
                      </w:r>
                      <w:r w:rsidR="00E9541D">
                        <w:rPr>
                          <w:b w:val="0"/>
                          <w:bCs w:val="0"/>
                          <w:color w:val="000000" w:themeColor="text1"/>
                        </w:rPr>
                        <w:t>5</w:t>
                      </w:r>
                      <w:r w:rsidRPr="00FB00FF">
                        <w:rPr>
                          <w:b w:val="0"/>
                          <w:bCs w:val="0"/>
                          <w:color w:val="000000" w:themeColor="text1"/>
                        </w:rPr>
                        <w:t xml:space="preserve"> </w:t>
                      </w:r>
                    </w:p>
                  </w:txbxContent>
                </v:textbox>
                <w10:wrap type="square"/>
              </v:shape>
            </w:pict>
          </mc:Fallback>
        </mc:AlternateContent>
      </w:r>
    </w:p>
    <w:p w14:paraId="55C9A993" w14:textId="77777777" w:rsidR="00606A20" w:rsidRPr="005713C8" w:rsidRDefault="00606A20" w:rsidP="005713C8">
      <w:pPr>
        <w:tabs>
          <w:tab w:val="left" w:pos="43"/>
          <w:tab w:val="left" w:pos="284"/>
        </w:tabs>
        <w:ind w:hanging="2"/>
        <w:rPr>
          <w:rFonts w:eastAsia="Arial" w:cs="Arial"/>
          <w:sz w:val="18"/>
          <w:szCs w:val="21"/>
        </w:rPr>
      </w:pPr>
    </w:p>
    <w:p w14:paraId="3E7E2287" w14:textId="13132FB3" w:rsidR="00E91290" w:rsidRDefault="00E91290" w:rsidP="001B5588">
      <w:pPr>
        <w:pStyle w:val="Heading2"/>
        <w:jc w:val="left"/>
        <w:rPr>
          <w:sz w:val="24"/>
          <w:szCs w:val="23"/>
        </w:rPr>
      </w:pPr>
      <w:bookmarkStart w:id="155" w:name="_Toc60353406"/>
      <w:r>
        <w:rPr>
          <w:sz w:val="24"/>
          <w:szCs w:val="23"/>
        </w:rPr>
        <w:lastRenderedPageBreak/>
        <w:t xml:space="preserve">Risk factors for </w:t>
      </w:r>
      <w:r w:rsidR="007E1CB6">
        <w:rPr>
          <w:sz w:val="24"/>
          <w:szCs w:val="23"/>
        </w:rPr>
        <w:t>symptomatic COVID-19</w:t>
      </w:r>
      <w:bookmarkEnd w:id="155"/>
    </w:p>
    <w:p w14:paraId="63788563" w14:textId="77777777" w:rsidR="00EE533F" w:rsidRDefault="00EE533F" w:rsidP="0062668E"/>
    <w:p w14:paraId="4472B736" w14:textId="163C62FE" w:rsidR="0062668E" w:rsidRPr="0062668E" w:rsidRDefault="00777538" w:rsidP="00BB7F4B">
      <w:bookmarkStart w:id="156" w:name="OLE_LINK90"/>
      <w:bookmarkStart w:id="157" w:name="OLE_LINK94"/>
      <w:r>
        <w:t xml:space="preserve">Based on the </w:t>
      </w:r>
      <w:r w:rsidR="00FF02AA">
        <w:t>WHO criteria for COVID-suspect symptoms</w:t>
      </w:r>
      <w:r w:rsidR="00CE1C8C">
        <w:fldChar w:fldCharType="begin"/>
      </w:r>
      <w:r w:rsidR="00CE1C8C">
        <w:instrText xml:space="preserve"> ADDIN ZOTERO_ITEM CSL_CITATION {"citationID":"UPCsVuoI","properties":{"formattedCitation":"\\super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CE1C8C">
        <w:fldChar w:fldCharType="separate"/>
      </w:r>
      <w:r w:rsidR="00CE1C8C" w:rsidRPr="00CE1C8C">
        <w:rPr>
          <w:rFonts w:cs="Open Sans"/>
          <w:vertAlign w:val="superscript"/>
        </w:rPr>
        <w:t>13</w:t>
      </w:r>
      <w:r w:rsidR="00CE1C8C">
        <w:fldChar w:fldCharType="end"/>
      </w:r>
      <w:r w:rsidR="00CE1C8C">
        <w:t xml:space="preserve">, </w:t>
      </w:r>
      <w:r w:rsidR="00CC1DA6">
        <w:t>51 of</w:t>
      </w:r>
      <w:r w:rsidR="00AA1C25">
        <w:t xml:space="preserve"> </w:t>
      </w:r>
      <w:r w:rsidR="009D077C">
        <w:t>328</w:t>
      </w:r>
      <w:r w:rsidR="00CC1DA6">
        <w:t xml:space="preserve"> </w:t>
      </w:r>
      <w:r w:rsidR="00A73D4E">
        <w:t xml:space="preserve">IgG/IgM </w:t>
      </w:r>
      <w:r w:rsidR="0028114D">
        <w:t>seropositive individuals</w:t>
      </w:r>
      <w:r w:rsidR="004D65D8">
        <w:t xml:space="preserve"> (</w:t>
      </w:r>
      <w:r w:rsidR="00B13CD0">
        <w:t>1</w:t>
      </w:r>
      <w:r w:rsidR="00DF5265">
        <w:t>5</w:t>
      </w:r>
      <w:r w:rsidR="00B13CD0">
        <w:t>.</w:t>
      </w:r>
      <w:r w:rsidR="00DF5265">
        <w:t>6</w:t>
      </w:r>
      <w:r w:rsidR="00B13CD0">
        <w:t>%</w:t>
      </w:r>
      <w:r w:rsidR="004D65D8">
        <w:t>)</w:t>
      </w:r>
      <w:r w:rsidR="00F752F9">
        <w:t xml:space="preserve"> </w:t>
      </w:r>
      <w:r w:rsidR="009D077C">
        <w:t xml:space="preserve">and 64 of </w:t>
      </w:r>
      <w:r w:rsidR="000834DD">
        <w:t>642</w:t>
      </w:r>
      <w:r w:rsidR="006B53B9">
        <w:t xml:space="preserve"> </w:t>
      </w:r>
      <w:r w:rsidR="0091692C">
        <w:t xml:space="preserve">seronegative individuals </w:t>
      </w:r>
      <w:r w:rsidR="006B53B9">
        <w:t>(10%</w:t>
      </w:r>
      <w:r w:rsidR="00B019C6">
        <w:t>) reported</w:t>
      </w:r>
      <w:r w:rsidR="006B53B9">
        <w:t xml:space="preserve"> </w:t>
      </w:r>
      <w:r w:rsidR="008C29B3">
        <w:t>COVID-suspect symptoms</w:t>
      </w:r>
      <w:r w:rsidR="00580632">
        <w:t xml:space="preserve">, suggesting that the WHO criteria may </w:t>
      </w:r>
      <w:r w:rsidR="002024AC">
        <w:t>lack specificity for identifying true COVID symptoms.</w:t>
      </w:r>
      <w:r w:rsidR="00F0347C">
        <w:t xml:space="preserve"> We</w:t>
      </w:r>
      <w:r w:rsidR="00A10A8D">
        <w:t xml:space="preserve"> analysed a range of </w:t>
      </w:r>
      <w:r w:rsidR="006F0E9E">
        <w:t xml:space="preserve">variables </w:t>
      </w:r>
      <w:r w:rsidR="000A73EE">
        <w:t>for association with symptomaticity given</w:t>
      </w:r>
      <w:r w:rsidR="009A7ACF">
        <w:t xml:space="preserve"> antibody seropositivity, but o</w:t>
      </w:r>
      <w:r w:rsidR="001A0306">
        <w:t xml:space="preserve">nly smoking </w:t>
      </w:r>
      <w:r w:rsidR="004D58EF">
        <w:t>status was a significant predictor</w:t>
      </w:r>
      <w:r w:rsidR="0055245C">
        <w:t xml:space="preserve"> </w:t>
      </w:r>
      <w:r w:rsidR="002745D2">
        <w:t>(Table 6)</w:t>
      </w:r>
      <w:r w:rsidR="00B2358E">
        <w:t>.</w:t>
      </w:r>
    </w:p>
    <w:bookmarkEnd w:id="156"/>
    <w:bookmarkEnd w:id="157"/>
    <w:p w14:paraId="2ABFDE9D" w14:textId="1ED08CB3" w:rsidR="000379F4" w:rsidRDefault="000379F4" w:rsidP="000379F4">
      <w:pPr>
        <w:rPr>
          <w:lang w:val="en-US"/>
        </w:rPr>
      </w:pPr>
    </w:p>
    <w:p w14:paraId="75E0E4DB" w14:textId="419FA464" w:rsidR="00AA1C25" w:rsidRPr="00606A20" w:rsidRDefault="00AA1C25" w:rsidP="00606A20">
      <w:pPr>
        <w:pStyle w:val="Caption"/>
        <w:rPr>
          <w:b w:val="0"/>
          <w:bCs w:val="0"/>
          <w:color w:val="000000" w:themeColor="text1"/>
        </w:rPr>
      </w:pPr>
      <w:r>
        <w:rPr>
          <w:noProof/>
        </w:rPr>
        <w:drawing>
          <wp:anchor distT="0" distB="0" distL="114300" distR="114300" simplePos="0" relativeHeight="251768832" behindDoc="0" locked="0" layoutInCell="1" allowOverlap="1" wp14:anchorId="79BBFB95" wp14:editId="2F470936">
            <wp:simplePos x="0" y="0"/>
            <wp:positionH relativeFrom="column">
              <wp:posOffset>168275</wp:posOffset>
            </wp:positionH>
            <wp:positionV relativeFrom="paragraph">
              <wp:posOffset>220324</wp:posOffset>
            </wp:positionV>
            <wp:extent cx="6163310" cy="2631266"/>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12-1.pdf"/>
                    <pic:cNvPicPr>
                      <a:picLocks noChangeAspect="1" noChangeArrowheads="1"/>
                    </pic:cNvPicPr>
                  </pic:nvPicPr>
                  <pic:blipFill rotWithShape="1">
                    <a:blip r:embed="rId18">
                      <a:extLst>
                        <a:ext uri="{28A0092B-C50C-407E-A947-70E740481C1C}">
                          <a14:useLocalDpi xmlns:a14="http://schemas.microsoft.com/office/drawing/2010/main" val="0"/>
                        </a:ext>
                      </a:extLst>
                    </a:blip>
                    <a:srcRect t="2726"/>
                    <a:stretch/>
                  </pic:blipFill>
                  <pic:spPr bwMode="auto">
                    <a:xfrm>
                      <a:off x="0" y="0"/>
                      <a:ext cx="6163310" cy="26312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79F4">
        <w:t xml:space="preserve">     </w:t>
      </w:r>
      <w:r w:rsidR="000379F4" w:rsidRPr="00B455AE">
        <w:t xml:space="preserve">Table </w:t>
      </w:r>
      <w:fldSimple w:instr=" SEQ Table \* ARABIC ">
        <w:r w:rsidR="0034685D">
          <w:rPr>
            <w:noProof/>
          </w:rPr>
          <w:t>6</w:t>
        </w:r>
      </w:fldSimple>
      <w:r w:rsidR="000379F4" w:rsidRPr="00B455AE">
        <w:t>:</w:t>
      </w:r>
      <w:r w:rsidR="000379F4">
        <w:t xml:space="preserve"> </w:t>
      </w:r>
      <w:r w:rsidR="000379F4">
        <w:rPr>
          <w:b w:val="0"/>
          <w:bCs w:val="0"/>
          <w:color w:val="000000" w:themeColor="text1"/>
        </w:rPr>
        <w:t>Risk factor analysis for</w:t>
      </w:r>
      <w:r w:rsidR="002328B7">
        <w:rPr>
          <w:b w:val="0"/>
          <w:bCs w:val="0"/>
          <w:color w:val="000000" w:themeColor="text1"/>
        </w:rPr>
        <w:t xml:space="preserve"> symptomatic </w:t>
      </w:r>
      <w:r w:rsidR="00E36551">
        <w:rPr>
          <w:b w:val="0"/>
          <w:bCs w:val="0"/>
          <w:color w:val="000000" w:themeColor="text1"/>
        </w:rPr>
        <w:t>COVI</w:t>
      </w:r>
      <w:r w:rsidR="002F534D">
        <w:rPr>
          <w:b w:val="0"/>
          <w:bCs w:val="0"/>
          <w:color w:val="000000" w:themeColor="text1"/>
        </w:rPr>
        <w:t>D</w:t>
      </w:r>
      <w:r w:rsidR="00E36551">
        <w:rPr>
          <w:b w:val="0"/>
          <w:bCs w:val="0"/>
          <w:color w:val="000000" w:themeColor="text1"/>
        </w:rPr>
        <w:t>-19 among antibody seropositive respondents</w:t>
      </w:r>
      <w:r w:rsidR="006C2478">
        <w:rPr>
          <w:b w:val="0"/>
          <w:bCs w:val="0"/>
          <w:color w:val="000000" w:themeColor="text1"/>
        </w:rPr>
        <w:t xml:space="preserve"> (n = 324)</w:t>
      </w:r>
    </w:p>
    <w:p w14:paraId="29F3747D" w14:textId="79BC4824" w:rsidR="000379F4" w:rsidRPr="00606A20" w:rsidRDefault="00DE3013" w:rsidP="00BC4FA9">
      <w:pPr>
        <w:pStyle w:val="Caption"/>
        <w:ind w:left="426" w:right="572"/>
        <w:rPr>
          <w:b w:val="0"/>
          <w:bCs w:val="0"/>
          <w:color w:val="000000" w:themeColor="text1"/>
          <w:sz w:val="16"/>
          <w:szCs w:val="17"/>
          <w:lang w:val="en-US"/>
        </w:rPr>
      </w:pPr>
      <w:r w:rsidRPr="00606A20">
        <w:rPr>
          <w:b w:val="0"/>
          <w:bCs w:val="0"/>
          <w:color w:val="000000" w:themeColor="text1"/>
          <w:sz w:val="16"/>
          <w:szCs w:val="17"/>
        </w:rPr>
        <w:t>OR: Odds ratio. Asterisks indicate significance at a 0.05 alpha level. 4 individuals (</w:t>
      </w:r>
      <w:r w:rsidR="00B56006" w:rsidRPr="00606A20">
        <w:rPr>
          <w:b w:val="0"/>
          <w:bCs w:val="0"/>
          <w:color w:val="000000" w:themeColor="text1"/>
          <w:sz w:val="16"/>
          <w:szCs w:val="17"/>
        </w:rPr>
        <w:t>1</w:t>
      </w:r>
      <w:r w:rsidRPr="00606A20">
        <w:rPr>
          <w:b w:val="0"/>
          <w:bCs w:val="0"/>
          <w:color w:val="000000" w:themeColor="text1"/>
          <w:sz w:val="16"/>
          <w:szCs w:val="17"/>
        </w:rPr>
        <w:t>%) were dropped due to variable missingness.</w:t>
      </w:r>
      <w:r w:rsidR="00AC79DC" w:rsidRPr="00606A20">
        <w:rPr>
          <w:b w:val="0"/>
          <w:bCs w:val="0"/>
          <w:color w:val="000000" w:themeColor="text1"/>
          <w:sz w:val="16"/>
          <w:szCs w:val="17"/>
        </w:rPr>
        <w:t xml:space="preserve"> </w:t>
      </w:r>
      <w:r w:rsidRPr="00606A20">
        <w:rPr>
          <w:b w:val="0"/>
          <w:bCs w:val="0"/>
          <w:color w:val="000000" w:themeColor="text1"/>
          <w:sz w:val="16"/>
          <w:szCs w:val="17"/>
        </w:rPr>
        <w:t>Variables that were not significant at a 0.10 alpha level and were not controlled for in the multivariate regression include</w:t>
      </w:r>
      <w:r w:rsidR="009D7826" w:rsidRPr="00606A20">
        <w:rPr>
          <w:b w:val="0"/>
          <w:bCs w:val="0"/>
          <w:color w:val="000000" w:themeColor="text1"/>
          <w:sz w:val="16"/>
          <w:szCs w:val="17"/>
        </w:rPr>
        <w:t xml:space="preserve"> </w:t>
      </w:r>
      <w:r w:rsidR="000A6F7C" w:rsidRPr="00606A20">
        <w:rPr>
          <w:b w:val="0"/>
          <w:bCs w:val="0"/>
          <w:color w:val="000000" w:themeColor="text1"/>
          <w:sz w:val="16"/>
          <w:szCs w:val="17"/>
        </w:rPr>
        <w:t>BMI group, pregnancy</w:t>
      </w:r>
      <w:r w:rsidR="000C4D39" w:rsidRPr="00606A20">
        <w:rPr>
          <w:b w:val="0"/>
          <w:bCs w:val="0"/>
          <w:color w:val="000000" w:themeColor="text1"/>
          <w:sz w:val="16"/>
          <w:szCs w:val="17"/>
        </w:rPr>
        <w:t xml:space="preserve"> status</w:t>
      </w:r>
      <w:r w:rsidR="000A6F7C" w:rsidRPr="00606A20">
        <w:rPr>
          <w:b w:val="0"/>
          <w:bCs w:val="0"/>
          <w:color w:val="000000" w:themeColor="text1"/>
          <w:sz w:val="16"/>
          <w:szCs w:val="17"/>
        </w:rPr>
        <w:t xml:space="preserve">, </w:t>
      </w:r>
      <w:r w:rsidR="000E3E32" w:rsidRPr="00606A20">
        <w:rPr>
          <w:b w:val="0"/>
          <w:bCs w:val="0"/>
          <w:color w:val="000000" w:themeColor="text1"/>
          <w:sz w:val="16"/>
          <w:szCs w:val="17"/>
        </w:rPr>
        <w:t>the presence of hypertension, of respiratory illness</w:t>
      </w:r>
      <w:r w:rsidR="00F9431F" w:rsidRPr="00606A20">
        <w:rPr>
          <w:b w:val="0"/>
          <w:bCs w:val="0"/>
          <w:color w:val="000000" w:themeColor="text1"/>
          <w:sz w:val="16"/>
          <w:szCs w:val="17"/>
        </w:rPr>
        <w:t>,</w:t>
      </w:r>
      <w:r w:rsidR="000E3E32" w:rsidRPr="00606A20">
        <w:rPr>
          <w:b w:val="0"/>
          <w:bCs w:val="0"/>
          <w:color w:val="000000" w:themeColor="text1"/>
          <w:sz w:val="16"/>
          <w:szCs w:val="17"/>
        </w:rPr>
        <w:t xml:space="preserve"> or of diabetes in the respondent, and the respondent’s </w:t>
      </w:r>
      <w:r w:rsidR="000A6F7C" w:rsidRPr="00606A20">
        <w:rPr>
          <w:b w:val="0"/>
          <w:bCs w:val="0"/>
          <w:color w:val="000000" w:themeColor="text1"/>
          <w:sz w:val="16"/>
          <w:szCs w:val="17"/>
        </w:rPr>
        <w:t xml:space="preserve">smoking </w:t>
      </w:r>
      <w:r w:rsidR="006D4201" w:rsidRPr="00606A20">
        <w:rPr>
          <w:b w:val="0"/>
          <w:bCs w:val="0"/>
          <w:color w:val="000000" w:themeColor="text1"/>
          <w:sz w:val="16"/>
          <w:szCs w:val="17"/>
        </w:rPr>
        <w:t>status</w:t>
      </w:r>
      <w:r w:rsidR="000E3E32" w:rsidRPr="00606A20">
        <w:rPr>
          <w:b w:val="0"/>
          <w:bCs w:val="0"/>
          <w:color w:val="000000" w:themeColor="text1"/>
          <w:sz w:val="16"/>
          <w:szCs w:val="17"/>
        </w:rPr>
        <w:t>.</w:t>
      </w:r>
    </w:p>
    <w:p w14:paraId="022ADE52" w14:textId="77777777" w:rsidR="00606A20" w:rsidRDefault="00606A20">
      <w:pPr>
        <w:rPr>
          <w:b/>
          <w:color w:val="2C969C"/>
          <w:sz w:val="24"/>
          <w:szCs w:val="23"/>
          <w:highlight w:val="none"/>
        </w:rPr>
      </w:pPr>
      <w:r>
        <w:rPr>
          <w:sz w:val="24"/>
          <w:szCs w:val="23"/>
        </w:rPr>
        <w:br w:type="page"/>
      </w:r>
    </w:p>
    <w:p w14:paraId="237E24C5" w14:textId="1F224E84" w:rsidR="007B7407" w:rsidRPr="001B5588" w:rsidRDefault="007B7407" w:rsidP="007B7407">
      <w:pPr>
        <w:pStyle w:val="Heading2"/>
        <w:jc w:val="left"/>
        <w:rPr>
          <w:sz w:val="24"/>
          <w:szCs w:val="23"/>
        </w:rPr>
      </w:pPr>
      <w:r>
        <w:rPr>
          <w:sz w:val="24"/>
          <w:szCs w:val="23"/>
        </w:rPr>
        <w:lastRenderedPageBreak/>
        <w:t>Health-seeking behaviour during the pandemic</w:t>
      </w:r>
    </w:p>
    <w:p w14:paraId="39555E80" w14:textId="125E1504" w:rsidR="007B7407" w:rsidRDefault="007B7407" w:rsidP="007B7407">
      <w:pPr>
        <w:tabs>
          <w:tab w:val="left" w:pos="43"/>
          <w:tab w:val="left" w:pos="284"/>
        </w:tabs>
        <w:rPr>
          <w:rFonts w:eastAsia="Arial" w:cs="Arial"/>
          <w:sz w:val="18"/>
          <w:szCs w:val="21"/>
        </w:rPr>
      </w:pPr>
      <w:r>
        <w:rPr>
          <w:rFonts w:eastAsia="Arial" w:cs="Arial"/>
          <w:noProof/>
          <w:sz w:val="18"/>
          <w:szCs w:val="21"/>
        </w:rPr>
        <w:drawing>
          <wp:anchor distT="0" distB="0" distL="114300" distR="114300" simplePos="0" relativeHeight="251778048" behindDoc="0" locked="0" layoutInCell="1" allowOverlap="1" wp14:anchorId="192F4428" wp14:editId="56769AED">
            <wp:simplePos x="0" y="0"/>
            <wp:positionH relativeFrom="column">
              <wp:posOffset>2778760</wp:posOffset>
            </wp:positionH>
            <wp:positionV relativeFrom="paragraph">
              <wp:posOffset>66675</wp:posOffset>
            </wp:positionV>
            <wp:extent cx="3541395" cy="2120900"/>
            <wp:effectExtent l="0" t="0" r="1905"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41395" cy="212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17328A" w14:textId="1C54A6EA" w:rsidR="007B7407" w:rsidRDefault="007B7407" w:rsidP="00606A20">
      <w:r>
        <w:t xml:space="preserve">We defined healthcare-needing respondents as those who reported any existing chronic condition or any acute symptom since March 1st, 2020. Based on these criteria, 368 individuals were prospectively healthcare-needing during the pandemic (Figure </w:t>
      </w:r>
      <w:r w:rsidR="001B5DA8">
        <w:t>6</w:t>
      </w:r>
      <w:r>
        <w:t>)</w:t>
      </w:r>
    </w:p>
    <w:p w14:paraId="63FA8A08" w14:textId="551DBAC1" w:rsidR="007B7407" w:rsidRDefault="007B7407" w:rsidP="007B7407">
      <w:pPr>
        <w:tabs>
          <w:tab w:val="left" w:pos="43"/>
          <w:tab w:val="left" w:pos="284"/>
        </w:tabs>
        <w:rPr>
          <w:rFonts w:eastAsia="Arial" w:cs="Arial"/>
          <w:sz w:val="18"/>
          <w:szCs w:val="21"/>
        </w:rPr>
      </w:pPr>
    </w:p>
    <w:p w14:paraId="1D8E5410" w14:textId="787526B3" w:rsidR="007B7407" w:rsidRDefault="007B7407" w:rsidP="00606A20">
      <w:r w:rsidRPr="001E7519">
        <w:t xml:space="preserve">Among </w:t>
      </w:r>
      <w:r>
        <w:t>this population of healthcare-needing respondents, 13</w:t>
      </w:r>
      <w:r w:rsidRPr="001E7519">
        <w:t xml:space="preserve">% visited private clinics and </w:t>
      </w:r>
      <w:r>
        <w:t>8</w:t>
      </w:r>
      <w:r w:rsidRPr="001E7519">
        <w:t>% visited general public hospitals</w:t>
      </w:r>
      <w:r>
        <w:t xml:space="preserve"> and none </w:t>
      </w:r>
      <w:r w:rsidRPr="001E7519">
        <w:t>went to a specialized COVID-19 care centre</w:t>
      </w:r>
      <w:r>
        <w:t xml:space="preserve"> (Figure </w:t>
      </w:r>
      <w:r w:rsidR="00CC7FEA">
        <w:t>7</w:t>
      </w:r>
      <w:r>
        <w:t>).</w:t>
      </w:r>
    </w:p>
    <w:p w14:paraId="28E49E52" w14:textId="77777777" w:rsidR="00422B6C" w:rsidRDefault="00422B6C" w:rsidP="007B7407">
      <w:pPr>
        <w:tabs>
          <w:tab w:val="left" w:pos="43"/>
          <w:tab w:val="left" w:pos="284"/>
        </w:tabs>
        <w:rPr>
          <w:rFonts w:eastAsia="Arial" w:cs="Arial"/>
          <w:sz w:val="18"/>
          <w:szCs w:val="21"/>
        </w:rPr>
      </w:pPr>
    </w:p>
    <w:p w14:paraId="783BA6A7" w14:textId="01C976F1" w:rsidR="007B7407" w:rsidRDefault="00606A20" w:rsidP="007B7407">
      <w:pPr>
        <w:tabs>
          <w:tab w:val="left" w:pos="43"/>
          <w:tab w:val="left" w:pos="284"/>
        </w:tabs>
        <w:rPr>
          <w:rFonts w:eastAsia="Arial" w:cs="Arial"/>
          <w:sz w:val="18"/>
          <w:szCs w:val="21"/>
        </w:rPr>
      </w:pPr>
      <w:r>
        <w:rPr>
          <w:noProof/>
        </w:rPr>
        <mc:AlternateContent>
          <mc:Choice Requires="wps">
            <w:drawing>
              <wp:anchor distT="0" distB="0" distL="114300" distR="114300" simplePos="0" relativeHeight="251779072" behindDoc="0" locked="0" layoutInCell="1" allowOverlap="1" wp14:anchorId="1FBF1EF3" wp14:editId="7105D519">
                <wp:simplePos x="0" y="0"/>
                <wp:positionH relativeFrom="column">
                  <wp:posOffset>2593668</wp:posOffset>
                </wp:positionH>
                <wp:positionV relativeFrom="page">
                  <wp:posOffset>3570892</wp:posOffset>
                </wp:positionV>
                <wp:extent cx="3942715" cy="412750"/>
                <wp:effectExtent l="0" t="0" r="0" b="6350"/>
                <wp:wrapSquare wrapText="bothSides"/>
                <wp:docPr id="29" name="Text Box 29"/>
                <wp:cNvGraphicFramePr/>
                <a:graphic xmlns:a="http://schemas.openxmlformats.org/drawingml/2006/main">
                  <a:graphicData uri="http://schemas.microsoft.com/office/word/2010/wordprocessingShape">
                    <wps:wsp>
                      <wps:cNvSpPr txBox="1"/>
                      <wps:spPr>
                        <a:xfrm>
                          <a:off x="0" y="0"/>
                          <a:ext cx="3942715" cy="412750"/>
                        </a:xfrm>
                        <a:prstGeom prst="rect">
                          <a:avLst/>
                        </a:prstGeom>
                        <a:solidFill>
                          <a:prstClr val="white"/>
                        </a:solidFill>
                        <a:ln>
                          <a:noFill/>
                        </a:ln>
                      </wps:spPr>
                      <wps:txbx>
                        <w:txbxContent>
                          <w:p w14:paraId="4094F2F4" w14:textId="52E7DB8A" w:rsidR="007B7407" w:rsidRPr="005779FD" w:rsidRDefault="007B7407" w:rsidP="007B7407">
                            <w:pPr>
                              <w:pStyle w:val="Caption"/>
                              <w:rPr>
                                <w:rFonts w:ascii="Open Sans" w:hAnsi="Open Sans"/>
                                <w:b w:val="0"/>
                                <w:bCs w:val="0"/>
                                <w:noProof/>
                                <w:color w:val="000000" w:themeColor="text1"/>
                                <w:sz w:val="18"/>
                                <w:szCs w:val="16"/>
                              </w:rPr>
                            </w:pPr>
                            <w:r>
                              <w:t xml:space="preserve">Figure </w:t>
                            </w:r>
                            <w:fldSimple w:instr=" SEQ Figure \* ARABIC ">
                              <w:r w:rsidR="001B5DA8">
                                <w:rPr>
                                  <w:noProof/>
                                </w:rPr>
                                <w:t>6</w:t>
                              </w:r>
                            </w:fldSimple>
                            <w:r>
                              <w:t>:</w:t>
                            </w:r>
                            <w:r>
                              <w:rPr>
                                <w:b w:val="0"/>
                                <w:bCs w:val="0"/>
                              </w:rPr>
                              <w:t xml:space="preserve"> </w:t>
                            </w:r>
                            <w:r>
                              <w:rPr>
                                <w:b w:val="0"/>
                                <w:bCs w:val="0"/>
                                <w:color w:val="000000" w:themeColor="text1"/>
                              </w:rPr>
                              <w:t>Euler diagram showing the sets of individuals with chronic conditions, acute symptoms and COVID-like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F1EF3" id="_x0000_t202" coordsize="21600,21600" o:spt="202" path="m,l,21600r21600,l21600,xe">
                <v:stroke joinstyle="miter"/>
                <v:path gradientshapeok="t" o:connecttype="rect"/>
              </v:shapetype>
              <v:shape id="Text Box 29" o:spid="_x0000_s1037" type="#_x0000_t202" style="position:absolute;margin-left:204.25pt;margin-top:281.15pt;width:310.45pt;height: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" stroked="f">
                <v:textbox inset="0,0,0,0">
                  <w:txbxContent>
                    <w:p w14:paraId="4094F2F4" w14:textId="52E7DB8A" w:rsidR="007B7407" w:rsidRPr="005779FD" w:rsidRDefault="007B7407" w:rsidP="007B7407">
                      <w:pPr>
                        <w:pStyle w:val="Caption"/>
                        <w:rPr>
                          <w:rFonts w:ascii="Open Sans" w:hAnsi="Open Sans"/>
                          <w:b w:val="0"/>
                          <w:bCs w:val="0"/>
                          <w:noProof/>
                          <w:color w:val="000000" w:themeColor="text1"/>
                          <w:sz w:val="18"/>
                          <w:szCs w:val="16"/>
                        </w:rPr>
                      </w:pPr>
                      <w:r>
                        <w:t xml:space="preserve">Figure </w:t>
                      </w:r>
                      <w:fldSimple w:instr=" SEQ Figure \* ARABIC ">
                        <w:r w:rsidR="001B5DA8">
                          <w:rPr>
                            <w:noProof/>
                          </w:rPr>
                          <w:t>6</w:t>
                        </w:r>
                      </w:fldSimple>
                      <w:r>
                        <w:t>:</w:t>
                      </w:r>
                      <w:r>
                        <w:rPr>
                          <w:b w:val="0"/>
                          <w:bCs w:val="0"/>
                        </w:rPr>
                        <w:t xml:space="preserve"> </w:t>
                      </w:r>
                      <w:r>
                        <w:rPr>
                          <w:b w:val="0"/>
                          <w:bCs w:val="0"/>
                          <w:color w:val="000000" w:themeColor="text1"/>
                        </w:rPr>
                        <w:t>Euler diagram showing the sets of individuals with chronic conditions, acute symptoms and COVID-like symptoms</w:t>
                      </w:r>
                    </w:p>
                  </w:txbxContent>
                </v:textbox>
                <w10:wrap type="square" anchory="page"/>
              </v:shape>
            </w:pict>
          </mc:Fallback>
        </mc:AlternateContent>
      </w:r>
    </w:p>
    <w:p w14:paraId="23754164" w14:textId="537FDDC2" w:rsidR="007B7407" w:rsidRPr="001E7519" w:rsidRDefault="007B7407" w:rsidP="00606A20">
      <w:r w:rsidRPr="001E7519">
        <w:t>Forty-seven participants reported hospitalization, but only one hospitalization was in relation to COVID-19. Very few individuals reported additional health expenditure due to COVID-19; in cases when this was reported, the additional expenses were mainly for the purchase of personal protective equipment (7 participants paid for transport, 2 for the test and 2 for consultation).</w:t>
      </w:r>
    </w:p>
    <w:p w14:paraId="645A6262" w14:textId="77777777" w:rsidR="007B7407" w:rsidRPr="001E7519" w:rsidRDefault="007B7407" w:rsidP="007B7407">
      <w:pPr>
        <w:tabs>
          <w:tab w:val="left" w:pos="43"/>
          <w:tab w:val="left" w:pos="284"/>
        </w:tabs>
        <w:rPr>
          <w:rFonts w:eastAsia="Arial" w:cs="Arial"/>
          <w:sz w:val="18"/>
          <w:szCs w:val="21"/>
        </w:rPr>
      </w:pPr>
    </w:p>
    <w:p w14:paraId="7A7D2742" w14:textId="2F07D490" w:rsidR="007B7407" w:rsidRPr="001E7519" w:rsidRDefault="007B7407" w:rsidP="00606A20">
      <w:r w:rsidRPr="001E7519">
        <w:t>In the group of people with chronic conditions, 14.8% experienced disruption in the continuity of care and 11% had difficulties in access</w:t>
      </w:r>
      <w:r w:rsidR="00422B6C">
        <w:t xml:space="preserve">ing </w:t>
      </w:r>
      <w:r w:rsidRPr="001E7519">
        <w:t>their regular treatment.</w:t>
      </w:r>
    </w:p>
    <w:p w14:paraId="2E581121" w14:textId="77777777" w:rsidR="007B7407" w:rsidRPr="001E7519" w:rsidRDefault="007B7407" w:rsidP="007B7407">
      <w:pPr>
        <w:tabs>
          <w:tab w:val="left" w:pos="43"/>
          <w:tab w:val="left" w:pos="284"/>
        </w:tabs>
        <w:ind w:hanging="2"/>
        <w:rPr>
          <w:rFonts w:eastAsia="Arial" w:cs="Arial"/>
          <w:sz w:val="18"/>
          <w:szCs w:val="21"/>
        </w:rPr>
      </w:pPr>
    </w:p>
    <w:p w14:paraId="0395E619" w14:textId="63956AAC" w:rsidR="007B7407" w:rsidRDefault="007B7407" w:rsidP="007B7407">
      <w:pPr>
        <w:tabs>
          <w:tab w:val="left" w:pos="43"/>
          <w:tab w:val="left" w:pos="284"/>
        </w:tabs>
        <w:ind w:hanging="2"/>
        <w:rPr>
          <w:rFonts w:eastAsia="Arial" w:cs="Arial"/>
          <w:sz w:val="18"/>
          <w:szCs w:val="21"/>
        </w:rPr>
      </w:pPr>
      <w:r>
        <w:rPr>
          <w:rFonts w:eastAsia="Arial" w:cs="Arial"/>
          <w:noProof/>
          <w:sz w:val="18"/>
          <w:szCs w:val="21"/>
        </w:rPr>
        <w:drawing>
          <wp:anchor distT="0" distB="0" distL="114300" distR="114300" simplePos="0" relativeHeight="251776000" behindDoc="0" locked="0" layoutInCell="1" allowOverlap="1" wp14:anchorId="33355EBA" wp14:editId="488A52C3">
            <wp:simplePos x="0" y="0"/>
            <wp:positionH relativeFrom="column">
              <wp:posOffset>396875</wp:posOffset>
            </wp:positionH>
            <wp:positionV relativeFrom="paragraph">
              <wp:posOffset>17145</wp:posOffset>
            </wp:positionV>
            <wp:extent cx="5668010" cy="3239135"/>
            <wp:effectExtent l="0" t="0" r="0" b="0"/>
            <wp:wrapSquare wrapText="bothSides"/>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8010" cy="3239135"/>
                    </a:xfrm>
                    <a:prstGeom prst="rect">
                      <a:avLst/>
                    </a:prstGeom>
                  </pic:spPr>
                </pic:pic>
              </a:graphicData>
            </a:graphic>
            <wp14:sizeRelH relativeFrom="margin">
              <wp14:pctWidth>0</wp14:pctWidth>
            </wp14:sizeRelH>
            <wp14:sizeRelV relativeFrom="margin">
              <wp14:pctHeight>0</wp14:pctHeight>
            </wp14:sizeRelV>
          </wp:anchor>
        </w:drawing>
      </w:r>
    </w:p>
    <w:p w14:paraId="28A90F05" w14:textId="2F72D656" w:rsidR="007B7407" w:rsidRDefault="007B7407" w:rsidP="007B7407">
      <w:pPr>
        <w:tabs>
          <w:tab w:val="left" w:pos="43"/>
          <w:tab w:val="left" w:pos="284"/>
        </w:tabs>
        <w:ind w:hanging="2"/>
        <w:rPr>
          <w:rFonts w:eastAsia="Arial" w:cs="Arial"/>
          <w:sz w:val="18"/>
          <w:szCs w:val="21"/>
        </w:rPr>
      </w:pPr>
    </w:p>
    <w:p w14:paraId="78B206A8" w14:textId="77777777" w:rsidR="007B7407" w:rsidRDefault="007B7407" w:rsidP="007B7407">
      <w:pPr>
        <w:tabs>
          <w:tab w:val="left" w:pos="43"/>
          <w:tab w:val="left" w:pos="284"/>
        </w:tabs>
        <w:ind w:hanging="2"/>
        <w:rPr>
          <w:rFonts w:eastAsia="Arial" w:cs="Arial"/>
          <w:sz w:val="18"/>
          <w:szCs w:val="21"/>
        </w:rPr>
      </w:pPr>
    </w:p>
    <w:p w14:paraId="60B6650C" w14:textId="77777777" w:rsidR="007B7407" w:rsidRDefault="007B7407" w:rsidP="007B7407">
      <w:pPr>
        <w:tabs>
          <w:tab w:val="left" w:pos="43"/>
          <w:tab w:val="left" w:pos="284"/>
        </w:tabs>
        <w:ind w:hanging="2"/>
        <w:rPr>
          <w:rFonts w:eastAsia="Arial" w:cs="Arial"/>
          <w:sz w:val="18"/>
          <w:szCs w:val="21"/>
        </w:rPr>
      </w:pPr>
    </w:p>
    <w:p w14:paraId="504F6DAD" w14:textId="77777777" w:rsidR="007B7407" w:rsidRDefault="007B7407" w:rsidP="007B7407">
      <w:pPr>
        <w:tabs>
          <w:tab w:val="left" w:pos="43"/>
          <w:tab w:val="left" w:pos="284"/>
        </w:tabs>
        <w:ind w:hanging="2"/>
        <w:rPr>
          <w:rFonts w:eastAsia="Arial" w:cs="Arial"/>
          <w:sz w:val="18"/>
          <w:szCs w:val="21"/>
        </w:rPr>
      </w:pPr>
    </w:p>
    <w:p w14:paraId="122F6A68" w14:textId="77777777" w:rsidR="007B7407" w:rsidRDefault="007B7407" w:rsidP="007B7407">
      <w:pPr>
        <w:tabs>
          <w:tab w:val="left" w:pos="43"/>
          <w:tab w:val="left" w:pos="284"/>
        </w:tabs>
        <w:ind w:hanging="2"/>
        <w:rPr>
          <w:rFonts w:eastAsia="Arial" w:cs="Arial"/>
          <w:sz w:val="18"/>
          <w:szCs w:val="21"/>
        </w:rPr>
      </w:pPr>
    </w:p>
    <w:p w14:paraId="4011C21E" w14:textId="77777777" w:rsidR="007B7407" w:rsidRDefault="007B7407" w:rsidP="007B7407">
      <w:pPr>
        <w:tabs>
          <w:tab w:val="left" w:pos="43"/>
          <w:tab w:val="left" w:pos="284"/>
        </w:tabs>
        <w:ind w:hanging="2"/>
        <w:rPr>
          <w:rFonts w:eastAsia="Arial" w:cs="Arial"/>
          <w:sz w:val="18"/>
          <w:szCs w:val="21"/>
        </w:rPr>
      </w:pPr>
    </w:p>
    <w:p w14:paraId="0450C46E" w14:textId="77777777" w:rsidR="007B7407" w:rsidRDefault="007B7407" w:rsidP="007B7407">
      <w:pPr>
        <w:tabs>
          <w:tab w:val="left" w:pos="43"/>
          <w:tab w:val="left" w:pos="284"/>
        </w:tabs>
        <w:ind w:hanging="2"/>
        <w:rPr>
          <w:rFonts w:eastAsia="Arial" w:cs="Arial"/>
          <w:sz w:val="18"/>
          <w:szCs w:val="21"/>
        </w:rPr>
      </w:pPr>
    </w:p>
    <w:p w14:paraId="298C6709" w14:textId="77777777" w:rsidR="007B7407" w:rsidRDefault="007B7407" w:rsidP="007B7407">
      <w:pPr>
        <w:tabs>
          <w:tab w:val="left" w:pos="43"/>
          <w:tab w:val="left" w:pos="284"/>
        </w:tabs>
        <w:ind w:hanging="2"/>
        <w:rPr>
          <w:rFonts w:eastAsia="Arial" w:cs="Arial"/>
          <w:sz w:val="18"/>
          <w:szCs w:val="21"/>
        </w:rPr>
      </w:pPr>
    </w:p>
    <w:p w14:paraId="0A598B28" w14:textId="77777777" w:rsidR="007B7407" w:rsidRDefault="007B7407" w:rsidP="007B7407">
      <w:pPr>
        <w:tabs>
          <w:tab w:val="left" w:pos="43"/>
          <w:tab w:val="left" w:pos="284"/>
        </w:tabs>
        <w:ind w:hanging="2"/>
        <w:rPr>
          <w:rFonts w:eastAsia="Arial" w:cs="Arial"/>
          <w:sz w:val="18"/>
          <w:szCs w:val="21"/>
        </w:rPr>
      </w:pPr>
    </w:p>
    <w:p w14:paraId="283C2A91" w14:textId="77777777" w:rsidR="007B7407" w:rsidRDefault="007B7407" w:rsidP="007B7407">
      <w:pPr>
        <w:tabs>
          <w:tab w:val="left" w:pos="43"/>
          <w:tab w:val="left" w:pos="284"/>
        </w:tabs>
        <w:ind w:hanging="2"/>
        <w:rPr>
          <w:rFonts w:eastAsia="Arial" w:cs="Arial"/>
          <w:sz w:val="18"/>
          <w:szCs w:val="21"/>
        </w:rPr>
      </w:pPr>
    </w:p>
    <w:p w14:paraId="2739B686" w14:textId="77777777" w:rsidR="007B7407" w:rsidRDefault="007B7407" w:rsidP="007B7407">
      <w:pPr>
        <w:tabs>
          <w:tab w:val="left" w:pos="43"/>
          <w:tab w:val="left" w:pos="284"/>
        </w:tabs>
        <w:ind w:hanging="2"/>
        <w:rPr>
          <w:rFonts w:eastAsia="Arial" w:cs="Arial"/>
          <w:sz w:val="18"/>
          <w:szCs w:val="21"/>
        </w:rPr>
      </w:pPr>
    </w:p>
    <w:p w14:paraId="6C1BEED8" w14:textId="77777777" w:rsidR="007B7407" w:rsidRDefault="007B7407" w:rsidP="007B7407">
      <w:pPr>
        <w:tabs>
          <w:tab w:val="left" w:pos="43"/>
          <w:tab w:val="left" w:pos="284"/>
        </w:tabs>
        <w:ind w:hanging="2"/>
        <w:rPr>
          <w:rFonts w:eastAsia="Arial" w:cs="Arial"/>
          <w:sz w:val="18"/>
          <w:szCs w:val="21"/>
        </w:rPr>
      </w:pPr>
    </w:p>
    <w:p w14:paraId="06A6CF35" w14:textId="77777777" w:rsidR="007B7407" w:rsidRDefault="007B7407" w:rsidP="007B7407">
      <w:pPr>
        <w:tabs>
          <w:tab w:val="left" w:pos="43"/>
          <w:tab w:val="left" w:pos="284"/>
        </w:tabs>
        <w:ind w:hanging="2"/>
        <w:rPr>
          <w:rFonts w:eastAsia="Arial" w:cs="Arial"/>
          <w:sz w:val="18"/>
          <w:szCs w:val="21"/>
        </w:rPr>
      </w:pPr>
    </w:p>
    <w:p w14:paraId="4867C5BF" w14:textId="77777777" w:rsidR="007B7407" w:rsidRDefault="007B7407" w:rsidP="007B7407">
      <w:pPr>
        <w:tabs>
          <w:tab w:val="left" w:pos="43"/>
          <w:tab w:val="left" w:pos="284"/>
        </w:tabs>
        <w:ind w:hanging="2"/>
        <w:rPr>
          <w:rFonts w:eastAsia="Arial" w:cs="Arial"/>
          <w:sz w:val="18"/>
          <w:szCs w:val="21"/>
        </w:rPr>
      </w:pPr>
    </w:p>
    <w:p w14:paraId="501A11A5" w14:textId="77777777" w:rsidR="007B7407" w:rsidRDefault="007B7407" w:rsidP="007B7407">
      <w:pPr>
        <w:tabs>
          <w:tab w:val="left" w:pos="43"/>
          <w:tab w:val="left" w:pos="284"/>
        </w:tabs>
        <w:ind w:hanging="2"/>
        <w:rPr>
          <w:rFonts w:eastAsia="Arial" w:cs="Arial"/>
          <w:sz w:val="18"/>
          <w:szCs w:val="21"/>
        </w:rPr>
      </w:pPr>
    </w:p>
    <w:p w14:paraId="1323B7F1" w14:textId="7F6FB3D0" w:rsidR="007B7407" w:rsidRDefault="007B7407" w:rsidP="007B7407">
      <w:pPr>
        <w:tabs>
          <w:tab w:val="left" w:pos="43"/>
          <w:tab w:val="left" w:pos="284"/>
        </w:tabs>
        <w:ind w:hanging="2"/>
        <w:rPr>
          <w:rFonts w:eastAsia="Arial" w:cs="Arial"/>
          <w:sz w:val="18"/>
          <w:szCs w:val="21"/>
        </w:rPr>
      </w:pPr>
    </w:p>
    <w:p w14:paraId="5C545996" w14:textId="77777777" w:rsidR="007B7407" w:rsidRDefault="007B7407" w:rsidP="007B7407">
      <w:pPr>
        <w:tabs>
          <w:tab w:val="left" w:pos="43"/>
          <w:tab w:val="left" w:pos="284"/>
        </w:tabs>
        <w:ind w:hanging="2"/>
        <w:rPr>
          <w:rFonts w:eastAsia="Arial" w:cs="Arial"/>
          <w:sz w:val="18"/>
          <w:szCs w:val="21"/>
        </w:rPr>
      </w:pPr>
    </w:p>
    <w:p w14:paraId="2AFDC2CF" w14:textId="4CFE88B6" w:rsidR="007B7407" w:rsidRDefault="007B7407" w:rsidP="007B7407">
      <w:pPr>
        <w:tabs>
          <w:tab w:val="left" w:pos="43"/>
          <w:tab w:val="left" w:pos="284"/>
        </w:tabs>
        <w:ind w:hanging="2"/>
        <w:rPr>
          <w:rFonts w:eastAsia="Arial" w:cs="Arial"/>
          <w:sz w:val="18"/>
          <w:szCs w:val="21"/>
        </w:rPr>
      </w:pPr>
      <w:r>
        <w:rPr>
          <w:noProof/>
        </w:rPr>
        <mc:AlternateContent>
          <mc:Choice Requires="wps">
            <w:drawing>
              <wp:anchor distT="0" distB="0" distL="114300" distR="114300" simplePos="0" relativeHeight="251777024" behindDoc="0" locked="0" layoutInCell="1" allowOverlap="1" wp14:anchorId="42292221" wp14:editId="0FD7B2F7">
                <wp:simplePos x="0" y="0"/>
                <wp:positionH relativeFrom="column">
                  <wp:posOffset>520721</wp:posOffset>
                </wp:positionH>
                <wp:positionV relativeFrom="paragraph">
                  <wp:posOffset>191135</wp:posOffset>
                </wp:positionV>
                <wp:extent cx="5798185" cy="18288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5798185" cy="182880"/>
                        </a:xfrm>
                        <a:prstGeom prst="rect">
                          <a:avLst/>
                        </a:prstGeom>
                        <a:solidFill>
                          <a:prstClr val="white"/>
                        </a:solidFill>
                        <a:ln>
                          <a:noFill/>
                        </a:ln>
                      </wps:spPr>
                      <wps:txbx>
                        <w:txbxContent>
                          <w:p w14:paraId="2D3961F8" w14:textId="6A137269" w:rsidR="007B7407" w:rsidRPr="005779FD" w:rsidRDefault="007B7407" w:rsidP="007B7407">
                            <w:pPr>
                              <w:pStyle w:val="Caption"/>
                              <w:rPr>
                                <w:rFonts w:ascii="Open Sans" w:hAnsi="Open Sans"/>
                                <w:b w:val="0"/>
                                <w:bCs w:val="0"/>
                                <w:noProof/>
                                <w:color w:val="000000" w:themeColor="text1"/>
                                <w:sz w:val="18"/>
                                <w:szCs w:val="16"/>
                              </w:rPr>
                            </w:pPr>
                            <w:r>
                              <w:t xml:space="preserve">Figure </w:t>
                            </w:r>
                            <w:fldSimple w:instr=" SEQ Figure \* ARABIC ">
                              <w:r w:rsidR="001B5DA8">
                                <w:rPr>
                                  <w:noProof/>
                                </w:rPr>
                                <w:t>7</w:t>
                              </w:r>
                            </w:fldSimple>
                            <w:r>
                              <w:t>:</w:t>
                            </w:r>
                            <w:r>
                              <w:rPr>
                                <w:b w:val="0"/>
                                <w:bCs w:val="0"/>
                              </w:rPr>
                              <w:t xml:space="preserve"> </w:t>
                            </w:r>
                            <w:r>
                              <w:rPr>
                                <w:b w:val="0"/>
                                <w:bCs w:val="0"/>
                                <w:color w:val="000000" w:themeColor="text1"/>
                              </w:rPr>
                              <w:t>Health services used by those who reported any acute symptom or chronic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2221" id="Text Box 27" o:spid="_x0000_s1038" type="#_x0000_t202" style="position:absolute;margin-left:41pt;margin-top:15.05pt;width:456.55pt;height:14.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" stroked="f">
                <v:textbox inset="0,0,0,0">
                  <w:txbxContent>
                    <w:p w14:paraId="2D3961F8" w14:textId="6A137269" w:rsidR="007B7407" w:rsidRPr="005779FD" w:rsidRDefault="007B7407" w:rsidP="007B7407">
                      <w:pPr>
                        <w:pStyle w:val="Caption"/>
                        <w:rPr>
                          <w:rFonts w:ascii="Open Sans" w:hAnsi="Open Sans"/>
                          <w:b w:val="0"/>
                          <w:bCs w:val="0"/>
                          <w:noProof/>
                          <w:color w:val="000000" w:themeColor="text1"/>
                          <w:sz w:val="18"/>
                          <w:szCs w:val="16"/>
                        </w:rPr>
                      </w:pPr>
                      <w:r>
                        <w:t xml:space="preserve">Figure </w:t>
                      </w:r>
                      <w:fldSimple w:instr=" SEQ Figure \* ARABIC ">
                        <w:r w:rsidR="001B5DA8">
                          <w:rPr>
                            <w:noProof/>
                          </w:rPr>
                          <w:t>7</w:t>
                        </w:r>
                      </w:fldSimple>
                      <w:r>
                        <w:t>:</w:t>
                      </w:r>
                      <w:r>
                        <w:rPr>
                          <w:b w:val="0"/>
                          <w:bCs w:val="0"/>
                        </w:rPr>
                        <w:t xml:space="preserve"> </w:t>
                      </w:r>
                      <w:r>
                        <w:rPr>
                          <w:b w:val="0"/>
                          <w:bCs w:val="0"/>
                          <w:color w:val="000000" w:themeColor="text1"/>
                        </w:rPr>
                        <w:t>Health services used by those who reported any acute symptom or chronic condition</w:t>
                      </w:r>
                    </w:p>
                  </w:txbxContent>
                </v:textbox>
                <w10:wrap type="topAndBottom"/>
              </v:shape>
            </w:pict>
          </mc:Fallback>
        </mc:AlternateContent>
      </w:r>
    </w:p>
    <w:p w14:paraId="64274794" w14:textId="2B8CA0B8" w:rsidR="007B7407" w:rsidRDefault="007B7407" w:rsidP="007B7407">
      <w:pPr>
        <w:rPr>
          <w:sz w:val="24"/>
          <w:szCs w:val="23"/>
        </w:rPr>
      </w:pPr>
    </w:p>
    <w:p w14:paraId="20627195" w14:textId="6F734192" w:rsidR="0028280C" w:rsidRDefault="00193B7D" w:rsidP="00606A20">
      <w:r>
        <w:rPr>
          <w:noProof/>
        </w:rPr>
        <w:lastRenderedPageBreak/>
        <mc:AlternateContent>
          <mc:Choice Requires="wps">
            <w:drawing>
              <wp:anchor distT="0" distB="0" distL="114300" distR="114300" simplePos="0" relativeHeight="251784192" behindDoc="0" locked="0" layoutInCell="1" allowOverlap="1" wp14:anchorId="69B33FC8" wp14:editId="40115D0C">
                <wp:simplePos x="0" y="0"/>
                <wp:positionH relativeFrom="column">
                  <wp:posOffset>262890</wp:posOffset>
                </wp:positionH>
                <wp:positionV relativeFrom="paragraph">
                  <wp:posOffset>2960780</wp:posOffset>
                </wp:positionV>
                <wp:extent cx="5978525" cy="635"/>
                <wp:effectExtent l="0" t="0" r="3175" b="0"/>
                <wp:wrapTopAndBottom/>
                <wp:docPr id="14" name="Text Box 14"/>
                <wp:cNvGraphicFramePr/>
                <a:graphic xmlns:a="http://schemas.openxmlformats.org/drawingml/2006/main">
                  <a:graphicData uri="http://schemas.microsoft.com/office/word/2010/wordprocessingShape">
                    <wps:wsp>
                      <wps:cNvSpPr txBox="1"/>
                      <wps:spPr>
                        <a:xfrm>
                          <a:off x="0" y="0"/>
                          <a:ext cx="5978525" cy="635"/>
                        </a:xfrm>
                        <a:prstGeom prst="rect">
                          <a:avLst/>
                        </a:prstGeom>
                        <a:solidFill>
                          <a:prstClr val="white"/>
                        </a:solidFill>
                        <a:ln>
                          <a:noFill/>
                        </a:ln>
                      </wps:spPr>
                      <wps:txbx>
                        <w:txbxContent>
                          <w:p w14:paraId="44A133E5" w14:textId="7A6030C3" w:rsidR="00606A20" w:rsidRPr="005779FD" w:rsidRDefault="00606A20" w:rsidP="00606A20">
                            <w:pPr>
                              <w:pStyle w:val="Caption"/>
                              <w:rPr>
                                <w:rFonts w:ascii="Open Sans" w:hAnsi="Open Sans"/>
                                <w:b w:val="0"/>
                                <w:bCs w:val="0"/>
                                <w:noProof/>
                                <w:color w:val="000000" w:themeColor="text1"/>
                                <w:sz w:val="18"/>
                                <w:szCs w:val="16"/>
                              </w:rPr>
                            </w:pPr>
                            <w:r>
                              <w:t xml:space="preserve">Figure </w:t>
                            </w:r>
                            <w:fldSimple w:instr=" SEQ Figure \* ARABIC ">
                              <w:r w:rsidR="001B5DA8">
                                <w:rPr>
                                  <w:noProof/>
                                </w:rPr>
                                <w:t>8</w:t>
                              </w:r>
                            </w:fldSimple>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B33FC8" id="Text Box 14" o:spid="_x0000_s1039" type="#_x0000_t202" style="position:absolute;margin-left:20.7pt;margin-top:233.15pt;width:470.7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kHvLwIAAGc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" stroked="f">
                <v:textbox style="mso-fit-shape-to-text:t" inset="0,0,0,0">
                  <w:txbxContent>
                    <w:p w14:paraId="44A133E5" w14:textId="7A6030C3" w:rsidR="00606A20" w:rsidRPr="005779FD" w:rsidRDefault="00606A20" w:rsidP="00606A20">
                      <w:pPr>
                        <w:pStyle w:val="Caption"/>
                        <w:rPr>
                          <w:rFonts w:ascii="Open Sans" w:hAnsi="Open Sans"/>
                          <w:b w:val="0"/>
                          <w:bCs w:val="0"/>
                          <w:noProof/>
                          <w:color w:val="000000" w:themeColor="text1"/>
                          <w:sz w:val="18"/>
                          <w:szCs w:val="16"/>
                        </w:rPr>
                      </w:pPr>
                      <w:r>
                        <w:t xml:space="preserve">Figure </w:t>
                      </w:r>
                      <w:fldSimple w:instr=" SEQ Figure \* ARABIC ">
                        <w:r w:rsidR="001B5DA8">
                          <w:rPr>
                            <w:noProof/>
                          </w:rPr>
                          <w:t>8</w:t>
                        </w:r>
                      </w:fldSimple>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v:textbox>
                <w10:wrap type="topAndBottom"/>
              </v:shape>
            </w:pict>
          </mc:Fallback>
        </mc:AlternateContent>
      </w:r>
      <w:r w:rsidRPr="001E7519">
        <w:rPr>
          <w:noProof/>
          <w:sz w:val="18"/>
          <w:szCs w:val="16"/>
        </w:rPr>
        <w:drawing>
          <wp:anchor distT="0" distB="0" distL="114300" distR="114300" simplePos="0" relativeHeight="251783168" behindDoc="0" locked="0" layoutInCell="1" allowOverlap="1" wp14:anchorId="6BB126C2" wp14:editId="209FB6A0">
            <wp:simplePos x="0" y="0"/>
            <wp:positionH relativeFrom="column">
              <wp:posOffset>510090</wp:posOffset>
            </wp:positionH>
            <wp:positionV relativeFrom="paragraph">
              <wp:posOffset>619</wp:posOffset>
            </wp:positionV>
            <wp:extent cx="5334000" cy="2730500"/>
            <wp:effectExtent l="0" t="0" r="0" b="0"/>
            <wp:wrapTopAndBottom/>
            <wp:docPr id="3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34000" cy="2730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145A2794" w14:textId="6393DF13" w:rsidR="0028280C" w:rsidRDefault="0028280C" w:rsidP="00606A20"/>
    <w:p w14:paraId="46C6F7AE" w14:textId="33A75F13" w:rsidR="0028280C" w:rsidRDefault="0028280C" w:rsidP="00606A20"/>
    <w:p w14:paraId="1CB97AB2" w14:textId="03602F4F" w:rsidR="00193B7D" w:rsidRDefault="00193B7D" w:rsidP="00193B7D">
      <w:r>
        <w:t>I</w:t>
      </w:r>
      <w:r w:rsidRPr="001E7519">
        <w:t>n seeking care either for an acute event or for a chronic condition, a number of obstacles were reported. Fifty-four individuals (15%) answered that they had encountered financial difficulty in paying for care since Ma</w:t>
      </w:r>
      <w:r>
        <w:t>r</w:t>
      </w:r>
      <w:r w:rsidRPr="001E7519">
        <w:t xml:space="preserve">ch 1st, and 45 (12%) individuals said financial difficulty caused them to delay care. Notably, only </w:t>
      </w:r>
      <w:r>
        <w:t>25 of these</w:t>
      </w:r>
      <w:r w:rsidRPr="001E7519">
        <w:t xml:space="preserve"> respondents (</w:t>
      </w:r>
      <w:r>
        <w:t>7</w:t>
      </w:r>
      <w:r w:rsidRPr="001E7519">
        <w:t>%) have medical insurance</w:t>
      </w:r>
      <w:r>
        <w:t xml:space="preserve"> (Figure 9).</w:t>
      </w:r>
    </w:p>
    <w:p w14:paraId="36F71812" w14:textId="1DCA10CB" w:rsidR="00193B7D" w:rsidRDefault="00193B7D" w:rsidP="00606A20"/>
    <w:p w14:paraId="7C6A299E" w14:textId="6BF2FAC2" w:rsidR="0028280C" w:rsidRDefault="00193B7D" w:rsidP="00606A20">
      <w:r>
        <w:rPr>
          <w:noProof/>
        </w:rPr>
        <w:drawing>
          <wp:anchor distT="0" distB="0" distL="114300" distR="114300" simplePos="0" relativeHeight="251785216" behindDoc="0" locked="0" layoutInCell="1" allowOverlap="1" wp14:anchorId="4B2065AC" wp14:editId="3E756F2B">
            <wp:simplePos x="0" y="0"/>
            <wp:positionH relativeFrom="column">
              <wp:posOffset>814818</wp:posOffset>
            </wp:positionH>
            <wp:positionV relativeFrom="paragraph">
              <wp:posOffset>151082</wp:posOffset>
            </wp:positionV>
            <wp:extent cx="4467225" cy="2577465"/>
            <wp:effectExtent l="0" t="0" r="3175" b="635"/>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7225" cy="2577465"/>
                    </a:xfrm>
                    <a:prstGeom prst="rect">
                      <a:avLst/>
                    </a:prstGeom>
                  </pic:spPr>
                </pic:pic>
              </a:graphicData>
            </a:graphic>
            <wp14:sizeRelH relativeFrom="margin">
              <wp14:pctWidth>0</wp14:pctWidth>
            </wp14:sizeRelH>
            <wp14:sizeRelV relativeFrom="margin">
              <wp14:pctHeight>0</wp14:pctHeight>
            </wp14:sizeRelV>
          </wp:anchor>
        </w:drawing>
      </w:r>
    </w:p>
    <w:p w14:paraId="114ADE1B" w14:textId="56D36C68" w:rsidR="0028280C" w:rsidRDefault="0028280C" w:rsidP="00606A20"/>
    <w:p w14:paraId="6B6E6E13" w14:textId="65813140" w:rsidR="0028280C" w:rsidRDefault="0028280C" w:rsidP="00606A20"/>
    <w:p w14:paraId="381C369B" w14:textId="0CB372DA" w:rsidR="0028280C" w:rsidRDefault="0028280C" w:rsidP="00606A20"/>
    <w:p w14:paraId="7F18C2BD" w14:textId="73F3CFA2" w:rsidR="0028280C" w:rsidRDefault="0028280C" w:rsidP="00606A20"/>
    <w:p w14:paraId="6B71672B" w14:textId="6B09AB2D" w:rsidR="0028280C" w:rsidRDefault="0028280C" w:rsidP="00606A20"/>
    <w:p w14:paraId="422E5B5D" w14:textId="0773E49E" w:rsidR="0028280C" w:rsidRDefault="0028280C" w:rsidP="00606A20"/>
    <w:p w14:paraId="04162F1C" w14:textId="29402117" w:rsidR="0028280C" w:rsidRDefault="0028280C" w:rsidP="00606A20"/>
    <w:p w14:paraId="2051F63C" w14:textId="33382BE9" w:rsidR="007B7407" w:rsidRDefault="007B7407" w:rsidP="007B7407">
      <w:pPr>
        <w:pStyle w:val="Heading2"/>
        <w:jc w:val="left"/>
        <w:rPr>
          <w:sz w:val="24"/>
          <w:szCs w:val="23"/>
        </w:rPr>
      </w:pPr>
    </w:p>
    <w:p w14:paraId="207F4B82" w14:textId="3A956AB1" w:rsidR="007B7407" w:rsidRDefault="007B7407" w:rsidP="007B7407"/>
    <w:p w14:paraId="22FC9AF7" w14:textId="638DE3B2" w:rsidR="00606A20" w:rsidRDefault="00606A20" w:rsidP="007B7407"/>
    <w:p w14:paraId="39F060F1" w14:textId="1E5288D4" w:rsidR="00606A20" w:rsidRDefault="00606A20" w:rsidP="007B7407"/>
    <w:p w14:paraId="563EDC95" w14:textId="08BC36CE" w:rsidR="00606A20" w:rsidRDefault="00606A20" w:rsidP="007B7407"/>
    <w:p w14:paraId="3DDE50ED" w14:textId="55650DC3" w:rsidR="00606A20" w:rsidRDefault="00193B7D" w:rsidP="007B7407">
      <w:r>
        <w:rPr>
          <w:noProof/>
        </w:rPr>
        <mc:AlternateContent>
          <mc:Choice Requires="wps">
            <w:drawing>
              <wp:anchor distT="0" distB="0" distL="114300" distR="114300" simplePos="0" relativeHeight="251781120" behindDoc="0" locked="0" layoutInCell="1" allowOverlap="1" wp14:anchorId="2FA2AB61" wp14:editId="4DBF86D6">
                <wp:simplePos x="0" y="0"/>
                <wp:positionH relativeFrom="column">
                  <wp:posOffset>810003</wp:posOffset>
                </wp:positionH>
                <wp:positionV relativeFrom="paragraph">
                  <wp:posOffset>274955</wp:posOffset>
                </wp:positionV>
                <wp:extent cx="4836160" cy="509905"/>
                <wp:effectExtent l="0" t="0" r="2540" b="0"/>
                <wp:wrapTopAndBottom/>
                <wp:docPr id="39" name="Text Box 39"/>
                <wp:cNvGraphicFramePr/>
                <a:graphic xmlns:a="http://schemas.openxmlformats.org/drawingml/2006/main">
                  <a:graphicData uri="http://schemas.microsoft.com/office/word/2010/wordprocessingShape">
                    <wps:wsp>
                      <wps:cNvSpPr txBox="1"/>
                      <wps:spPr>
                        <a:xfrm>
                          <a:off x="0" y="0"/>
                          <a:ext cx="4836160" cy="509905"/>
                        </a:xfrm>
                        <a:prstGeom prst="rect">
                          <a:avLst/>
                        </a:prstGeom>
                        <a:solidFill>
                          <a:prstClr val="white"/>
                        </a:solidFill>
                        <a:ln>
                          <a:noFill/>
                        </a:ln>
                      </wps:spPr>
                      <wps:txbx>
                        <w:txbxContent>
                          <w:p w14:paraId="0D702D15" w14:textId="7FCCB6C6" w:rsidR="007B7407" w:rsidRPr="005779FD" w:rsidRDefault="007B7407" w:rsidP="007B7407">
                            <w:pPr>
                              <w:pStyle w:val="Caption"/>
                              <w:rPr>
                                <w:rFonts w:ascii="Open Sans" w:hAnsi="Open Sans"/>
                                <w:b w:val="0"/>
                                <w:bCs w:val="0"/>
                                <w:noProof/>
                                <w:color w:val="000000" w:themeColor="text1"/>
                                <w:sz w:val="18"/>
                                <w:szCs w:val="16"/>
                              </w:rPr>
                            </w:pPr>
                            <w:r>
                              <w:t xml:space="preserve">Figure </w:t>
                            </w:r>
                            <w:fldSimple w:instr=" SEQ Figure \* ARABIC ">
                              <w:r w:rsidR="00D35286">
                                <w:rPr>
                                  <w:noProof/>
                                </w:rPr>
                                <w:t>9</w:t>
                              </w:r>
                            </w:fldSimple>
                            <w:r>
                              <w:t>:</w:t>
                            </w:r>
                            <w:r>
                              <w:rPr>
                                <w:b w:val="0"/>
                                <w:bCs w:val="0"/>
                              </w:rPr>
                              <w:t xml:space="preserve"> </w:t>
                            </w:r>
                            <w:r>
                              <w:rPr>
                                <w:b w:val="0"/>
                                <w:bCs w:val="0"/>
                                <w:color w:val="000000" w:themeColor="text1"/>
                              </w:rPr>
                              <w:t>Possible barriers to healthcare among those who reported at least one acute symptom or chronic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AB61" id="Text Box 39" o:spid="_x0000_s1040" type="#_x0000_t202" style="position:absolute;margin-left:63.8pt;margin-top:21.65pt;width:380.8pt;height:40.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" stroked="f">
                <v:textbox inset="0,0,0,0">
                  <w:txbxContent>
                    <w:p w14:paraId="0D702D15" w14:textId="7FCCB6C6" w:rsidR="007B7407" w:rsidRPr="005779FD" w:rsidRDefault="007B7407" w:rsidP="007B7407">
                      <w:pPr>
                        <w:pStyle w:val="Caption"/>
                        <w:rPr>
                          <w:rFonts w:ascii="Open Sans" w:hAnsi="Open Sans"/>
                          <w:b w:val="0"/>
                          <w:bCs w:val="0"/>
                          <w:noProof/>
                          <w:color w:val="000000" w:themeColor="text1"/>
                          <w:sz w:val="18"/>
                          <w:szCs w:val="16"/>
                        </w:rPr>
                      </w:pPr>
                      <w:r>
                        <w:t xml:space="preserve">Figure </w:t>
                      </w:r>
                      <w:fldSimple w:instr=" SEQ Figure \* ARABIC ">
                        <w:r w:rsidR="00D35286">
                          <w:rPr>
                            <w:noProof/>
                          </w:rPr>
                          <w:t>9</w:t>
                        </w:r>
                      </w:fldSimple>
                      <w:r>
                        <w:t>:</w:t>
                      </w:r>
                      <w:r>
                        <w:rPr>
                          <w:b w:val="0"/>
                          <w:bCs w:val="0"/>
                        </w:rPr>
                        <w:t xml:space="preserve"> </w:t>
                      </w:r>
                      <w:r>
                        <w:rPr>
                          <w:b w:val="0"/>
                          <w:bCs w:val="0"/>
                          <w:color w:val="000000" w:themeColor="text1"/>
                        </w:rPr>
                        <w:t>Possible barriers to healthcare among those who reported at least one acute symptom or chronic condition.</w:t>
                      </w:r>
                    </w:p>
                  </w:txbxContent>
                </v:textbox>
                <w10:wrap type="topAndBottom"/>
              </v:shape>
            </w:pict>
          </mc:Fallback>
        </mc:AlternateContent>
      </w:r>
    </w:p>
    <w:p w14:paraId="0CB7B2AD" w14:textId="5F51AE43" w:rsidR="00606A20" w:rsidRDefault="00606A20" w:rsidP="007B7407"/>
    <w:p w14:paraId="1C4126EE" w14:textId="4C6EAB3C" w:rsidR="00606A20" w:rsidRDefault="00606A20" w:rsidP="007B7407"/>
    <w:p w14:paraId="4F0CC218" w14:textId="377F0463" w:rsidR="00606A20" w:rsidRDefault="00606A20" w:rsidP="007B7407"/>
    <w:p w14:paraId="1ED8127F" w14:textId="624A6561" w:rsidR="00606A20" w:rsidRDefault="00606A20" w:rsidP="007B7407"/>
    <w:p w14:paraId="5B2032DF" w14:textId="7D4C7FC8" w:rsidR="00606A20" w:rsidRDefault="00606A20" w:rsidP="007B7407"/>
    <w:p w14:paraId="214922DE" w14:textId="0DCB5D84" w:rsidR="00606A20" w:rsidRDefault="00606A20" w:rsidP="007B7407"/>
    <w:p w14:paraId="4DCF53A4" w14:textId="77777777" w:rsidR="00606A20" w:rsidRPr="0021074A" w:rsidRDefault="00606A20" w:rsidP="007B7407"/>
    <w:p w14:paraId="4E808CDF" w14:textId="77777777" w:rsidR="007B7407" w:rsidRDefault="007B7407" w:rsidP="007B7407">
      <w:pPr>
        <w:pStyle w:val="Heading2"/>
        <w:jc w:val="left"/>
        <w:rPr>
          <w:sz w:val="24"/>
          <w:szCs w:val="23"/>
        </w:rPr>
      </w:pPr>
      <w:r>
        <w:rPr>
          <w:sz w:val="24"/>
          <w:szCs w:val="23"/>
        </w:rPr>
        <w:t xml:space="preserve">Determinants of health service utilization </w:t>
      </w:r>
    </w:p>
    <w:p w14:paraId="34A92E44" w14:textId="77777777" w:rsidR="007B7407" w:rsidRDefault="007B7407" w:rsidP="007B7407"/>
    <w:p w14:paraId="5960A5B7" w14:textId="77777777" w:rsidR="007B7407" w:rsidRPr="0062668E" w:rsidRDefault="007B7407" w:rsidP="007B7407">
      <w:bookmarkStart w:id="158" w:name="OLE_LINK115"/>
      <w:bookmarkStart w:id="159" w:name="OLE_LINK127"/>
      <w:r>
        <w:t xml:space="preserve">We used random-effects logistic models to assess determinants of health service utilization among the healthcare-needing population. </w:t>
      </w:r>
    </w:p>
    <w:bookmarkEnd w:id="158"/>
    <w:bookmarkEnd w:id="159"/>
    <w:p w14:paraId="264DD524" w14:textId="6BC25477" w:rsidR="00957A04" w:rsidRDefault="007B7407" w:rsidP="007B7407">
      <w:pPr>
        <w:rPr>
          <w:b/>
          <w:color w:val="2C969C"/>
          <w:sz w:val="24"/>
          <w:szCs w:val="23"/>
          <w:highlight w:val="none"/>
        </w:rPr>
      </w:pPr>
      <w:r>
        <w:rPr>
          <w:sz w:val="24"/>
          <w:szCs w:val="23"/>
        </w:rPr>
        <w:br w:type="page"/>
      </w:r>
      <w:r w:rsidR="00957A04">
        <w:rPr>
          <w:sz w:val="24"/>
          <w:szCs w:val="23"/>
        </w:rPr>
        <w:lastRenderedPageBreak/>
        <w:br w:type="page"/>
      </w:r>
    </w:p>
    <w:p w14:paraId="5B04475E" w14:textId="6FB3DE83" w:rsidR="00564A35" w:rsidRPr="001B5588" w:rsidRDefault="001D1B96" w:rsidP="001B5588">
      <w:pPr>
        <w:pStyle w:val="Heading2"/>
        <w:jc w:val="left"/>
        <w:rPr>
          <w:sz w:val="24"/>
          <w:szCs w:val="23"/>
        </w:rPr>
      </w:pPr>
      <w:bookmarkStart w:id="160" w:name="_Toc60353407"/>
      <w:bookmarkStart w:id="161" w:name="OLE_LINK38"/>
      <w:bookmarkStart w:id="162" w:name="OLE_LINK39"/>
      <w:r>
        <w:rPr>
          <w:rFonts w:eastAsia="Arial" w:cs="Arial"/>
          <w:noProof/>
          <w:sz w:val="18"/>
          <w:szCs w:val="21"/>
        </w:rPr>
        <w:lastRenderedPageBreak/>
        <w:drawing>
          <wp:anchor distT="0" distB="0" distL="114300" distR="114300" simplePos="0" relativeHeight="251739136" behindDoc="0" locked="0" layoutInCell="1" allowOverlap="1" wp14:anchorId="6F76D9F7" wp14:editId="0B8ED1C6">
            <wp:simplePos x="0" y="0"/>
            <wp:positionH relativeFrom="column">
              <wp:posOffset>4168211</wp:posOffset>
            </wp:positionH>
            <wp:positionV relativeFrom="paragraph">
              <wp:posOffset>0</wp:posOffset>
            </wp:positionV>
            <wp:extent cx="2633345" cy="5689600"/>
            <wp:effectExtent l="0" t="0" r="0" b="0"/>
            <wp:wrapSquare wrapText="bothSides"/>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23" cstate="print">
                      <a:extLst>
                        <a:ext uri="{28A0092B-C50C-407E-A947-70E740481C1C}">
                          <a14:useLocalDpi xmlns:a14="http://schemas.microsoft.com/office/drawing/2010/main" val="0"/>
                        </a:ext>
                      </a:extLst>
                    </a:blip>
                    <a:srcRect t="2888" b="6152"/>
                    <a:stretch/>
                  </pic:blipFill>
                  <pic:spPr bwMode="auto">
                    <a:xfrm>
                      <a:off x="0" y="0"/>
                      <a:ext cx="2633345" cy="56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5BA">
        <w:rPr>
          <w:sz w:val="24"/>
          <w:szCs w:val="23"/>
        </w:rPr>
        <w:t xml:space="preserve">Impact on </w:t>
      </w:r>
      <w:r w:rsidR="00FF53C3">
        <w:rPr>
          <w:sz w:val="24"/>
          <w:szCs w:val="23"/>
        </w:rPr>
        <w:t xml:space="preserve">individuals and </w:t>
      </w:r>
      <w:r w:rsidR="001C65BA">
        <w:rPr>
          <w:sz w:val="24"/>
          <w:szCs w:val="23"/>
        </w:rPr>
        <w:t>households</w:t>
      </w:r>
      <w:bookmarkEnd w:id="160"/>
    </w:p>
    <w:bookmarkEnd w:id="153"/>
    <w:bookmarkEnd w:id="154"/>
    <w:bookmarkEnd w:id="161"/>
    <w:bookmarkEnd w:id="162"/>
    <w:p w14:paraId="4E2CF03D" w14:textId="601002B0" w:rsidR="00D97293" w:rsidRPr="001E7519" w:rsidRDefault="00D97293" w:rsidP="00585C8D">
      <w:pPr>
        <w:tabs>
          <w:tab w:val="left" w:pos="43"/>
          <w:tab w:val="left" w:pos="284"/>
        </w:tabs>
        <w:rPr>
          <w:rFonts w:eastAsia="Arial" w:cs="Arial"/>
          <w:sz w:val="18"/>
          <w:szCs w:val="21"/>
        </w:rPr>
      </w:pPr>
    </w:p>
    <w:p w14:paraId="2B446A9E" w14:textId="067637A1" w:rsidR="00C932DD" w:rsidRDefault="00564A35" w:rsidP="00585C8D">
      <w:pPr>
        <w:tabs>
          <w:tab w:val="left" w:pos="43"/>
          <w:tab w:val="left" w:pos="284"/>
        </w:tabs>
        <w:ind w:hanging="2"/>
        <w:rPr>
          <w:rFonts w:eastAsia="Arial" w:cs="Arial"/>
          <w:sz w:val="18"/>
          <w:szCs w:val="21"/>
        </w:rPr>
      </w:pPr>
      <w:r w:rsidRPr="001E7519">
        <w:rPr>
          <w:rFonts w:eastAsia="Arial" w:cs="Arial"/>
          <w:sz w:val="18"/>
          <w:szCs w:val="21"/>
        </w:rPr>
        <w:t>Concerning the impact of the epidemic on the households, 163 households (85%) reported that their income had fallen since March 1st</w:t>
      </w:r>
      <w:r w:rsidR="0012191C">
        <w:rPr>
          <w:rFonts w:eastAsia="Arial" w:cs="Arial"/>
          <w:sz w:val="18"/>
          <w:szCs w:val="21"/>
        </w:rPr>
        <w:t xml:space="preserve">. </w:t>
      </w:r>
      <w:r w:rsidR="00650317">
        <w:rPr>
          <w:rFonts w:eastAsia="Arial" w:cs="Arial"/>
          <w:sz w:val="18"/>
          <w:szCs w:val="21"/>
        </w:rPr>
        <w:t xml:space="preserve">Households </w:t>
      </w:r>
      <w:r w:rsidR="00594EC6">
        <w:rPr>
          <w:rFonts w:eastAsia="Arial" w:cs="Arial"/>
          <w:sz w:val="18"/>
          <w:szCs w:val="21"/>
        </w:rPr>
        <w:t xml:space="preserve">where the head was a salaried </w:t>
      </w:r>
      <w:r w:rsidR="001E71F8">
        <w:rPr>
          <w:rFonts w:eastAsia="Arial" w:cs="Arial"/>
          <w:sz w:val="18"/>
          <w:szCs w:val="21"/>
        </w:rPr>
        <w:t>workers</w:t>
      </w:r>
      <w:r w:rsidR="0046442E">
        <w:rPr>
          <w:rFonts w:eastAsia="Arial" w:cs="Arial"/>
          <w:sz w:val="18"/>
          <w:szCs w:val="21"/>
        </w:rPr>
        <w:t>, or</w:t>
      </w:r>
      <w:r w:rsidR="00BE4467">
        <w:rPr>
          <w:rFonts w:eastAsia="Arial" w:cs="Arial"/>
          <w:sz w:val="18"/>
          <w:szCs w:val="21"/>
        </w:rPr>
        <w:t xml:space="preserve"> had a university</w:t>
      </w:r>
      <w:r w:rsidR="005A5769">
        <w:rPr>
          <w:rFonts w:eastAsia="Arial" w:cs="Arial"/>
          <w:sz w:val="18"/>
          <w:szCs w:val="21"/>
        </w:rPr>
        <w:t xml:space="preserve"> </w:t>
      </w:r>
      <w:r w:rsidR="00D85758">
        <w:rPr>
          <w:rFonts w:eastAsia="Arial" w:cs="Arial"/>
          <w:sz w:val="18"/>
          <w:szCs w:val="21"/>
        </w:rPr>
        <w:t>degree</w:t>
      </w:r>
      <w:r w:rsidR="00BE4467">
        <w:rPr>
          <w:rFonts w:eastAsia="Arial" w:cs="Arial"/>
          <w:sz w:val="18"/>
          <w:szCs w:val="21"/>
        </w:rPr>
        <w:t xml:space="preserve"> </w:t>
      </w:r>
      <w:r w:rsidR="00D85758">
        <w:rPr>
          <w:rFonts w:eastAsia="Arial" w:cs="Arial"/>
          <w:sz w:val="18"/>
          <w:szCs w:val="21"/>
        </w:rPr>
        <w:t xml:space="preserve">appeared to be least financially impacted, </w:t>
      </w:r>
      <w:r w:rsidR="00B50F01">
        <w:rPr>
          <w:rFonts w:eastAsia="Arial" w:cs="Arial"/>
          <w:sz w:val="18"/>
          <w:szCs w:val="21"/>
        </w:rPr>
        <w:t>with only 67% and 63%</w:t>
      </w:r>
      <w:r w:rsidR="00BF1661">
        <w:rPr>
          <w:rFonts w:eastAsia="Arial" w:cs="Arial"/>
          <w:sz w:val="18"/>
          <w:szCs w:val="21"/>
        </w:rPr>
        <w:t xml:space="preserve"> reporting an income reduction </w:t>
      </w:r>
      <w:r w:rsidR="0012191C">
        <w:rPr>
          <w:rFonts w:eastAsia="Arial" w:cs="Arial"/>
          <w:sz w:val="18"/>
          <w:szCs w:val="21"/>
        </w:rPr>
        <w:t>(Figure 7)</w:t>
      </w:r>
      <w:r w:rsidR="0012191C" w:rsidRPr="001E7519">
        <w:rPr>
          <w:rFonts w:eastAsia="Arial" w:cs="Arial"/>
          <w:sz w:val="18"/>
          <w:szCs w:val="21"/>
        </w:rPr>
        <w:t xml:space="preserve">. </w:t>
      </w:r>
      <w:r w:rsidR="00B50F01">
        <w:rPr>
          <w:rFonts w:eastAsia="Arial" w:cs="Arial"/>
          <w:sz w:val="18"/>
          <w:szCs w:val="21"/>
        </w:rPr>
        <w:t xml:space="preserve"> </w:t>
      </w:r>
    </w:p>
    <w:p w14:paraId="0D6FB43D" w14:textId="34D87957" w:rsidR="00564A35" w:rsidRPr="001E7519" w:rsidRDefault="00564A35" w:rsidP="0012191C">
      <w:pPr>
        <w:tabs>
          <w:tab w:val="left" w:pos="43"/>
          <w:tab w:val="left" w:pos="284"/>
        </w:tabs>
        <w:ind w:hanging="2"/>
        <w:rPr>
          <w:rFonts w:eastAsia="Arial" w:cs="Arial"/>
          <w:sz w:val="18"/>
          <w:szCs w:val="21"/>
        </w:rPr>
      </w:pPr>
    </w:p>
    <w:p w14:paraId="11623917" w14:textId="27DAC618" w:rsidR="00564A35" w:rsidRPr="001E7519" w:rsidRDefault="00325802" w:rsidP="00585C8D">
      <w:pPr>
        <w:tabs>
          <w:tab w:val="left" w:pos="43"/>
          <w:tab w:val="left" w:pos="284"/>
        </w:tabs>
        <w:ind w:hanging="2"/>
        <w:rPr>
          <w:rFonts w:eastAsia="Arial" w:cs="Arial"/>
          <w:sz w:val="18"/>
          <w:szCs w:val="21"/>
        </w:rPr>
      </w:pPr>
      <w:sdt>
        <w:sdtPr>
          <w:rPr>
            <w:rFonts w:eastAsia="Arial" w:cs="Arial"/>
            <w:sz w:val="18"/>
            <w:szCs w:val="21"/>
          </w:rPr>
          <w:tag w:val="goog_rdk_21"/>
          <w:id w:val="1269439025"/>
        </w:sdtPr>
        <w:sdtEndPr/>
        <w:sdtContent>
          <w:r w:rsidR="00564A35" w:rsidRPr="001E7519">
            <w:rPr>
              <w:rFonts w:eastAsia="Arial" w:cs="Arial"/>
              <w:sz w:val="18"/>
              <w:szCs w:val="21"/>
            </w:rPr>
            <w:t>Of the</w:t>
          </w:r>
        </w:sdtContent>
      </w:sdt>
      <w:sdt>
        <w:sdtPr>
          <w:rPr>
            <w:rFonts w:eastAsia="Arial" w:cs="Arial"/>
            <w:sz w:val="18"/>
            <w:szCs w:val="21"/>
          </w:rPr>
          <w:tag w:val="goog_rdk_22"/>
          <w:id w:val="226265561"/>
        </w:sdtPr>
        <w:sdtEndPr/>
        <w:sdtContent>
          <w:r w:rsidR="00564A35" w:rsidRPr="001E7519">
            <w:rPr>
              <w:rFonts w:eastAsia="Arial" w:cs="Arial"/>
              <w:sz w:val="18"/>
              <w:szCs w:val="21"/>
            </w:rPr>
            <w:t xml:space="preserve"> </w:t>
          </w:r>
        </w:sdtContent>
      </w:sdt>
      <w:r w:rsidR="00564A35" w:rsidRPr="001E7519">
        <w:rPr>
          <w:rFonts w:eastAsia="Arial" w:cs="Arial"/>
          <w:sz w:val="18"/>
          <w:szCs w:val="21"/>
        </w:rPr>
        <w:t xml:space="preserve">included households, 11 reported a death in the household during the period of the epidemic. The mean age of people who died was 69.5 years and none of these deaths was reported to be COVID-related. </w:t>
      </w:r>
    </w:p>
    <w:bookmarkEnd w:id="118"/>
    <w:bookmarkEnd w:id="119"/>
    <w:p w14:paraId="0BFB5A87" w14:textId="0C82607F" w:rsidR="0077427E" w:rsidRPr="001E7519" w:rsidRDefault="0077427E" w:rsidP="00403141">
      <w:pPr>
        <w:tabs>
          <w:tab w:val="left" w:pos="43"/>
          <w:tab w:val="left" w:pos="284"/>
        </w:tabs>
        <w:rPr>
          <w:rFonts w:eastAsia="Arial" w:cs="Arial"/>
          <w:sz w:val="18"/>
          <w:szCs w:val="21"/>
        </w:rPr>
      </w:pPr>
    </w:p>
    <w:p w14:paraId="718CF193" w14:textId="45C11DF4" w:rsidR="0054628C" w:rsidRDefault="0054628C" w:rsidP="0054628C">
      <w:pPr>
        <w:tabs>
          <w:tab w:val="left" w:pos="43"/>
          <w:tab w:val="left" w:pos="284"/>
        </w:tabs>
        <w:ind w:hanging="2"/>
        <w:rPr>
          <w:rFonts w:eastAsia="Arial" w:cs="Arial"/>
          <w:sz w:val="18"/>
          <w:szCs w:val="21"/>
        </w:rPr>
      </w:pPr>
      <w:r w:rsidRPr="001E7519">
        <w:rPr>
          <w:rFonts w:eastAsia="Arial" w:cs="Arial"/>
          <w:sz w:val="18"/>
          <w:szCs w:val="21"/>
        </w:rPr>
        <w:t xml:space="preserve">Concerning the impact of the epidemic on the daily living of the studied communities, 560 of the respondents (56%) reported having to reduce daily activities, including 492 (49%) who reported reduced work hours because of confinement. About 82% of the households reported a reduction of living income. </w:t>
      </w:r>
    </w:p>
    <w:p w14:paraId="045A04DE" w14:textId="1658F781" w:rsidR="002F7EBA" w:rsidRDefault="002F7EBA" w:rsidP="0054628C">
      <w:pPr>
        <w:tabs>
          <w:tab w:val="left" w:pos="43"/>
          <w:tab w:val="left" w:pos="284"/>
        </w:tabs>
        <w:ind w:hanging="2"/>
        <w:rPr>
          <w:rFonts w:eastAsia="Arial" w:cs="Arial"/>
          <w:sz w:val="18"/>
          <w:szCs w:val="21"/>
        </w:rPr>
      </w:pPr>
    </w:p>
    <w:p w14:paraId="5E18EC47" w14:textId="2936B877" w:rsidR="00643110" w:rsidRDefault="002F7EBA" w:rsidP="00643110">
      <w:pPr>
        <w:tabs>
          <w:tab w:val="left" w:pos="43"/>
          <w:tab w:val="left" w:pos="284"/>
        </w:tabs>
        <w:ind w:hanging="2"/>
        <w:rPr>
          <w:rFonts w:eastAsia="Arial" w:cs="Arial"/>
          <w:sz w:val="18"/>
          <w:szCs w:val="21"/>
        </w:rPr>
      </w:pPr>
      <w:r w:rsidRPr="001E7519">
        <w:rPr>
          <w:rFonts w:eastAsia="Arial" w:cs="Arial"/>
          <w:sz w:val="18"/>
          <w:szCs w:val="21"/>
        </w:rPr>
        <w:t xml:space="preserve">Notably, more than 50% (543) of respondents reported an increase in stress and pressure in the family environment with 343 (34%) notifying having been </w:t>
      </w:r>
      <w:sdt>
        <w:sdtPr>
          <w:rPr>
            <w:rFonts w:eastAsia="Arial" w:cs="Arial"/>
            <w:sz w:val="18"/>
            <w:szCs w:val="21"/>
          </w:rPr>
          <w:tag w:val="goog_rdk_722"/>
          <w:id w:val="-1067562595"/>
        </w:sdtPr>
        <w:sdtEndPr/>
        <w:sdtContent>
          <w:r w:rsidRPr="001E7519">
            <w:rPr>
              <w:rFonts w:eastAsia="Arial" w:cs="Arial"/>
              <w:sz w:val="18"/>
              <w:szCs w:val="21"/>
            </w:rPr>
            <w:t>victims</w:t>
          </w:r>
        </w:sdtContent>
      </w:sdt>
      <w:r w:rsidRPr="001E7519">
        <w:rPr>
          <w:rFonts w:eastAsia="Arial" w:cs="Arial"/>
          <w:sz w:val="18"/>
          <w:szCs w:val="21"/>
        </w:rPr>
        <w:t xml:space="preserve"> of psychological o</w:t>
      </w:r>
      <w:sdt>
        <w:sdtPr>
          <w:rPr>
            <w:rFonts w:eastAsia="Arial" w:cs="Arial"/>
            <w:sz w:val="18"/>
            <w:szCs w:val="21"/>
          </w:rPr>
          <w:tag w:val="goog_rdk_724"/>
          <w:id w:val="-273484928"/>
        </w:sdtPr>
        <w:sdtEndPr/>
        <w:sdtContent>
          <w:r w:rsidRPr="001E7519">
            <w:rPr>
              <w:rFonts w:eastAsia="Arial" w:cs="Arial"/>
              <w:sz w:val="18"/>
              <w:szCs w:val="21"/>
            </w:rPr>
            <w:t>r</w:t>
          </w:r>
        </w:sdtContent>
      </w:sdt>
      <w:r w:rsidRPr="001E7519">
        <w:rPr>
          <w:rFonts w:eastAsia="Arial" w:cs="Arial"/>
          <w:sz w:val="18"/>
          <w:szCs w:val="21"/>
        </w:rPr>
        <w:t xml:space="preserve"> physical violence.</w:t>
      </w:r>
    </w:p>
    <w:p w14:paraId="0BFCE5F3" w14:textId="0D7E4691" w:rsidR="00643110" w:rsidRDefault="00643110" w:rsidP="00643110">
      <w:pPr>
        <w:tabs>
          <w:tab w:val="left" w:pos="43"/>
          <w:tab w:val="left" w:pos="284"/>
        </w:tabs>
        <w:ind w:hanging="2"/>
        <w:rPr>
          <w:rFonts w:eastAsia="Arial" w:cs="Arial"/>
          <w:sz w:val="18"/>
          <w:szCs w:val="21"/>
        </w:rPr>
      </w:pPr>
    </w:p>
    <w:p w14:paraId="54213496" w14:textId="2B89BCB3" w:rsidR="002F7EBA" w:rsidRPr="001E7519" w:rsidRDefault="002F7EBA" w:rsidP="00643110">
      <w:pPr>
        <w:tabs>
          <w:tab w:val="left" w:pos="43"/>
          <w:tab w:val="left" w:pos="284"/>
        </w:tabs>
        <w:ind w:hanging="2"/>
        <w:rPr>
          <w:rFonts w:eastAsia="Arial" w:cs="Arial"/>
          <w:sz w:val="18"/>
          <w:szCs w:val="21"/>
        </w:rPr>
      </w:pPr>
      <w:r w:rsidRPr="001E7519">
        <w:rPr>
          <w:rFonts w:eastAsia="Arial" w:cs="Arial"/>
          <w:sz w:val="18"/>
          <w:szCs w:val="21"/>
        </w:rPr>
        <w:t>Facing all these constraints</w:t>
      </w:r>
      <w:sdt>
        <w:sdtPr>
          <w:rPr>
            <w:rFonts w:eastAsia="Arial" w:cs="Arial"/>
            <w:sz w:val="18"/>
            <w:szCs w:val="21"/>
          </w:rPr>
          <w:tag w:val="goog_rdk_726"/>
          <w:id w:val="-694161077"/>
        </w:sdtPr>
        <w:sdtEndPr/>
        <w:sdtContent>
          <w:r w:rsidRPr="001E7519">
            <w:rPr>
              <w:rFonts w:eastAsia="Arial" w:cs="Arial"/>
              <w:sz w:val="18"/>
              <w:szCs w:val="21"/>
            </w:rPr>
            <w:t>,</w:t>
          </w:r>
        </w:sdtContent>
      </w:sdt>
      <w:r w:rsidRPr="001E7519">
        <w:rPr>
          <w:rFonts w:eastAsia="Arial" w:cs="Arial"/>
          <w:sz w:val="18"/>
          <w:szCs w:val="21"/>
        </w:rPr>
        <w:t xml:space="preserve"> external support was very limited, only 94 (9%) report having received external help. This help was primarily monetary, or in the form of free personal protective equipment. And the most common sources of these were the government and non-governmental organizations (53%) or other members of the family (40%).</w:t>
      </w:r>
    </w:p>
    <w:p w14:paraId="28F97C04" w14:textId="20F0EA62" w:rsidR="002F7EBA" w:rsidRDefault="002F7EBA" w:rsidP="0054628C">
      <w:pPr>
        <w:tabs>
          <w:tab w:val="left" w:pos="43"/>
          <w:tab w:val="left" w:pos="284"/>
        </w:tabs>
        <w:ind w:hanging="2"/>
        <w:rPr>
          <w:rFonts w:eastAsia="Arial" w:cs="Arial"/>
          <w:sz w:val="18"/>
          <w:szCs w:val="21"/>
        </w:rPr>
      </w:pPr>
    </w:p>
    <w:p w14:paraId="555C8718" w14:textId="09320710" w:rsidR="000F5FC8" w:rsidRDefault="000F5FC8" w:rsidP="0054628C">
      <w:pPr>
        <w:tabs>
          <w:tab w:val="left" w:pos="43"/>
          <w:tab w:val="left" w:pos="284"/>
        </w:tabs>
        <w:ind w:hanging="2"/>
        <w:rPr>
          <w:rFonts w:eastAsia="Arial" w:cs="Arial"/>
          <w:sz w:val="18"/>
          <w:szCs w:val="21"/>
        </w:rPr>
      </w:pPr>
    </w:p>
    <w:p w14:paraId="5F45B61F" w14:textId="77777777" w:rsidR="001C3900" w:rsidRDefault="001C3900" w:rsidP="0054628C">
      <w:pPr>
        <w:tabs>
          <w:tab w:val="left" w:pos="43"/>
          <w:tab w:val="left" w:pos="284"/>
        </w:tabs>
        <w:ind w:hanging="2"/>
        <w:rPr>
          <w:rFonts w:eastAsia="Arial" w:cs="Arial"/>
          <w:sz w:val="18"/>
          <w:szCs w:val="21"/>
        </w:rPr>
      </w:pPr>
    </w:p>
    <w:p w14:paraId="78D9993E" w14:textId="77777777" w:rsidR="001C3900" w:rsidRDefault="001C3900" w:rsidP="000F5FC8">
      <w:pPr>
        <w:pStyle w:val="Heading2"/>
        <w:jc w:val="left"/>
        <w:rPr>
          <w:sz w:val="24"/>
          <w:szCs w:val="23"/>
        </w:rPr>
      </w:pPr>
    </w:p>
    <w:p w14:paraId="6FEC413F" w14:textId="064BFBFB" w:rsidR="001C3900" w:rsidRDefault="002B1D88" w:rsidP="000F5FC8">
      <w:pPr>
        <w:pStyle w:val="Heading2"/>
        <w:jc w:val="left"/>
        <w:rPr>
          <w:sz w:val="24"/>
          <w:szCs w:val="23"/>
        </w:rPr>
      </w:pPr>
      <w:r>
        <w:rPr>
          <w:noProof/>
        </w:rPr>
        <mc:AlternateContent>
          <mc:Choice Requires="wps">
            <w:drawing>
              <wp:anchor distT="0" distB="0" distL="114300" distR="114300" simplePos="0" relativeHeight="251741184" behindDoc="0" locked="0" layoutInCell="1" allowOverlap="1" wp14:anchorId="7680E9CA" wp14:editId="11A0DF18">
                <wp:simplePos x="0" y="0"/>
                <wp:positionH relativeFrom="column">
                  <wp:posOffset>4091111</wp:posOffset>
                </wp:positionH>
                <wp:positionV relativeFrom="page">
                  <wp:posOffset>6676749</wp:posOffset>
                </wp:positionV>
                <wp:extent cx="2633345" cy="3835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33345" cy="383540"/>
                        </a:xfrm>
                        <a:prstGeom prst="rect">
                          <a:avLst/>
                        </a:prstGeom>
                        <a:solidFill>
                          <a:prstClr val="white"/>
                        </a:solidFill>
                        <a:ln>
                          <a:noFill/>
                        </a:ln>
                      </wps:spPr>
                      <wps:txbx>
                        <w:txbxContent>
                          <w:p w14:paraId="0BA3182A" w14:textId="698D4807" w:rsidR="004863C4" w:rsidRPr="005779FD" w:rsidRDefault="004863C4" w:rsidP="002123CF">
                            <w:pPr>
                              <w:pStyle w:val="Caption"/>
                              <w:rPr>
                                <w:rFonts w:ascii="Open Sans" w:hAnsi="Open Sans"/>
                                <w:b w:val="0"/>
                                <w:bCs w:val="0"/>
                                <w:noProof/>
                                <w:color w:val="000000" w:themeColor="text1"/>
                                <w:sz w:val="18"/>
                                <w:szCs w:val="16"/>
                              </w:rPr>
                            </w:pPr>
                            <w:r>
                              <w:t xml:space="preserve">Figure </w:t>
                            </w:r>
                            <w:fldSimple w:instr=" SEQ Figure \* ARABIC ">
                              <w:r w:rsidR="0034685D">
                                <w:rPr>
                                  <w:noProof/>
                                </w:rPr>
                                <w:t>7</w:t>
                              </w:r>
                            </w:fldSimple>
                            <w:r>
                              <w:t>:</w:t>
                            </w:r>
                            <w:r>
                              <w:rPr>
                                <w:b w:val="0"/>
                                <w:bCs w:val="0"/>
                              </w:rPr>
                              <w:t xml:space="preserve"> </w:t>
                            </w:r>
                            <w:r>
                              <w:rPr>
                                <w:b w:val="0"/>
                                <w:bCs w:val="0"/>
                                <w:color w:val="000000" w:themeColor="text1"/>
                              </w:rPr>
                              <w:t xml:space="preserve">% of household heads reporting income decreases since March 1st.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0E9CA" id="Text Box 21" o:spid="_x0000_s1041" type="#_x0000_t202" style="position:absolute;margin-left:322.15pt;margin-top:525.75pt;width:207.35pt;height:30.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" stroked="f">
                <v:textbox inset="0,0,0,0">
                  <w:txbxContent>
                    <w:p w14:paraId="0BA3182A" w14:textId="698D4807" w:rsidR="004863C4" w:rsidRPr="005779FD" w:rsidRDefault="004863C4" w:rsidP="002123CF">
                      <w:pPr>
                        <w:pStyle w:val="Caption"/>
                        <w:rPr>
                          <w:rFonts w:ascii="Open Sans" w:hAnsi="Open Sans"/>
                          <w:b w:val="0"/>
                          <w:bCs w:val="0"/>
                          <w:noProof/>
                          <w:color w:val="000000" w:themeColor="text1"/>
                          <w:sz w:val="18"/>
                          <w:szCs w:val="16"/>
                        </w:rPr>
                      </w:pPr>
                      <w:r>
                        <w:t xml:space="preserve">Figure </w:t>
                      </w:r>
                      <w:r w:rsidR="005D3CEF">
                        <w:fldChar w:fldCharType="begin"/>
                      </w:r>
                      <w:r w:rsidR="005D3CEF">
                        <w:instrText xml:space="preserve"> SEQ Figure \* ARABIC </w:instrText>
                      </w:r>
                      <w:r w:rsidR="005D3CEF">
                        <w:fldChar w:fldCharType="separate"/>
                      </w:r>
                      <w:r w:rsidR="0034685D">
                        <w:rPr>
                          <w:noProof/>
                        </w:rPr>
                        <w:t>7</w:t>
                      </w:r>
                      <w:r w:rsidR="005D3CEF">
                        <w:rPr>
                          <w:noProof/>
                        </w:rPr>
                        <w:fldChar w:fldCharType="end"/>
                      </w:r>
                      <w:r>
                        <w:t>:</w:t>
                      </w:r>
                      <w:r>
                        <w:rPr>
                          <w:b w:val="0"/>
                          <w:bCs w:val="0"/>
                        </w:rPr>
                        <w:t xml:space="preserve"> </w:t>
                      </w:r>
                      <w:r>
                        <w:rPr>
                          <w:b w:val="0"/>
                          <w:bCs w:val="0"/>
                          <w:color w:val="000000" w:themeColor="text1"/>
                        </w:rPr>
                        <w:t xml:space="preserve">% of household heads reporting income decreases since March 1st. </w:t>
                      </w:r>
                    </w:p>
                  </w:txbxContent>
                </v:textbox>
                <w10:wrap type="square" anchory="page"/>
              </v:shape>
            </w:pict>
          </mc:Fallback>
        </mc:AlternateContent>
      </w:r>
    </w:p>
    <w:p w14:paraId="2014A5FF" w14:textId="5B8E181D" w:rsidR="001C3900" w:rsidRDefault="001C3900" w:rsidP="000F5FC8">
      <w:pPr>
        <w:pStyle w:val="Heading2"/>
        <w:jc w:val="left"/>
        <w:rPr>
          <w:sz w:val="24"/>
          <w:szCs w:val="23"/>
        </w:rPr>
      </w:pPr>
    </w:p>
    <w:p w14:paraId="14A055B8" w14:textId="4FBC1619" w:rsidR="001C3900" w:rsidRDefault="001C3900">
      <w:pPr>
        <w:rPr>
          <w:b/>
          <w:color w:val="2C969C"/>
          <w:sz w:val="24"/>
          <w:szCs w:val="23"/>
          <w:highlight w:val="none"/>
        </w:rPr>
      </w:pPr>
      <w:r>
        <w:rPr>
          <w:sz w:val="24"/>
          <w:szCs w:val="23"/>
        </w:rPr>
        <w:br w:type="page"/>
      </w:r>
    </w:p>
    <w:p w14:paraId="7BA6F96D" w14:textId="2BDEF35F" w:rsidR="004863C4" w:rsidRPr="0030666B" w:rsidRDefault="004863C4" w:rsidP="0030666B">
      <w:pPr>
        <w:pStyle w:val="Heading2"/>
        <w:jc w:val="left"/>
        <w:rPr>
          <w:sz w:val="24"/>
          <w:szCs w:val="23"/>
        </w:rPr>
      </w:pPr>
      <w:bookmarkStart w:id="163" w:name="_Toc60353408"/>
    </w:p>
    <w:p w14:paraId="26ACD3EC" w14:textId="00217AC4" w:rsidR="005554CC" w:rsidRPr="001B5588" w:rsidRDefault="001411A3" w:rsidP="005554CC">
      <w:pPr>
        <w:pStyle w:val="Heading2"/>
        <w:jc w:val="left"/>
        <w:rPr>
          <w:sz w:val="24"/>
          <w:szCs w:val="23"/>
        </w:rPr>
      </w:pPr>
      <w:bookmarkStart w:id="164" w:name="OLE_LINK60"/>
      <w:bookmarkStart w:id="165" w:name="OLE_LINK61"/>
      <w:r>
        <w:rPr>
          <w:sz w:val="24"/>
          <w:szCs w:val="23"/>
        </w:rPr>
        <w:t>Attitudes towards COVID-19</w:t>
      </w:r>
      <w:bookmarkEnd w:id="163"/>
    </w:p>
    <w:bookmarkEnd w:id="164"/>
    <w:bookmarkEnd w:id="165"/>
    <w:p w14:paraId="2D6A71A4" w14:textId="0A65E798" w:rsidR="0077427E" w:rsidRPr="001E7519" w:rsidRDefault="0077427E" w:rsidP="00585C8D">
      <w:pPr>
        <w:tabs>
          <w:tab w:val="left" w:pos="43"/>
          <w:tab w:val="left" w:pos="284"/>
        </w:tabs>
        <w:ind w:hanging="2"/>
        <w:rPr>
          <w:rFonts w:eastAsia="Arial" w:cs="Arial"/>
          <w:sz w:val="18"/>
          <w:szCs w:val="21"/>
        </w:rPr>
      </w:pPr>
    </w:p>
    <w:p w14:paraId="65DC4EBD" w14:textId="04A68112" w:rsidR="00DE11C4" w:rsidRDefault="00DE11C4" w:rsidP="00DE11C4">
      <w:pPr>
        <w:tabs>
          <w:tab w:val="left" w:pos="43"/>
          <w:tab w:val="left" w:pos="284"/>
        </w:tabs>
        <w:ind w:hanging="2"/>
        <w:rPr>
          <w:rFonts w:eastAsia="Arial" w:cs="Arial"/>
          <w:sz w:val="18"/>
          <w:szCs w:val="21"/>
        </w:rPr>
      </w:pPr>
      <w:r w:rsidRPr="001E7519">
        <w:rPr>
          <w:rFonts w:eastAsia="Arial" w:cs="Arial"/>
          <w:sz w:val="18"/>
          <w:szCs w:val="21"/>
        </w:rPr>
        <w:t xml:space="preserve">Participants attitudes towards the COVID-19 were notable: around </w:t>
      </w:r>
      <w:bookmarkStart w:id="166" w:name="OLE_LINK56"/>
      <w:bookmarkStart w:id="167" w:name="OLE_LINK57"/>
      <w:r w:rsidRPr="001E7519">
        <w:rPr>
          <w:rFonts w:eastAsia="Arial" w:cs="Arial"/>
          <w:sz w:val="18"/>
          <w:szCs w:val="21"/>
        </w:rPr>
        <w:t xml:space="preserve">825 </w:t>
      </w:r>
      <w:bookmarkEnd w:id="166"/>
      <w:bookmarkEnd w:id="167"/>
      <w:r w:rsidRPr="001E7519">
        <w:rPr>
          <w:rFonts w:eastAsia="Arial" w:cs="Arial"/>
          <w:sz w:val="18"/>
          <w:szCs w:val="21"/>
        </w:rPr>
        <w:t>(82%) reported fear of contamination, but only 48% said they fully respected the basic prevention measures like washing hands or cough etiquette, and only 2</w:t>
      </w:r>
      <w:sdt>
        <w:sdtPr>
          <w:rPr>
            <w:rFonts w:eastAsia="Arial" w:cs="Arial"/>
            <w:sz w:val="18"/>
            <w:szCs w:val="21"/>
          </w:rPr>
          <w:tag w:val="goog_rdk_720"/>
          <w:id w:val="-902211922"/>
        </w:sdtPr>
        <w:sdtEndPr/>
        <w:sdtContent>
          <w:r w:rsidRPr="001E7519">
            <w:rPr>
              <w:rFonts w:eastAsia="Arial" w:cs="Arial"/>
              <w:sz w:val="18"/>
              <w:szCs w:val="21"/>
            </w:rPr>
            <w:t>3</w:t>
          </w:r>
        </w:sdtContent>
      </w:sdt>
      <w:r w:rsidRPr="001E7519">
        <w:rPr>
          <w:rFonts w:eastAsia="Arial" w:cs="Arial"/>
          <w:sz w:val="18"/>
          <w:szCs w:val="21"/>
        </w:rPr>
        <w:t xml:space="preserve">% said they fully followed the rules of physical distancing. Nearly half of the participants believed that people with COVID-19 are stigmatized, and 7% reported that they would conceal their illness to avoid this stigma. </w:t>
      </w:r>
    </w:p>
    <w:p w14:paraId="520E28EF" w14:textId="292BD5B5" w:rsidR="00E21311" w:rsidRDefault="00E21311" w:rsidP="00DE11C4">
      <w:pPr>
        <w:tabs>
          <w:tab w:val="left" w:pos="43"/>
          <w:tab w:val="left" w:pos="284"/>
        </w:tabs>
        <w:ind w:hanging="2"/>
        <w:rPr>
          <w:rFonts w:eastAsia="Arial" w:cs="Arial"/>
          <w:sz w:val="18"/>
          <w:szCs w:val="21"/>
        </w:rPr>
      </w:pPr>
    </w:p>
    <w:p w14:paraId="677B5F08" w14:textId="657BCA1A" w:rsidR="00002592" w:rsidRDefault="00002592" w:rsidP="00002592">
      <w:pPr>
        <w:rPr>
          <w:rFonts w:eastAsia="Arial" w:cs="Arial"/>
          <w:sz w:val="18"/>
          <w:szCs w:val="21"/>
        </w:rPr>
      </w:pPr>
    </w:p>
    <w:p w14:paraId="3FCC4D5B" w14:textId="15EE1B0A" w:rsidR="00E21311" w:rsidRDefault="004863C4">
      <w:pPr>
        <w:rPr>
          <w:rFonts w:eastAsia="Arial" w:cs="Arial"/>
          <w:sz w:val="18"/>
          <w:szCs w:val="21"/>
        </w:rPr>
      </w:pPr>
      <w:r>
        <w:rPr>
          <w:noProof/>
        </w:rPr>
        <mc:AlternateContent>
          <mc:Choice Requires="wps">
            <w:drawing>
              <wp:anchor distT="0" distB="0" distL="114300" distR="114300" simplePos="0" relativeHeight="251744256" behindDoc="0" locked="0" layoutInCell="1" allowOverlap="1" wp14:anchorId="06299A83" wp14:editId="5FB88013">
                <wp:simplePos x="0" y="0"/>
                <wp:positionH relativeFrom="column">
                  <wp:posOffset>1596464</wp:posOffset>
                </wp:positionH>
                <wp:positionV relativeFrom="page">
                  <wp:posOffset>6778027</wp:posOffset>
                </wp:positionV>
                <wp:extent cx="3241675" cy="795655"/>
                <wp:effectExtent l="0" t="0" r="0" b="4445"/>
                <wp:wrapSquare wrapText="bothSides"/>
                <wp:docPr id="25" name="Text Box 25"/>
                <wp:cNvGraphicFramePr/>
                <a:graphic xmlns:a="http://schemas.openxmlformats.org/drawingml/2006/main">
                  <a:graphicData uri="http://schemas.microsoft.com/office/word/2010/wordprocessingShape">
                    <wps:wsp>
                      <wps:cNvSpPr txBox="1"/>
                      <wps:spPr>
                        <a:xfrm>
                          <a:off x="0" y="0"/>
                          <a:ext cx="3241675" cy="795655"/>
                        </a:xfrm>
                        <a:prstGeom prst="rect">
                          <a:avLst/>
                        </a:prstGeom>
                        <a:solidFill>
                          <a:prstClr val="white"/>
                        </a:solidFill>
                        <a:ln>
                          <a:noFill/>
                        </a:ln>
                      </wps:spPr>
                      <wps:txbx>
                        <w:txbxContent>
                          <w:p w14:paraId="5C87642F" w14:textId="6B41163D" w:rsidR="004863C4" w:rsidRPr="005779FD" w:rsidRDefault="004863C4" w:rsidP="00002592">
                            <w:pPr>
                              <w:pStyle w:val="Caption"/>
                              <w:rPr>
                                <w:rFonts w:ascii="Open Sans" w:hAnsi="Open Sans"/>
                                <w:b w:val="0"/>
                                <w:bCs w:val="0"/>
                                <w:noProof/>
                                <w:color w:val="000000" w:themeColor="text1"/>
                                <w:sz w:val="18"/>
                                <w:szCs w:val="16"/>
                              </w:rPr>
                            </w:pPr>
                            <w:r>
                              <w:t xml:space="preserve">Figure </w:t>
                            </w:r>
                            <w:fldSimple w:instr=" SEQ Figure \* ARABIC ">
                              <w:r w:rsidR="0034685D">
                                <w:rPr>
                                  <w:noProof/>
                                </w:rPr>
                                <w:t>10</w:t>
                              </w:r>
                            </w:fldSimple>
                            <w:r>
                              <w:t>:</w:t>
                            </w:r>
                            <w:r>
                              <w:rPr>
                                <w:b w:val="0"/>
                                <w:bCs w:val="0"/>
                              </w:rPr>
                              <w:t xml:space="preserve"> </w:t>
                            </w:r>
                            <w:r w:rsidRPr="00002592">
                              <w:rPr>
                                <w:b w:val="0"/>
                                <w:bCs w:val="0"/>
                                <w:color w:val="000000" w:themeColor="text1"/>
                              </w:rPr>
                              <w:t>Proportion of respondents following prevention measures according to serology test result</w:t>
                            </w:r>
                            <w:r>
                              <w:rPr>
                                <w:b w:val="0"/>
                                <w:b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99A83" id="Text Box 25" o:spid="_x0000_s1042" type="#_x0000_t202" style="position:absolute;margin-left:125.7pt;margin-top:533.7pt;width:255.25pt;height:6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" stroked="f">
                <v:textbox inset="0,0,0,0">
                  <w:txbxContent>
                    <w:p w14:paraId="5C87642F" w14:textId="6B41163D" w:rsidR="004863C4" w:rsidRPr="005779FD" w:rsidRDefault="004863C4" w:rsidP="00002592">
                      <w:pPr>
                        <w:pStyle w:val="Caption"/>
                        <w:rPr>
                          <w:rFonts w:ascii="Open Sans" w:hAnsi="Open Sans"/>
                          <w:b w:val="0"/>
                          <w:bCs w:val="0"/>
                          <w:noProof/>
                          <w:color w:val="000000" w:themeColor="text1"/>
                          <w:sz w:val="18"/>
                          <w:szCs w:val="16"/>
                        </w:rPr>
                      </w:pPr>
                      <w:r>
                        <w:t xml:space="preserve">Figure </w:t>
                      </w:r>
                      <w:r w:rsidR="005D3CEF">
                        <w:fldChar w:fldCharType="begin"/>
                      </w:r>
                      <w:r w:rsidR="005D3CEF">
                        <w:instrText xml:space="preserve"> SEQ Figure \* ARABIC </w:instrText>
                      </w:r>
                      <w:r w:rsidR="005D3CEF">
                        <w:fldChar w:fldCharType="separate"/>
                      </w:r>
                      <w:r w:rsidR="0034685D">
                        <w:rPr>
                          <w:noProof/>
                        </w:rPr>
                        <w:t>10</w:t>
                      </w:r>
                      <w:r w:rsidR="005D3CEF">
                        <w:rPr>
                          <w:noProof/>
                        </w:rPr>
                        <w:fldChar w:fldCharType="end"/>
                      </w:r>
                      <w:r>
                        <w:t>:</w:t>
                      </w:r>
                      <w:r>
                        <w:rPr>
                          <w:b w:val="0"/>
                          <w:bCs w:val="0"/>
                        </w:rPr>
                        <w:t xml:space="preserve"> </w:t>
                      </w:r>
                      <w:r w:rsidRPr="00002592">
                        <w:rPr>
                          <w:b w:val="0"/>
                          <w:bCs w:val="0"/>
                          <w:color w:val="000000" w:themeColor="text1"/>
                        </w:rPr>
                        <w:t>Proportion of respondents following prevention measures according to serology test result</w:t>
                      </w:r>
                      <w:r>
                        <w:rPr>
                          <w:b w:val="0"/>
                          <w:bCs w:val="0"/>
                          <w:color w:val="000000" w:themeColor="text1"/>
                        </w:rPr>
                        <w:t>.</w:t>
                      </w:r>
                    </w:p>
                  </w:txbxContent>
                </v:textbox>
                <w10:wrap type="square" anchory="page"/>
              </v:shape>
            </w:pict>
          </mc:Fallback>
        </mc:AlternateContent>
      </w:r>
      <w:r>
        <w:rPr>
          <w:rFonts w:eastAsia="Arial" w:cs="Arial"/>
          <w:noProof/>
          <w:sz w:val="18"/>
          <w:szCs w:val="21"/>
        </w:rPr>
        <w:drawing>
          <wp:anchor distT="0" distB="0" distL="114300" distR="114300" simplePos="0" relativeHeight="251742208" behindDoc="0" locked="0" layoutInCell="1" allowOverlap="1" wp14:anchorId="03C4ADDD" wp14:editId="78BD34F3">
            <wp:simplePos x="0" y="0"/>
            <wp:positionH relativeFrom="column">
              <wp:posOffset>1396440</wp:posOffset>
            </wp:positionH>
            <wp:positionV relativeFrom="paragraph">
              <wp:posOffset>40229</wp:posOffset>
            </wp:positionV>
            <wp:extent cx="3321050" cy="4490720"/>
            <wp:effectExtent l="0" t="0" r="6350" b="5080"/>
            <wp:wrapSquare wrapText="bothSides"/>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1050" cy="4490720"/>
                    </a:xfrm>
                    <a:prstGeom prst="rect">
                      <a:avLst/>
                    </a:prstGeom>
                  </pic:spPr>
                </pic:pic>
              </a:graphicData>
            </a:graphic>
            <wp14:sizeRelH relativeFrom="margin">
              <wp14:pctWidth>0</wp14:pctWidth>
            </wp14:sizeRelH>
            <wp14:sizeRelV relativeFrom="margin">
              <wp14:pctHeight>0</wp14:pctHeight>
            </wp14:sizeRelV>
          </wp:anchor>
        </w:drawing>
      </w:r>
      <w:r w:rsidR="00E21311">
        <w:rPr>
          <w:rFonts w:eastAsia="Arial" w:cs="Arial"/>
          <w:sz w:val="18"/>
          <w:szCs w:val="21"/>
        </w:rPr>
        <w:br w:type="page"/>
      </w:r>
    </w:p>
    <w:p w14:paraId="650A3817" w14:textId="0FA3A8DB" w:rsidR="00002592" w:rsidRDefault="00002592" w:rsidP="00002592">
      <w:pPr>
        <w:rPr>
          <w:rFonts w:eastAsia="Arial" w:cs="Arial"/>
          <w:sz w:val="18"/>
          <w:szCs w:val="21"/>
        </w:rPr>
      </w:pPr>
    </w:p>
    <w:p w14:paraId="36712785" w14:textId="31402F67" w:rsidR="0077427E" w:rsidRPr="001E7519" w:rsidRDefault="0077427E" w:rsidP="00002592">
      <w:pPr>
        <w:rPr>
          <w:rFonts w:eastAsia="Arial" w:cs="Arial"/>
          <w:b/>
          <w:bCs/>
          <w:color w:val="000000" w:themeColor="text1"/>
          <w:kern w:val="32"/>
          <w:sz w:val="28"/>
          <w:szCs w:val="28"/>
        </w:rPr>
      </w:pPr>
      <w:bookmarkStart w:id="168" w:name="OLE_LINK1"/>
      <w:bookmarkStart w:id="169" w:name="OLE_LINK2"/>
    </w:p>
    <w:p w14:paraId="2E05F0C2" w14:textId="4E8576A8" w:rsidR="0077427E" w:rsidRPr="001E7519" w:rsidRDefault="0077427E" w:rsidP="00585C8D">
      <w:pPr>
        <w:pStyle w:val="Heading1"/>
        <w:spacing w:line="276" w:lineRule="auto"/>
        <w:rPr>
          <w:sz w:val="24"/>
          <w:szCs w:val="26"/>
        </w:rPr>
      </w:pPr>
      <w:bookmarkStart w:id="170" w:name="_Toc60353409"/>
      <w:r w:rsidRPr="001E7519">
        <w:rPr>
          <w:sz w:val="24"/>
          <w:szCs w:val="26"/>
        </w:rPr>
        <w:t>Conclusions</w:t>
      </w:r>
      <w:bookmarkEnd w:id="170"/>
    </w:p>
    <w:bookmarkEnd w:id="168"/>
    <w:bookmarkEnd w:id="169"/>
    <w:p w14:paraId="4D350ED4" w14:textId="325001F3" w:rsidR="00A219A3" w:rsidRPr="001E7519" w:rsidRDefault="00A219A3" w:rsidP="00585C8D">
      <w:pPr>
        <w:tabs>
          <w:tab w:val="left" w:pos="43"/>
          <w:tab w:val="left" w:pos="284"/>
        </w:tabs>
        <w:rPr>
          <w:rFonts w:eastAsia="Arial" w:cs="Arial"/>
          <w:sz w:val="18"/>
          <w:szCs w:val="21"/>
        </w:rPr>
      </w:pPr>
    </w:p>
    <w:p w14:paraId="34F21B58" w14:textId="38FC96E1"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SARS-CoV-2 appears to have circulated quite broadly in the Cité Verte district of Yaoundé. Nearly one person in three was found to be IgG or IgM positive, but more than 60% of these people had no symptoms between March and the date of survey, confirming that the asymptomatic form of the disease is more frequent than severe forms.</w:t>
      </w:r>
    </w:p>
    <w:p w14:paraId="470FC2C7" w14:textId="7FB50728" w:rsidR="0077427E" w:rsidRPr="001E7519" w:rsidRDefault="0077427E" w:rsidP="00585C8D">
      <w:pPr>
        <w:tabs>
          <w:tab w:val="left" w:pos="43"/>
          <w:tab w:val="left" w:pos="284"/>
        </w:tabs>
        <w:ind w:hanging="2"/>
        <w:rPr>
          <w:rFonts w:eastAsia="Arial" w:cs="Arial"/>
          <w:sz w:val="18"/>
          <w:szCs w:val="21"/>
        </w:rPr>
      </w:pPr>
    </w:p>
    <w:p w14:paraId="42B034E5" w14:textId="016B8CAB"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Survey results do not suggest significant health service disruption during the pandemic period. However, this may be explained by the fact that study participants did not seek out formal care when they had COVID-19 symptoms, turning instead to family and </w:t>
      </w:r>
      <w:proofErr w:type="spellStart"/>
      <w:r w:rsidRPr="001E7519">
        <w:rPr>
          <w:rFonts w:eastAsia="Arial" w:cs="Arial"/>
          <w:sz w:val="18"/>
          <w:szCs w:val="21"/>
        </w:rPr>
        <w:t>neighbors</w:t>
      </w:r>
      <w:proofErr w:type="spellEnd"/>
      <w:r w:rsidRPr="001E7519">
        <w:rPr>
          <w:rFonts w:eastAsia="Arial" w:cs="Arial"/>
          <w:sz w:val="18"/>
          <w:szCs w:val="21"/>
        </w:rPr>
        <w:t xml:space="preserve"> for advice on treatment, and using easily-acquired drugs and traditional remedies.</w:t>
      </w:r>
    </w:p>
    <w:p w14:paraId="7CE9FE8B" w14:textId="77777777" w:rsidR="0077427E" w:rsidRPr="001E7519" w:rsidRDefault="0077427E" w:rsidP="00585C8D">
      <w:pPr>
        <w:tabs>
          <w:tab w:val="left" w:pos="43"/>
          <w:tab w:val="left" w:pos="284"/>
        </w:tabs>
        <w:ind w:hanging="2"/>
        <w:rPr>
          <w:rFonts w:eastAsia="Arial" w:cs="Arial"/>
          <w:sz w:val="18"/>
          <w:szCs w:val="21"/>
        </w:rPr>
      </w:pPr>
    </w:p>
    <w:p w14:paraId="37D71408" w14:textId="336B4E5D"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While the epidemic did not </w:t>
      </w:r>
      <w:ins w:id="171" w:author="Nicolas Ray" w:date="2021-01-05T11:45:00Z">
        <w:r w:rsidR="005575A5">
          <w:rPr>
            <w:rFonts w:eastAsia="Arial" w:cs="Arial"/>
            <w:sz w:val="18"/>
            <w:szCs w:val="21"/>
          </w:rPr>
          <w:t xml:space="preserve">to </w:t>
        </w:r>
      </w:ins>
      <w:r w:rsidRPr="001E7519">
        <w:rPr>
          <w:rFonts w:eastAsia="Arial" w:cs="Arial"/>
          <w:sz w:val="18"/>
          <w:szCs w:val="21"/>
        </w:rPr>
        <w:t xml:space="preserve">seem affect the functioning of health services, it caused significant disruption to household incomes. Such disruptions are unsurprising, given that the majority of households acquire income from the informal sector, whose vibrance depends on the daily activities of the entire public. </w:t>
      </w:r>
    </w:p>
    <w:p w14:paraId="5128425C" w14:textId="77777777" w:rsidR="0077427E" w:rsidRPr="001E7519" w:rsidRDefault="0077427E" w:rsidP="00585C8D">
      <w:pPr>
        <w:tabs>
          <w:tab w:val="left" w:pos="43"/>
          <w:tab w:val="left" w:pos="284"/>
        </w:tabs>
        <w:rPr>
          <w:rFonts w:eastAsia="Arial" w:cs="Arial"/>
          <w:sz w:val="18"/>
          <w:szCs w:val="21"/>
        </w:rPr>
      </w:pPr>
    </w:p>
    <w:p w14:paraId="108699E4" w14:textId="77777777"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Social and family activities were also significantly disrupted and this could have created a situation of conflict and stress, sometimes resulting in violence.</w:t>
      </w:r>
    </w:p>
    <w:p w14:paraId="16CA8AD6" w14:textId="77777777" w:rsidR="0077427E" w:rsidRPr="001E7519" w:rsidRDefault="0077427E" w:rsidP="00585C8D">
      <w:pPr>
        <w:tabs>
          <w:tab w:val="left" w:pos="43"/>
          <w:tab w:val="left" w:pos="284"/>
        </w:tabs>
        <w:rPr>
          <w:rFonts w:eastAsia="Arial" w:cs="Arial"/>
          <w:sz w:val="18"/>
          <w:szCs w:val="21"/>
        </w:rPr>
      </w:pPr>
    </w:p>
    <w:p w14:paraId="733CE066" w14:textId="77777777" w:rsidR="0077427E" w:rsidRPr="001E7519" w:rsidRDefault="0077427E" w:rsidP="00585C8D">
      <w:pPr>
        <w:tabs>
          <w:tab w:val="left" w:pos="43"/>
          <w:tab w:val="left" w:pos="284"/>
        </w:tabs>
        <w:rPr>
          <w:sz w:val="18"/>
          <w:szCs w:val="16"/>
        </w:rPr>
      </w:pPr>
    </w:p>
    <w:p w14:paraId="01798CCA" w14:textId="77777777" w:rsidR="0077427E" w:rsidRPr="001E7519" w:rsidRDefault="0077427E" w:rsidP="00585C8D">
      <w:pPr>
        <w:rPr>
          <w:sz w:val="18"/>
          <w:szCs w:val="16"/>
        </w:rPr>
      </w:pPr>
    </w:p>
    <w:p w14:paraId="2F1ACBDE" w14:textId="77777777" w:rsidR="0077427E" w:rsidRPr="001E7519" w:rsidRDefault="0077427E" w:rsidP="00585C8D">
      <w:pPr>
        <w:rPr>
          <w:sz w:val="18"/>
          <w:szCs w:val="16"/>
        </w:rPr>
      </w:pPr>
    </w:p>
    <w:p w14:paraId="320BDD1D" w14:textId="77777777" w:rsidR="0077427E" w:rsidRPr="001E7519" w:rsidRDefault="0077427E" w:rsidP="00585C8D">
      <w:pPr>
        <w:rPr>
          <w:sz w:val="18"/>
          <w:szCs w:val="16"/>
        </w:rPr>
      </w:pPr>
      <w:r w:rsidRPr="001E7519">
        <w:rPr>
          <w:sz w:val="18"/>
          <w:szCs w:val="16"/>
        </w:rPr>
        <w:t>`</w:t>
      </w:r>
    </w:p>
    <w:p w14:paraId="0C2E823C" w14:textId="77777777" w:rsidR="0077427E" w:rsidRPr="001E7519" w:rsidRDefault="0077427E" w:rsidP="00585C8D">
      <w:pPr>
        <w:rPr>
          <w:sz w:val="18"/>
          <w:szCs w:val="16"/>
        </w:rPr>
      </w:pPr>
    </w:p>
    <w:p w14:paraId="6F46E7B6" w14:textId="77777777" w:rsidR="0077427E" w:rsidRPr="001E7519" w:rsidRDefault="0077427E" w:rsidP="00585C8D">
      <w:pPr>
        <w:rPr>
          <w:sz w:val="18"/>
          <w:szCs w:val="16"/>
        </w:rPr>
      </w:pPr>
    </w:p>
    <w:p w14:paraId="0E34243F" w14:textId="77777777" w:rsidR="0077427E" w:rsidRPr="001E7519" w:rsidRDefault="0077427E" w:rsidP="00585C8D">
      <w:pPr>
        <w:rPr>
          <w:sz w:val="18"/>
          <w:szCs w:val="16"/>
        </w:rPr>
      </w:pPr>
    </w:p>
    <w:p w14:paraId="015F4F25" w14:textId="77777777" w:rsidR="0077427E" w:rsidRPr="001E7519" w:rsidRDefault="0077427E" w:rsidP="00585C8D">
      <w:pPr>
        <w:rPr>
          <w:sz w:val="18"/>
          <w:szCs w:val="16"/>
        </w:rPr>
      </w:pPr>
    </w:p>
    <w:p w14:paraId="406BF224" w14:textId="77777777" w:rsidR="0077427E" w:rsidRPr="001E7519" w:rsidRDefault="0077427E" w:rsidP="00585C8D">
      <w:pPr>
        <w:rPr>
          <w:sz w:val="18"/>
          <w:szCs w:val="16"/>
        </w:rPr>
      </w:pPr>
    </w:p>
    <w:p w14:paraId="083535A9" w14:textId="77777777" w:rsidR="0077427E" w:rsidRPr="001E7519" w:rsidRDefault="0077427E" w:rsidP="00585C8D">
      <w:pPr>
        <w:rPr>
          <w:sz w:val="18"/>
          <w:szCs w:val="16"/>
        </w:rPr>
      </w:pPr>
    </w:p>
    <w:p w14:paraId="7C584685" w14:textId="77777777" w:rsidR="0077427E" w:rsidRPr="001E7519" w:rsidRDefault="0077427E" w:rsidP="00585C8D">
      <w:pPr>
        <w:rPr>
          <w:sz w:val="18"/>
          <w:szCs w:val="16"/>
        </w:rPr>
      </w:pPr>
    </w:p>
    <w:p w14:paraId="61964A02" w14:textId="2B334E6B" w:rsidR="00990446" w:rsidRDefault="00990446">
      <w:pPr>
        <w:rPr>
          <w:sz w:val="18"/>
          <w:szCs w:val="16"/>
        </w:rPr>
      </w:pPr>
      <w:r>
        <w:rPr>
          <w:sz w:val="18"/>
          <w:szCs w:val="16"/>
        </w:rPr>
        <w:br w:type="page"/>
      </w:r>
    </w:p>
    <w:p w14:paraId="6A543B68" w14:textId="77777777" w:rsidR="0077427E" w:rsidRPr="001E7519" w:rsidRDefault="0077427E" w:rsidP="00585C8D">
      <w:pPr>
        <w:rPr>
          <w:sz w:val="18"/>
          <w:szCs w:val="16"/>
        </w:rPr>
      </w:pPr>
    </w:p>
    <w:p w14:paraId="596A03F9" w14:textId="4BB40E04" w:rsidR="0077427E" w:rsidRPr="001E7519" w:rsidRDefault="0077427E" w:rsidP="00585C8D">
      <w:pPr>
        <w:rPr>
          <w:sz w:val="18"/>
          <w:szCs w:val="16"/>
        </w:rPr>
      </w:pPr>
    </w:p>
    <w:p w14:paraId="53273C5A" w14:textId="0C394B83" w:rsidR="0077427E" w:rsidRPr="001E7519" w:rsidRDefault="0077427E" w:rsidP="00585C8D">
      <w:pPr>
        <w:pStyle w:val="Heading1"/>
        <w:spacing w:line="276" w:lineRule="auto"/>
        <w:rPr>
          <w:sz w:val="24"/>
          <w:szCs w:val="26"/>
        </w:rPr>
      </w:pPr>
      <w:bookmarkStart w:id="172" w:name="_Toc60353410"/>
      <w:r w:rsidRPr="001E7519">
        <w:rPr>
          <w:sz w:val="24"/>
          <w:szCs w:val="26"/>
        </w:rPr>
        <w:t>Bibliography</w:t>
      </w:r>
      <w:bookmarkEnd w:id="172"/>
    </w:p>
    <w:p w14:paraId="20F520D1" w14:textId="77777777" w:rsidR="0088040E" w:rsidRPr="001E7519" w:rsidRDefault="0088040E" w:rsidP="00585C8D">
      <w:pPr>
        <w:pStyle w:val="Bibliography"/>
        <w:spacing w:line="276" w:lineRule="auto"/>
        <w:rPr>
          <w:sz w:val="18"/>
          <w:szCs w:val="18"/>
        </w:rPr>
      </w:pPr>
    </w:p>
    <w:p w14:paraId="707D6B0E" w14:textId="77777777" w:rsidR="00CE1C8C" w:rsidRPr="00CE1C8C" w:rsidRDefault="0077427E" w:rsidP="00CE1C8C">
      <w:pPr>
        <w:pStyle w:val="Bibliography"/>
        <w:rPr>
          <w:sz w:val="18"/>
        </w:rPr>
      </w:pPr>
      <w:r w:rsidRPr="001E7519">
        <w:rPr>
          <w:sz w:val="18"/>
          <w:szCs w:val="18"/>
        </w:rPr>
        <w:fldChar w:fldCharType="begin"/>
      </w:r>
      <w:r w:rsidRPr="001E7519">
        <w:rPr>
          <w:sz w:val="18"/>
          <w:szCs w:val="18"/>
        </w:rPr>
        <w:instrText xml:space="preserve"> ADDIN ZOTERO_BIBL {"uncited":[],"omitted":[],"custom":[]} CSL_BIBLIOGRAPHY </w:instrText>
      </w:r>
      <w:r w:rsidRPr="001E7519">
        <w:rPr>
          <w:sz w:val="18"/>
          <w:szCs w:val="18"/>
        </w:rPr>
        <w:fldChar w:fldCharType="separate"/>
      </w:r>
      <w:r w:rsidR="00CE1C8C" w:rsidRPr="00CE1C8C">
        <w:rPr>
          <w:sz w:val="18"/>
        </w:rPr>
        <w:t xml:space="preserve">1. </w:t>
      </w:r>
      <w:r w:rsidR="00CE1C8C" w:rsidRPr="00CE1C8C">
        <w:rPr>
          <w:sz w:val="18"/>
        </w:rPr>
        <w:tab/>
        <w:t xml:space="preserve">Lu H, Stratton CW, Tang Y. Outbreak of pneumonia of unknown etiology in Wuhan, China: The mystery and the miracle. </w:t>
      </w:r>
      <w:r w:rsidR="00CE1C8C" w:rsidRPr="00CE1C8C">
        <w:rPr>
          <w:i/>
          <w:iCs/>
          <w:sz w:val="18"/>
        </w:rPr>
        <w:t>J Med Virol</w:t>
      </w:r>
      <w:r w:rsidR="00CE1C8C" w:rsidRPr="00CE1C8C">
        <w:rPr>
          <w:sz w:val="18"/>
        </w:rPr>
        <w:t>. 2020;92(4):401-402. doi:10.1002/jmv.25678</w:t>
      </w:r>
    </w:p>
    <w:p w14:paraId="1680E7E2" w14:textId="77777777" w:rsidR="00CE1C8C" w:rsidRPr="00CE1C8C" w:rsidRDefault="00CE1C8C" w:rsidP="00CE1C8C">
      <w:pPr>
        <w:pStyle w:val="Bibliography"/>
        <w:rPr>
          <w:sz w:val="18"/>
        </w:rPr>
      </w:pPr>
      <w:r w:rsidRPr="00CE1C8C">
        <w:rPr>
          <w:sz w:val="18"/>
        </w:rPr>
        <w:t xml:space="preserve">2. </w:t>
      </w:r>
      <w:r w:rsidRPr="00CE1C8C">
        <w:rPr>
          <w:sz w:val="18"/>
        </w:rPr>
        <w:tab/>
        <w:t>World Health Organization. Weekly epidemiological update - 1 December 2020. Accessed December 8, 2020. https://www.who.int/publications/m/item/weekly-epidemiological-update---1-december-2020</w:t>
      </w:r>
    </w:p>
    <w:p w14:paraId="6A4C7CE0" w14:textId="77777777" w:rsidR="00CE1C8C" w:rsidRPr="00CE1C8C" w:rsidRDefault="00CE1C8C" w:rsidP="00CE1C8C">
      <w:pPr>
        <w:pStyle w:val="Bibliography"/>
        <w:rPr>
          <w:sz w:val="18"/>
        </w:rPr>
      </w:pPr>
      <w:r w:rsidRPr="00CE1C8C">
        <w:rPr>
          <w:sz w:val="18"/>
        </w:rPr>
        <w:t xml:space="preserve">3. </w:t>
      </w:r>
      <w:r w:rsidRPr="00CE1C8C">
        <w:rPr>
          <w:sz w:val="18"/>
        </w:rPr>
        <w:tab/>
        <w:t>AFP. WHO warns Africa is ill-equipped to deal with coronavirus due to “weaker health systems.” TheJournal.ie. Accessed December 8, 2020. https://www.thejournal.ie/world-health-organisation-african-coronavirus-5017867-Feb2020/</w:t>
      </w:r>
    </w:p>
    <w:p w14:paraId="135F8AEC" w14:textId="77777777" w:rsidR="00CE1C8C" w:rsidRPr="00CE1C8C" w:rsidRDefault="00CE1C8C" w:rsidP="00CE1C8C">
      <w:pPr>
        <w:pStyle w:val="Bibliography"/>
        <w:rPr>
          <w:sz w:val="18"/>
        </w:rPr>
      </w:pPr>
      <w:r w:rsidRPr="00685077">
        <w:rPr>
          <w:sz w:val="18"/>
          <w:lang w:val="de-CH"/>
        </w:rPr>
        <w:t xml:space="preserve">4. </w:t>
      </w:r>
      <w:r w:rsidRPr="00685077">
        <w:rPr>
          <w:sz w:val="18"/>
          <w:lang w:val="de-CH"/>
        </w:rPr>
        <w:tab/>
        <w:t xml:space="preserve">Umviligihozo G, Mupfumi L, Sonela N, et al. </w:t>
      </w:r>
      <w:r w:rsidRPr="00CE1C8C">
        <w:rPr>
          <w:sz w:val="18"/>
        </w:rPr>
        <w:t xml:space="preserve">Sub-Saharan Africa preparedness and response to the COVID-19 pandemic: A perspective of early career African scientists. </w:t>
      </w:r>
      <w:r w:rsidRPr="00CE1C8C">
        <w:rPr>
          <w:i/>
          <w:iCs/>
          <w:sz w:val="18"/>
        </w:rPr>
        <w:t>Wellcome Open Res</w:t>
      </w:r>
      <w:r w:rsidRPr="00CE1C8C">
        <w:rPr>
          <w:sz w:val="18"/>
        </w:rPr>
        <w:t>. 2020;5. doi:10.12688/wellcomeopenres.16070.2</w:t>
      </w:r>
    </w:p>
    <w:p w14:paraId="536148A4" w14:textId="77777777" w:rsidR="00CE1C8C" w:rsidRPr="00CE1C8C" w:rsidRDefault="00CE1C8C" w:rsidP="00CE1C8C">
      <w:pPr>
        <w:pStyle w:val="Bibliography"/>
        <w:rPr>
          <w:sz w:val="18"/>
        </w:rPr>
      </w:pPr>
      <w:r w:rsidRPr="00CE1C8C">
        <w:rPr>
          <w:sz w:val="18"/>
        </w:rPr>
        <w:t xml:space="preserve">5. </w:t>
      </w:r>
      <w:r w:rsidRPr="00CE1C8C">
        <w:rPr>
          <w:sz w:val="18"/>
        </w:rPr>
        <w:tab/>
        <w:t xml:space="preserve">Stringhini S, Wisniak A, Piumatti G, et al. Seroprevalence of anti-SARS-CoV-2 IgG antibodies in Geneva, Switzerland (SEROCoV-POP): a population-based study. </w:t>
      </w:r>
      <w:r w:rsidRPr="00CE1C8C">
        <w:rPr>
          <w:i/>
          <w:iCs/>
          <w:sz w:val="18"/>
        </w:rPr>
        <w:t>The Lancet</w:t>
      </w:r>
      <w:r w:rsidRPr="00CE1C8C">
        <w:rPr>
          <w:sz w:val="18"/>
        </w:rPr>
        <w:t>. 2020;396(10247):313-319. doi:10.1016/S0140-6736(20)31304-0</w:t>
      </w:r>
    </w:p>
    <w:p w14:paraId="562C8B4D" w14:textId="77777777" w:rsidR="00CE1C8C" w:rsidRPr="00CE1C8C" w:rsidRDefault="00CE1C8C" w:rsidP="00CE1C8C">
      <w:pPr>
        <w:pStyle w:val="Bibliography"/>
        <w:rPr>
          <w:sz w:val="18"/>
        </w:rPr>
      </w:pPr>
      <w:r w:rsidRPr="00CE1C8C">
        <w:rPr>
          <w:sz w:val="18"/>
        </w:rPr>
        <w:t xml:space="preserve">6. </w:t>
      </w:r>
      <w:r w:rsidRPr="00CE1C8C">
        <w:rPr>
          <w:sz w:val="18"/>
        </w:rPr>
        <w:tab/>
        <w:t xml:space="preserve">Dortet L, Ronat J-B, Vauloup-Fellous C, et al. Evaluating Ten Commercially-Available SARS-CoV-2 Rapid Serological Tests Using the STARD (Standards for Reporting of Diagnostic Accuracy Studies) Method. </w:t>
      </w:r>
      <w:r w:rsidRPr="00CE1C8C">
        <w:rPr>
          <w:i/>
          <w:iCs/>
          <w:sz w:val="18"/>
        </w:rPr>
        <w:t>J Clin Microbiol</w:t>
      </w:r>
      <w:r w:rsidRPr="00CE1C8C">
        <w:rPr>
          <w:sz w:val="18"/>
        </w:rPr>
        <w:t>. Published online November 25, 2020. doi:10.1128/JCM.02342-20</w:t>
      </w:r>
    </w:p>
    <w:p w14:paraId="05E8ED01" w14:textId="77777777" w:rsidR="00CE1C8C" w:rsidRPr="00CE1C8C" w:rsidRDefault="00CE1C8C" w:rsidP="00CE1C8C">
      <w:pPr>
        <w:pStyle w:val="Bibliography"/>
        <w:rPr>
          <w:sz w:val="18"/>
        </w:rPr>
      </w:pPr>
      <w:r w:rsidRPr="00CE1C8C">
        <w:rPr>
          <w:sz w:val="18"/>
        </w:rPr>
        <w:t xml:space="preserve">7. </w:t>
      </w:r>
      <w:r w:rsidRPr="00CE1C8C">
        <w:rPr>
          <w:sz w:val="18"/>
        </w:rPr>
        <w:tab/>
        <w:t xml:space="preserve">Chazai Partners. </w:t>
      </w:r>
      <w:r w:rsidRPr="00685077">
        <w:rPr>
          <w:i/>
          <w:iCs/>
          <w:sz w:val="18"/>
          <w:lang w:val="fr-CH"/>
        </w:rPr>
        <w:t>Recueil Des Mesures Prises Par Le Gouvernement Camerounais Dans Le Cadre de La Lutte Contre La COVID-19</w:t>
      </w:r>
      <w:r w:rsidRPr="00685077">
        <w:rPr>
          <w:sz w:val="18"/>
          <w:lang w:val="fr-CH"/>
        </w:rPr>
        <w:t xml:space="preserve">. </w:t>
      </w:r>
      <w:r w:rsidRPr="00CE1C8C">
        <w:rPr>
          <w:sz w:val="18"/>
        </w:rPr>
        <w:t>Accessed December 8, 2020. https://www.chazai-partners.com/wp-content/uploads/2020/05/Chazai-Partners-Recueil-des-mesures-prises-par-le-gouvernement-Camerounais-dans-la-lutte-contre-la-COVID-19-29-05-20.pdf</w:t>
      </w:r>
    </w:p>
    <w:p w14:paraId="53D905A5" w14:textId="77777777" w:rsidR="00CE1C8C" w:rsidRPr="00685077" w:rsidRDefault="00CE1C8C" w:rsidP="00CE1C8C">
      <w:pPr>
        <w:pStyle w:val="Bibliography"/>
        <w:rPr>
          <w:sz w:val="18"/>
          <w:lang w:val="fr-CH"/>
        </w:rPr>
      </w:pPr>
      <w:r w:rsidRPr="00685077">
        <w:rPr>
          <w:sz w:val="18"/>
          <w:lang w:val="fr-CH"/>
        </w:rPr>
        <w:t xml:space="preserve">8. </w:t>
      </w:r>
      <w:r w:rsidRPr="00685077">
        <w:rPr>
          <w:sz w:val="18"/>
          <w:lang w:val="fr-CH"/>
        </w:rPr>
        <w:tab/>
      </w:r>
      <w:r w:rsidRPr="00685077">
        <w:rPr>
          <w:i/>
          <w:iCs/>
          <w:sz w:val="18"/>
          <w:lang w:val="fr-CH"/>
        </w:rPr>
        <w:t>Enquête Démographique et de Santé Du Cameroun 2018</w:t>
      </w:r>
      <w:r w:rsidRPr="00685077">
        <w:rPr>
          <w:sz w:val="18"/>
          <w:lang w:val="fr-CH"/>
        </w:rPr>
        <w:t>. Institut National de la Statistique/INS et ICF</w:t>
      </w:r>
    </w:p>
    <w:p w14:paraId="47BA7351" w14:textId="77777777" w:rsidR="00CE1C8C" w:rsidRPr="00CE1C8C" w:rsidRDefault="00CE1C8C" w:rsidP="00CE1C8C">
      <w:pPr>
        <w:pStyle w:val="Bibliography"/>
        <w:rPr>
          <w:sz w:val="18"/>
        </w:rPr>
      </w:pPr>
      <w:r w:rsidRPr="00CE1C8C">
        <w:rPr>
          <w:sz w:val="18"/>
        </w:rPr>
        <w:t xml:space="preserve">9. </w:t>
      </w:r>
      <w:r w:rsidRPr="00CE1C8C">
        <w:rPr>
          <w:sz w:val="18"/>
        </w:rPr>
        <w:tab/>
        <w:t xml:space="preserve">Rogan WJ, Gladen B. Estimating prevalence from the results of a screening test. </w:t>
      </w:r>
      <w:r w:rsidRPr="00CE1C8C">
        <w:rPr>
          <w:i/>
          <w:iCs/>
          <w:sz w:val="18"/>
        </w:rPr>
        <w:t>Am J Epidemiol</w:t>
      </w:r>
      <w:r w:rsidRPr="00CE1C8C">
        <w:rPr>
          <w:sz w:val="18"/>
        </w:rPr>
        <w:t>. 1978;107(1):71-76. doi:10.1093/oxfordjournals.aje.a112510</w:t>
      </w:r>
    </w:p>
    <w:p w14:paraId="56E6C53D" w14:textId="77777777" w:rsidR="00CE1C8C" w:rsidRPr="00CE1C8C" w:rsidRDefault="00CE1C8C" w:rsidP="00CE1C8C">
      <w:pPr>
        <w:pStyle w:val="Bibliography"/>
        <w:rPr>
          <w:sz w:val="18"/>
        </w:rPr>
      </w:pPr>
      <w:r w:rsidRPr="00CE1C8C">
        <w:rPr>
          <w:sz w:val="18"/>
        </w:rPr>
        <w:t xml:space="preserve">10. </w:t>
      </w:r>
      <w:r w:rsidRPr="00CE1C8C">
        <w:rPr>
          <w:sz w:val="18"/>
        </w:rPr>
        <w:tab/>
        <w:t>Batra R, Olivieri LG, Rubin D, et al. A comparative evaluation between the Abbott Panbio</w:t>
      </w:r>
      <w:r w:rsidRPr="00CE1C8C">
        <w:rPr>
          <w:sz w:val="18"/>
          <w:vertAlign w:val="superscript"/>
        </w:rPr>
        <w:t>TM</w:t>
      </w:r>
      <w:r w:rsidRPr="00CE1C8C">
        <w:rPr>
          <w:sz w:val="18"/>
        </w:rPr>
        <w:t xml:space="preserve"> COVID-19 IgG/IgM rapid test device and Abbott Architect</w:t>
      </w:r>
      <w:r w:rsidRPr="00CE1C8C">
        <w:rPr>
          <w:sz w:val="18"/>
          <w:vertAlign w:val="superscript"/>
        </w:rPr>
        <w:t>TM</w:t>
      </w:r>
      <w:r w:rsidRPr="00CE1C8C">
        <w:rPr>
          <w:sz w:val="18"/>
        </w:rPr>
        <w:t xml:space="preserve"> SARS CoV-2 IgG assay. </w:t>
      </w:r>
      <w:r w:rsidRPr="00CE1C8C">
        <w:rPr>
          <w:i/>
          <w:iCs/>
          <w:sz w:val="18"/>
        </w:rPr>
        <w:t>J Clin Virol</w:t>
      </w:r>
      <w:r w:rsidRPr="00CE1C8C">
        <w:rPr>
          <w:sz w:val="18"/>
        </w:rPr>
        <w:t>. 2020;132:104645. doi:10.1016/j.jcv.2020.104645</w:t>
      </w:r>
    </w:p>
    <w:p w14:paraId="6E2994B1" w14:textId="77777777" w:rsidR="00CE1C8C" w:rsidRPr="00CE1C8C" w:rsidRDefault="00CE1C8C" w:rsidP="00CE1C8C">
      <w:pPr>
        <w:pStyle w:val="Bibliography"/>
        <w:rPr>
          <w:sz w:val="18"/>
        </w:rPr>
      </w:pPr>
      <w:r w:rsidRPr="00CE1C8C">
        <w:rPr>
          <w:sz w:val="18"/>
        </w:rPr>
        <w:t xml:space="preserve">11. </w:t>
      </w:r>
      <w:r w:rsidRPr="00CE1C8C">
        <w:rPr>
          <w:sz w:val="18"/>
        </w:rPr>
        <w:tab/>
        <w:t xml:space="preserve">Shu H, Wang S, Ruan S, et al. Dynamic Changes of Antibodies to SARS-CoV-2 in COVID-19 Patients at Early Stage of Outbreak. </w:t>
      </w:r>
      <w:r w:rsidRPr="00CE1C8C">
        <w:rPr>
          <w:i/>
          <w:iCs/>
          <w:sz w:val="18"/>
        </w:rPr>
        <w:t>Virol Sin</w:t>
      </w:r>
      <w:r w:rsidRPr="00CE1C8C">
        <w:rPr>
          <w:sz w:val="18"/>
        </w:rPr>
        <w:t>. Published online July 27, 2020. doi:10.1007/s12250-020-00268-5</w:t>
      </w:r>
    </w:p>
    <w:p w14:paraId="4C3A3AD8" w14:textId="77777777" w:rsidR="00CE1C8C" w:rsidRPr="00685077" w:rsidRDefault="00CE1C8C" w:rsidP="00CE1C8C">
      <w:pPr>
        <w:pStyle w:val="Bibliography"/>
        <w:rPr>
          <w:sz w:val="18"/>
          <w:lang w:val="fr-CH"/>
        </w:rPr>
      </w:pPr>
      <w:r w:rsidRPr="00CE1C8C">
        <w:rPr>
          <w:sz w:val="18"/>
        </w:rPr>
        <w:t xml:space="preserve">12. </w:t>
      </w:r>
      <w:r w:rsidRPr="00CE1C8C">
        <w:rPr>
          <w:sz w:val="18"/>
        </w:rPr>
        <w:tab/>
        <w:t xml:space="preserve">Lang Z, Reiczigel J. Confidence limits for prevalence of disease adjusted for estimated sensitivity and specificity. </w:t>
      </w:r>
      <w:r w:rsidRPr="00685077">
        <w:rPr>
          <w:i/>
          <w:iCs/>
          <w:sz w:val="18"/>
          <w:lang w:val="fr-CH"/>
        </w:rPr>
        <w:t>Prev Vet Med</w:t>
      </w:r>
      <w:r w:rsidRPr="00685077">
        <w:rPr>
          <w:sz w:val="18"/>
          <w:lang w:val="fr-CH"/>
        </w:rPr>
        <w:t>. 2014;113(1):13-22. doi:10.1016/j.prevetmed.2013.09.015</w:t>
      </w:r>
    </w:p>
    <w:p w14:paraId="70F043B6" w14:textId="77777777" w:rsidR="00CE1C8C" w:rsidRPr="00CE1C8C" w:rsidRDefault="00CE1C8C" w:rsidP="00CE1C8C">
      <w:pPr>
        <w:pStyle w:val="Bibliography"/>
        <w:rPr>
          <w:sz w:val="18"/>
        </w:rPr>
      </w:pPr>
      <w:r w:rsidRPr="00685077">
        <w:rPr>
          <w:sz w:val="18"/>
          <w:lang w:val="fr-CH"/>
        </w:rPr>
        <w:t xml:space="preserve">13. </w:t>
      </w:r>
      <w:r w:rsidRPr="00685077">
        <w:rPr>
          <w:sz w:val="18"/>
          <w:lang w:val="fr-CH"/>
        </w:rPr>
        <w:tab/>
        <w:t xml:space="preserve">Santé O mondiale de la. Surveillance de la santé publique dans le contexte de la COVID-19 : orientations provisoires, 7 août 2020. </w:t>
      </w:r>
      <w:r w:rsidRPr="00CE1C8C">
        <w:rPr>
          <w:sz w:val="18"/>
        </w:rPr>
        <w:t>Published online 2020. Accessed December 29, 2020. https://apps.who.int/iris/handle/10665/333903</w:t>
      </w:r>
    </w:p>
    <w:p w14:paraId="4C6295C0" w14:textId="77777777" w:rsidR="00CE1C8C" w:rsidRPr="00CE1C8C" w:rsidRDefault="00CE1C8C" w:rsidP="00CE1C8C">
      <w:pPr>
        <w:pStyle w:val="Bibliography"/>
        <w:rPr>
          <w:sz w:val="18"/>
        </w:rPr>
      </w:pPr>
      <w:r w:rsidRPr="00CE1C8C">
        <w:rPr>
          <w:sz w:val="18"/>
        </w:rPr>
        <w:t xml:space="preserve">14. </w:t>
      </w:r>
      <w:r w:rsidRPr="00CE1C8C">
        <w:rPr>
          <w:sz w:val="18"/>
        </w:rPr>
        <w:tab/>
        <w:t xml:space="preserve">Bates D, Mächler M, Bolker B, Walker S. Fitting Linear Mixed-Effects Models Using </w:t>
      </w:r>
      <w:r w:rsidRPr="00CE1C8C">
        <w:rPr>
          <w:b/>
          <w:bCs/>
          <w:sz w:val="18"/>
        </w:rPr>
        <w:t>lme4</w:t>
      </w:r>
      <w:r w:rsidRPr="00CE1C8C">
        <w:rPr>
          <w:sz w:val="18"/>
        </w:rPr>
        <w:t xml:space="preserve">. </w:t>
      </w:r>
      <w:r w:rsidRPr="00CE1C8C">
        <w:rPr>
          <w:i/>
          <w:iCs/>
          <w:sz w:val="18"/>
        </w:rPr>
        <w:t>J Stat Softw</w:t>
      </w:r>
      <w:r w:rsidRPr="00CE1C8C">
        <w:rPr>
          <w:sz w:val="18"/>
        </w:rPr>
        <w:t>. 2015;67(1). doi:10.18637/jss.v067.i01</w:t>
      </w:r>
    </w:p>
    <w:p w14:paraId="7D17D1AB" w14:textId="77777777" w:rsidR="00CE1C8C" w:rsidRPr="00CE1C8C" w:rsidRDefault="00CE1C8C" w:rsidP="00CE1C8C">
      <w:pPr>
        <w:pStyle w:val="Bibliography"/>
        <w:rPr>
          <w:sz w:val="18"/>
        </w:rPr>
      </w:pPr>
      <w:r w:rsidRPr="00CE1C8C">
        <w:rPr>
          <w:sz w:val="18"/>
        </w:rPr>
        <w:t xml:space="preserve">15. </w:t>
      </w:r>
      <w:r w:rsidRPr="00CE1C8C">
        <w:rPr>
          <w:sz w:val="18"/>
        </w:rPr>
        <w:tab/>
        <w:t xml:space="preserve">Andri et mult. al. </w:t>
      </w:r>
      <w:r w:rsidRPr="00CE1C8C">
        <w:rPr>
          <w:i/>
          <w:iCs/>
          <w:sz w:val="18"/>
        </w:rPr>
        <w:t>{DescTools}: Tools for Descriptive Statistics</w:t>
      </w:r>
      <w:r w:rsidRPr="00CE1C8C">
        <w:rPr>
          <w:sz w:val="18"/>
        </w:rPr>
        <w:t>.; 2020. https://cran.r-project.org/package=DescTools</w:t>
      </w:r>
    </w:p>
    <w:p w14:paraId="15D3950B" w14:textId="77777777" w:rsidR="00CE1C8C" w:rsidRPr="00CE1C8C" w:rsidRDefault="00CE1C8C" w:rsidP="00CE1C8C">
      <w:pPr>
        <w:pStyle w:val="Bibliography"/>
        <w:rPr>
          <w:sz w:val="18"/>
        </w:rPr>
      </w:pPr>
      <w:r w:rsidRPr="00CE1C8C">
        <w:rPr>
          <w:sz w:val="18"/>
        </w:rPr>
        <w:lastRenderedPageBreak/>
        <w:t xml:space="preserve">16. </w:t>
      </w:r>
      <w:r w:rsidRPr="00CE1C8C">
        <w:rPr>
          <w:sz w:val="18"/>
        </w:rPr>
        <w:tab/>
        <w:t xml:space="preserve">Wickham H, Averick M, Bryan J, et al. Welcome to the Tidyverse. </w:t>
      </w:r>
      <w:r w:rsidRPr="00CE1C8C">
        <w:rPr>
          <w:i/>
          <w:iCs/>
          <w:sz w:val="18"/>
        </w:rPr>
        <w:t>J Open Source Softw</w:t>
      </w:r>
      <w:r w:rsidRPr="00CE1C8C">
        <w:rPr>
          <w:sz w:val="18"/>
        </w:rPr>
        <w:t>. 2019;4(43):1686. doi:10.21105/joss.01686</w:t>
      </w:r>
    </w:p>
    <w:p w14:paraId="45A66CE4" w14:textId="555CED6C" w:rsidR="00217B1B" w:rsidRPr="001E7519" w:rsidRDefault="0077427E" w:rsidP="00585C8D">
      <w:pPr>
        <w:rPr>
          <w:sz w:val="18"/>
          <w:szCs w:val="16"/>
        </w:rPr>
      </w:pPr>
      <w:r w:rsidRPr="001E7519">
        <w:rPr>
          <w:sz w:val="18"/>
          <w:szCs w:val="16"/>
          <w:highlight w:val="none"/>
        </w:rPr>
        <w:fldChar w:fldCharType="end"/>
      </w:r>
    </w:p>
    <w:sectPr w:rsidR="00217B1B" w:rsidRPr="001E7519" w:rsidSect="00217B1B">
      <w:headerReference w:type="default" r:id="rId25"/>
      <w:footerReference w:type="default" r:id="rId26"/>
      <w:pgSz w:w="11909" w:h="16834"/>
      <w:pgMar w:top="1251" w:right="849" w:bottom="993" w:left="849" w:header="415" w:footer="0" w:gutter="0"/>
      <w:pgNumType w:start="1"/>
      <w:cols w:space="720" w:equalWidth="0">
        <w:col w:w="10206" w:space="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C1AF2" w14:textId="77777777" w:rsidR="00325802" w:rsidRDefault="00325802">
      <w:pPr>
        <w:spacing w:line="240" w:lineRule="auto"/>
      </w:pPr>
      <w:r>
        <w:separator/>
      </w:r>
    </w:p>
    <w:p w14:paraId="7542AFAB" w14:textId="77777777" w:rsidR="00325802" w:rsidRDefault="00325802"/>
    <w:p w14:paraId="1A5A39C5" w14:textId="77777777" w:rsidR="00325802" w:rsidRDefault="00325802"/>
  </w:endnote>
  <w:endnote w:type="continuationSeparator" w:id="0">
    <w:p w14:paraId="14229283" w14:textId="77777777" w:rsidR="00325802" w:rsidRDefault="00325802">
      <w:pPr>
        <w:spacing w:line="240" w:lineRule="auto"/>
      </w:pPr>
      <w:r>
        <w:continuationSeparator/>
      </w:r>
    </w:p>
    <w:p w14:paraId="0D5B6F8E" w14:textId="77777777" w:rsidR="00325802" w:rsidRDefault="00325802"/>
    <w:p w14:paraId="07D34466" w14:textId="77777777" w:rsidR="00325802" w:rsidRDefault="003258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pen Sans">
    <w:altName w:val="﷽﷽﷽﷽﷽﷽﷽﷽s"/>
    <w:panose1 w:val="020B0606030504020204"/>
    <w:charset w:val="00"/>
    <w:family w:val="swiss"/>
    <w:pitch w:val="variable"/>
    <w:sig w:usb0="E00002EF" w:usb1="4000205B" w:usb2="00000028" w:usb3="00000000" w:csb0="0000019F" w:csb1="00000000"/>
  </w:font>
  <w:font w:name="DejaVu Sans Condensed">
    <w:altName w:val="Verdana"/>
    <w:panose1 w:val="020B0604020202020204"/>
    <w:charset w:val="00"/>
    <w:family w:val="swiss"/>
    <w:pitch w:val="variable"/>
    <w:sig w:usb0="00000003" w:usb1="00000000" w:usb2="00000000" w:usb3="00000000" w:csb0="00000001" w:csb1="00000000"/>
  </w:font>
  <w:font w:name="Avenir Medium">
    <w:altName w:val="﷽﷽﷽﷽﷽﷽﷽﷽edium"/>
    <w:panose1 w:val="020006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aramond">
    <w:altName w:val="﷽﷽﷽﷽﷽﷽﷽﷽"/>
    <w:panose1 w:val="02020404030301010803"/>
    <w:charset w:val="00"/>
    <w:family w:val="roman"/>
    <w:pitch w:val="variable"/>
    <w:sig w:usb0="00000003" w:usb1="00000000" w:usb2="00000000" w:usb3="00000000" w:csb0="00000001" w:csb1="00000000"/>
  </w:font>
  <w:font w:name="DejaVu Math TeX Gyre">
    <w:altName w:val="Calibri"/>
    <w:panose1 w:val="020B0604020202020204"/>
    <w:charset w:val="00"/>
    <w:family w:val="auto"/>
    <w:pitch w:val="default"/>
  </w:font>
  <w:font w:name="Avenir Light">
    <w:altName w:val="﷽﷽﷽﷽﷽﷽﷽﷽ight"/>
    <w:panose1 w:val="020B0402020203020204"/>
    <w:charset w:val="4D"/>
    <w:family w:val="swiss"/>
    <w:pitch w:val="variable"/>
    <w:sig w:usb0="800000AF" w:usb1="5000204A" w:usb2="00000000" w:usb3="00000000" w:csb0="0000009B" w:csb1="00000000"/>
  </w:font>
  <w:font w:name="Baghdad">
    <w:altName w:val="﷽﷽﷽﷽﷽﷽﷽﷽"/>
    <w:panose1 w:val="01000500000000020004"/>
    <w:charset w:val="B2"/>
    <w:family w:val="auto"/>
    <w:pitch w:val="variable"/>
    <w:sig w:usb0="80002003" w:usb1="80000000" w:usb2="00000008" w:usb3="00000000" w:csb0="00000040" w:csb1="00000000"/>
  </w:font>
  <w:font w:name="Comfortaa">
    <w:altName w:val="Times New Roman"/>
    <w:panose1 w:val="020B0604020202020204"/>
    <w:charset w:val="00"/>
    <w:family w:val="auto"/>
    <w:pitch w:val="default"/>
  </w:font>
  <w:font w:name="Antique Olive">
    <w:altName w:val="Calibri"/>
    <w:panose1 w:val="020B0604020202020204"/>
    <w:charset w:val="00"/>
    <w:family w:val="swiss"/>
    <w:notTrueType/>
    <w:pitch w:val="variable"/>
    <w:sig w:usb0="00000003" w:usb1="00000000" w:usb2="00000000" w:usb3="00000000" w:csb0="00000001" w:csb1="00000000"/>
  </w:font>
  <w:font w:name="Avenir Book">
    <w:altName w:val="﷽﷽﷽﷽﷽﷽﷽﷽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Roboto">
    <w:altName w:val="﷽﷽﷽﷽﷽﷽﷽﷽㌷㈷Ȁ怀"/>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9232025"/>
      <w:docPartObj>
        <w:docPartGallery w:val="Page Numbers (Bottom of Page)"/>
        <w:docPartUnique/>
      </w:docPartObj>
    </w:sdtPr>
    <w:sdtEndPr>
      <w:rPr>
        <w:rStyle w:val="PageNumber"/>
      </w:rPr>
    </w:sdtEndPr>
    <w:sdtContent>
      <w:p w14:paraId="7F62DA88" w14:textId="77777777" w:rsidR="004863C4" w:rsidRDefault="004863C4" w:rsidP="004071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69FFA" w14:textId="77777777" w:rsidR="004863C4" w:rsidRDefault="004863C4">
    <w:pPr>
      <w:pStyle w:val="Footer"/>
    </w:pPr>
  </w:p>
  <w:p w14:paraId="3F8B28BB" w14:textId="77777777" w:rsidR="004863C4" w:rsidRDefault="004863C4"/>
  <w:p w14:paraId="14D64A58" w14:textId="77777777" w:rsidR="00271A85" w:rsidRDefault="00271A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6F235" w14:textId="77777777" w:rsidR="004863C4" w:rsidRPr="002F1C03" w:rsidRDefault="004863C4" w:rsidP="00A65D71">
    <w:pPr>
      <w:rPr>
        <w:color w:val="2C969C"/>
        <w:sz w:val="16"/>
        <w:szCs w:val="16"/>
        <w:lang w:val="fr-CH"/>
      </w:rPr>
    </w:pPr>
    <w:r w:rsidRPr="0077427E">
      <w:rPr>
        <w:noProof/>
        <w:color w:val="2C969C"/>
      </w:rPr>
      <mc:AlternateContent>
        <mc:Choice Requires="wps">
          <w:drawing>
            <wp:anchor distT="114300" distB="114300" distL="114300" distR="114300" simplePos="0" relativeHeight="251660288" behindDoc="0" locked="0" layoutInCell="1" allowOverlap="1" wp14:anchorId="02A35384" wp14:editId="3ECFA57D">
              <wp:simplePos x="0" y="0"/>
              <wp:positionH relativeFrom="column">
                <wp:posOffset>635</wp:posOffset>
              </wp:positionH>
              <wp:positionV relativeFrom="paragraph">
                <wp:posOffset>-18513</wp:posOffset>
              </wp:positionV>
              <wp:extent cx="6480000" cy="17342"/>
              <wp:effectExtent l="0" t="12700" r="35560" b="33655"/>
              <wp:wrapSquare wrapText="bothSides"/>
              <wp:docPr id="4" name="Straight Arrow Connector 2"/>
              <wp:cNvGraphicFramePr/>
              <a:graphic xmlns:a="http://schemas.openxmlformats.org/drawingml/2006/main">
                <a:graphicData uri="http://schemas.microsoft.com/office/word/2010/wordprocessingShape">
                  <wps:wsp>
                    <wps:cNvCnPr/>
                    <wps:spPr bwMode="auto">
                      <a:xfrm rot="10800000" flipH="1">
                        <a:off x="0" y="0"/>
                        <a:ext cx="6480000" cy="17342"/>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anchor>
          </w:drawing>
        </mc:Choice>
        <mc:Fallback>
          <w:pict>
            <v:shapetype w14:anchorId="0653A991" id="_x0000_t32" coordsize="21600,21600" o:spt="32" o:oned="t" path="m,l21600,21600e" filled="f">
              <v:path arrowok="t" fillok="f" o:connecttype="none"/>
              <o:lock v:ext="edit" shapetype="t"/>
            </v:shapetype>
            <v:shape id="Straight Arrow Connector 2" o:spid="_x0000_s1026" type="#_x0000_t32" style="position:absolute;margin-left:.05pt;margin-top:-1.45pt;width:510.25pt;height:1.35pt;rotation:180;flip:x;z-index:251660288;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" strokecolor="#824f20" strokeweight="3pt">
              <v:stroke opacity="32896f"/>
              <w10:wrap type="square"/>
            </v:shape>
          </w:pict>
        </mc:Fallback>
      </mc:AlternateContent>
    </w:r>
    <w:r w:rsidRPr="002F1C03">
      <w:rPr>
        <w:color w:val="2C969C"/>
        <w:sz w:val="16"/>
        <w:szCs w:val="16"/>
        <w:lang w:val="fr-CH"/>
      </w:rPr>
      <w:t xml:space="preserve">ASCRES • CIRES • MINSANTE • CIRCB • GIZ               </w:t>
    </w:r>
    <w:sdt>
      <w:sdtPr>
        <w:rPr>
          <w:rStyle w:val="PageNumber"/>
          <w:color w:val="2C969C"/>
        </w:rPr>
        <w:id w:val="1185027589"/>
        <w:docPartObj>
          <w:docPartGallery w:val="Page Numbers (Bottom of Page)"/>
          <w:docPartUnique/>
        </w:docPartObj>
      </w:sdtPr>
      <w:sdtEndPr>
        <w:rPr>
          <w:rStyle w:val="PageNumber"/>
        </w:rPr>
      </w:sdtEndPr>
      <w:sdtContent>
        <w:r w:rsidRPr="002F1C03">
          <w:rPr>
            <w:rStyle w:val="PageNumber"/>
            <w:color w:val="2C969C"/>
            <w:lang w:val="fr-CH"/>
          </w:rPr>
          <w:t xml:space="preserve">                          </w:t>
        </w:r>
        <w:r w:rsidRPr="00A65D71">
          <w:rPr>
            <w:rStyle w:val="PageNumber"/>
            <w:b/>
            <w:bCs/>
            <w:color w:val="2C969C"/>
            <w:sz w:val="18"/>
            <w:szCs w:val="16"/>
          </w:rPr>
          <w:fldChar w:fldCharType="begin"/>
        </w:r>
        <w:r w:rsidRPr="002F1C03">
          <w:rPr>
            <w:rStyle w:val="PageNumber"/>
            <w:b/>
            <w:bCs/>
            <w:color w:val="2C969C"/>
            <w:sz w:val="18"/>
            <w:szCs w:val="16"/>
            <w:lang w:val="fr-CH"/>
          </w:rPr>
          <w:instrText xml:space="preserve"> PAGE </w:instrText>
        </w:r>
        <w:r w:rsidRPr="00A65D71">
          <w:rPr>
            <w:rStyle w:val="PageNumber"/>
            <w:b/>
            <w:bCs/>
            <w:color w:val="2C969C"/>
            <w:sz w:val="18"/>
            <w:szCs w:val="16"/>
          </w:rPr>
          <w:fldChar w:fldCharType="separate"/>
        </w:r>
        <w:r w:rsidRPr="002F1C03">
          <w:rPr>
            <w:rStyle w:val="PageNumber"/>
            <w:b/>
            <w:bCs/>
            <w:noProof/>
            <w:color w:val="2C969C"/>
            <w:sz w:val="18"/>
            <w:szCs w:val="16"/>
            <w:lang w:val="fr-CH"/>
          </w:rPr>
          <w:t>3</w:t>
        </w:r>
        <w:r w:rsidRPr="00A65D71">
          <w:rPr>
            <w:rStyle w:val="PageNumber"/>
            <w:b/>
            <w:bCs/>
            <w:color w:val="2C969C"/>
            <w:sz w:val="18"/>
            <w:szCs w:val="16"/>
          </w:rPr>
          <w:fldChar w:fldCharType="end"/>
        </w:r>
        <w:r w:rsidRPr="002F1C03">
          <w:rPr>
            <w:rStyle w:val="PageNumber"/>
            <w:color w:val="2C969C"/>
            <w:sz w:val="18"/>
            <w:szCs w:val="16"/>
            <w:lang w:val="fr-CH"/>
          </w:rPr>
          <w:t xml:space="preserve"> </w:t>
        </w:r>
      </w:sdtContent>
    </w:sdt>
    <w:r w:rsidRPr="002F1C03">
      <w:rPr>
        <w:color w:val="2C969C"/>
        <w:sz w:val="16"/>
        <w:szCs w:val="16"/>
        <w:lang w:val="fr-CH"/>
      </w:rPr>
      <w:t xml:space="preserve">     </w:t>
    </w:r>
  </w:p>
  <w:p w14:paraId="76C69758" w14:textId="6A00C5C0" w:rsidR="004863C4" w:rsidRPr="002F1C03" w:rsidRDefault="004863C4" w:rsidP="007E649B">
    <w:pPr>
      <w:pStyle w:val="Footer"/>
      <w:rPr>
        <w:lang w:val="fr-CH"/>
      </w:rPr>
    </w:pPr>
    <w:r w:rsidRPr="002F1C03">
      <w:rPr>
        <w:rStyle w:val="PageNumber"/>
        <w:lang w:val="fr-CH"/>
      </w:rPr>
      <w:tab/>
    </w:r>
  </w:p>
  <w:p w14:paraId="270903A0" w14:textId="77777777" w:rsidR="004863C4" w:rsidRPr="002F1C03" w:rsidRDefault="004863C4">
    <w:pPr>
      <w:rPr>
        <w:lang w:val="fr-CH"/>
      </w:rPr>
    </w:pPr>
  </w:p>
  <w:p w14:paraId="38551BCB" w14:textId="77777777" w:rsidR="00271A85" w:rsidRDefault="00271A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9E6A3E" w14:textId="77777777" w:rsidR="00325802" w:rsidRDefault="00325802">
      <w:pPr>
        <w:spacing w:line="240" w:lineRule="auto"/>
      </w:pPr>
      <w:r>
        <w:separator/>
      </w:r>
    </w:p>
    <w:p w14:paraId="055E8C24" w14:textId="77777777" w:rsidR="00325802" w:rsidRDefault="00325802"/>
    <w:p w14:paraId="1732FCB9" w14:textId="77777777" w:rsidR="00325802" w:rsidRDefault="00325802"/>
  </w:footnote>
  <w:footnote w:type="continuationSeparator" w:id="0">
    <w:p w14:paraId="5B507C72" w14:textId="77777777" w:rsidR="00325802" w:rsidRDefault="00325802">
      <w:pPr>
        <w:spacing w:line="240" w:lineRule="auto"/>
      </w:pPr>
      <w:r>
        <w:continuationSeparator/>
      </w:r>
    </w:p>
    <w:p w14:paraId="39C3187A" w14:textId="77777777" w:rsidR="00325802" w:rsidRDefault="00325802"/>
    <w:p w14:paraId="0C8ECBDA" w14:textId="77777777" w:rsidR="00325802" w:rsidRDefault="003258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FB29" w14:textId="6C6C432D" w:rsidR="004863C4" w:rsidRPr="008213DB" w:rsidRDefault="004863C4">
    <w:pPr>
      <w:spacing w:line="240" w:lineRule="auto"/>
      <w:jc w:val="right"/>
      <w:rPr>
        <w:b/>
        <w:color w:val="F9983D"/>
        <w:sz w:val="14"/>
        <w:szCs w:val="14"/>
      </w:rPr>
    </w:pPr>
    <w:r w:rsidRPr="008213DB">
      <w:rPr>
        <w:noProof/>
        <w:color w:val="2C969C"/>
      </w:rPr>
      <mc:AlternateContent>
        <mc:Choice Requires="wps">
          <w:drawing>
            <wp:anchor distT="114300" distB="114300" distL="114300" distR="114300" simplePos="0" relativeHeight="251658240" behindDoc="0" locked="0" layoutInCell="1" allowOverlap="1" wp14:anchorId="2E6B9CDE" wp14:editId="55556861">
              <wp:simplePos x="0" y="0"/>
              <wp:positionH relativeFrom="column">
                <wp:posOffset>-142240</wp:posOffset>
              </wp:positionH>
              <wp:positionV relativeFrom="paragraph">
                <wp:posOffset>104184</wp:posOffset>
              </wp:positionV>
              <wp:extent cx="1341120" cy="372745"/>
              <wp:effectExtent l="0" t="0" r="508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1120" cy="372745"/>
                      </a:xfrm>
                      <a:prstGeom prst="rect">
                        <a:avLst/>
                      </a:prstGeom>
                      <a:solidFill>
                        <a:srgbClr val="824F20">
                          <a:alpha val="49804"/>
                        </a:srgbClr>
                      </a:solidFill>
                      <a:ln>
                        <a:noFill/>
                      </a:ln>
                    </wps:spPr>
                    <wps:txbx>
                      <w:txbxContent>
                        <w:p w14:paraId="58913711" w14:textId="38B29AC5" w:rsidR="004863C4" w:rsidRPr="0022738E" w:rsidRDefault="004863C4">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wps:txbx>
                    <wps:bodyPr spcFirstLastPara="1" wrap="square" lIns="91425" tIns="91425" rIns="91425" bIns="91425" anchor="ctr" anchorCtr="0">
                      <a:noAutofit/>
                    </wps:bodyPr>
                  </wps:wsp>
                </a:graphicData>
              </a:graphic>
            </wp:anchor>
          </w:drawing>
        </mc:Choice>
        <mc:Fallback>
          <w:pict>
            <v:rect w14:anchorId="2E6B9CDE" id="Text Box 1" o:spid="_x0000_s1043" style="position:absolute;left:0;text-align:left;margin-left:-11.2pt;margin-top:8.2pt;width:105.6pt;height:29.3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" fillcolor="#824f20" stroked="f">
              <v:fill opacity="32639f"/>
              <v:textbox inset="2.53958mm,2.53958mm,2.53958mm,2.53958mm">
                <w:txbxContent>
                  <w:p w14:paraId="58913711" w14:textId="38B29AC5" w:rsidR="004863C4" w:rsidRPr="0022738E" w:rsidRDefault="004863C4">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v:textbox>
              <w10:wrap type="square"/>
            </v:rect>
          </w:pict>
        </mc:Fallback>
      </mc:AlternateContent>
    </w:r>
    <w:r w:rsidRPr="008213DB">
      <w:rPr>
        <w:b/>
        <w:color w:val="2C969C"/>
        <w:sz w:val="14"/>
        <w:szCs w:val="14"/>
      </w:rPr>
      <w:t>Epidemiological survey and active screening for COVID-19</w:t>
    </w:r>
  </w:p>
  <w:p w14:paraId="17480E44" w14:textId="7A815429" w:rsidR="004863C4" w:rsidRDefault="004863C4">
    <w:pPr>
      <w:spacing w:line="240" w:lineRule="auto"/>
      <w:jc w:val="right"/>
      <w:rPr>
        <w:sz w:val="12"/>
        <w:szCs w:val="12"/>
      </w:rPr>
    </w:pPr>
    <w:r>
      <w:rPr>
        <w:sz w:val="12"/>
        <w:szCs w:val="12"/>
      </w:rPr>
      <w:t xml:space="preserve"> Jan 2021</w:t>
    </w:r>
  </w:p>
  <w:p w14:paraId="6601D726" w14:textId="2ADD1655" w:rsidR="004863C4" w:rsidRPr="007F3F9A" w:rsidRDefault="004863C4" w:rsidP="007F3F9A">
    <w:pPr>
      <w:tabs>
        <w:tab w:val="left" w:pos="3600"/>
        <w:tab w:val="right" w:pos="8135"/>
      </w:tabs>
      <w:spacing w:line="240" w:lineRule="auto"/>
      <w:rPr>
        <w:color w:val="2C969C"/>
        <w:sz w:val="12"/>
        <w:szCs w:val="12"/>
      </w:rPr>
    </w:pPr>
    <w:r>
      <w:rPr>
        <w:color w:val="2C969C"/>
        <w:sz w:val="12"/>
        <w:szCs w:val="12"/>
        <w:lang w:val="en-US"/>
      </w:rPr>
      <w:tab/>
    </w:r>
    <w:r>
      <w:rPr>
        <w:noProof/>
      </w:rPr>
      <mc:AlternateContent>
        <mc:Choice Requires="wps">
          <w:drawing>
            <wp:anchor distT="114300" distB="114300" distL="114300" distR="114300" simplePos="0" relativeHeight="251662336" behindDoc="0" locked="0" layoutInCell="1" allowOverlap="1" wp14:anchorId="1C8DA89E" wp14:editId="10F861D9">
              <wp:simplePos x="0" y="0"/>
              <wp:positionH relativeFrom="column">
                <wp:posOffset>1238885</wp:posOffset>
              </wp:positionH>
              <wp:positionV relativeFrom="paragraph">
                <wp:posOffset>222885</wp:posOffset>
              </wp:positionV>
              <wp:extent cx="5296535" cy="0"/>
              <wp:effectExtent l="0" t="12700" r="37465" b="25400"/>
              <wp:wrapSquare wrapText="bothSides"/>
              <wp:docPr id="2" name="Straight Arrow Connector 12"/>
              <wp:cNvGraphicFramePr/>
              <a:graphic xmlns:a="http://schemas.openxmlformats.org/drawingml/2006/main">
                <a:graphicData uri="http://schemas.microsoft.com/office/word/2010/wordprocessingShape">
                  <wps:wsp>
                    <wps:cNvCnPr/>
                    <wps:spPr bwMode="auto">
                      <a:xfrm rot="10800000" flipH="1" flipV="1">
                        <a:off x="0" y="0"/>
                        <a:ext cx="5296535" cy="0"/>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236484C8" id="_x0000_t32" coordsize="21600,21600" o:spt="32" o:oned="t" path="m,l21600,21600e" filled="f">
              <v:path arrowok="t" fillok="f" o:connecttype="none"/>
              <o:lock v:ext="edit" shapetype="t"/>
            </v:shapetype>
            <v:shape id="Straight Arrow Connector 12" o:spid="_x0000_s1026" type="#_x0000_t32" style="position:absolute;margin-left:97.55pt;margin-top:17.55pt;width:417.05pt;height:0;rotation:180;flip:x y;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" strokecolor="#824f20" strokeweight="3pt">
              <v:stroke opacity="32896f"/>
              <w10:wrap type="square"/>
            </v:shape>
          </w:pict>
        </mc:Fallback>
      </mc:AlternateContent>
    </w:r>
    <w:r w:rsidRPr="0077427E">
      <w:rPr>
        <w:color w:val="2C969C"/>
        <w:sz w:val="12"/>
        <w:szCs w:val="12"/>
        <w:lang w:val="en-US"/>
      </w:rPr>
      <w:t xml:space="preserve"> </w:t>
    </w:r>
  </w:p>
  <w:p w14:paraId="37716637" w14:textId="77777777" w:rsidR="00271A85" w:rsidRDefault="00271A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5C40"/>
    <w:multiLevelType w:val="hybridMultilevel"/>
    <w:tmpl w:val="B9E2BB82"/>
    <w:lvl w:ilvl="0" w:tplc="2264DB06">
      <w:start w:val="1"/>
      <w:numFmt w:val="decimal"/>
      <w:lvlText w:val="%1."/>
      <w:lvlJc w:val="left"/>
      <w:pPr>
        <w:ind w:left="450" w:hanging="360"/>
      </w:pPr>
    </w:lvl>
    <w:lvl w:ilvl="1" w:tplc="F60E238C">
      <w:start w:val="1"/>
      <w:numFmt w:val="lowerLetter"/>
      <w:lvlText w:val="%2."/>
      <w:lvlJc w:val="left"/>
      <w:pPr>
        <w:ind w:left="1170" w:hanging="360"/>
      </w:pPr>
    </w:lvl>
    <w:lvl w:ilvl="2" w:tplc="1D9E8596">
      <w:start w:val="1"/>
      <w:numFmt w:val="lowerRoman"/>
      <w:lvlText w:val="%3."/>
      <w:lvlJc w:val="right"/>
      <w:pPr>
        <w:ind w:left="1890" w:hanging="180"/>
      </w:pPr>
    </w:lvl>
    <w:lvl w:ilvl="3" w:tplc="5AC8454C">
      <w:start w:val="1"/>
      <w:numFmt w:val="decimal"/>
      <w:lvlText w:val="%4."/>
      <w:lvlJc w:val="left"/>
      <w:pPr>
        <w:ind w:left="2610" w:hanging="360"/>
      </w:pPr>
    </w:lvl>
    <w:lvl w:ilvl="4" w:tplc="C8842B0C">
      <w:start w:val="1"/>
      <w:numFmt w:val="lowerLetter"/>
      <w:lvlText w:val="%5."/>
      <w:lvlJc w:val="left"/>
      <w:pPr>
        <w:ind w:left="3330" w:hanging="360"/>
      </w:pPr>
    </w:lvl>
    <w:lvl w:ilvl="5" w:tplc="D714A99C">
      <w:start w:val="1"/>
      <w:numFmt w:val="lowerRoman"/>
      <w:lvlText w:val="%6."/>
      <w:lvlJc w:val="right"/>
      <w:pPr>
        <w:ind w:left="4050" w:hanging="180"/>
      </w:pPr>
    </w:lvl>
    <w:lvl w:ilvl="6" w:tplc="76785754">
      <w:start w:val="1"/>
      <w:numFmt w:val="decimal"/>
      <w:lvlText w:val="%7."/>
      <w:lvlJc w:val="left"/>
      <w:pPr>
        <w:ind w:left="4770" w:hanging="360"/>
      </w:pPr>
    </w:lvl>
    <w:lvl w:ilvl="7" w:tplc="C71E6E58">
      <w:start w:val="1"/>
      <w:numFmt w:val="lowerLetter"/>
      <w:lvlText w:val="%8."/>
      <w:lvlJc w:val="left"/>
      <w:pPr>
        <w:ind w:left="5490" w:hanging="360"/>
      </w:pPr>
    </w:lvl>
    <w:lvl w:ilvl="8" w:tplc="C0DC2888">
      <w:start w:val="1"/>
      <w:numFmt w:val="lowerRoman"/>
      <w:lvlText w:val="%9."/>
      <w:lvlJc w:val="right"/>
      <w:pPr>
        <w:ind w:left="6210" w:hanging="180"/>
      </w:pPr>
    </w:lvl>
  </w:abstractNum>
  <w:abstractNum w:abstractNumId="1" w15:restartNumberingAfterBreak="0">
    <w:nsid w:val="157D04EB"/>
    <w:multiLevelType w:val="hybridMultilevel"/>
    <w:tmpl w:val="A4F03F4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 w15:restartNumberingAfterBreak="0">
    <w:nsid w:val="27983C03"/>
    <w:multiLevelType w:val="hybridMultilevel"/>
    <w:tmpl w:val="ED382274"/>
    <w:lvl w:ilvl="0" w:tplc="1D56F6D8">
      <w:start w:val="1"/>
      <w:numFmt w:val="bullet"/>
      <w:lvlText w:val="·"/>
      <w:lvlJc w:val="left"/>
      <w:pPr>
        <w:ind w:left="720" w:hanging="360"/>
      </w:pPr>
      <w:rPr>
        <w:rFonts w:ascii="Symbol" w:eastAsia="Symbol" w:hAnsi="Symbol" w:cs="Symbol"/>
      </w:rPr>
    </w:lvl>
    <w:lvl w:ilvl="1" w:tplc="48A0A014">
      <w:start w:val="1"/>
      <w:numFmt w:val="bullet"/>
      <w:lvlText w:val="o"/>
      <w:lvlJc w:val="left"/>
      <w:pPr>
        <w:ind w:left="1440" w:hanging="360"/>
      </w:pPr>
      <w:rPr>
        <w:rFonts w:ascii="Courier New" w:eastAsia="Courier New" w:hAnsi="Courier New" w:cs="Courier New"/>
      </w:rPr>
    </w:lvl>
    <w:lvl w:ilvl="2" w:tplc="9B0CB672">
      <w:start w:val="1"/>
      <w:numFmt w:val="bullet"/>
      <w:lvlText w:val="§"/>
      <w:lvlJc w:val="left"/>
      <w:pPr>
        <w:ind w:left="2160" w:hanging="360"/>
      </w:pPr>
      <w:rPr>
        <w:rFonts w:ascii="Wingdings" w:eastAsia="Wingdings" w:hAnsi="Wingdings" w:cs="Wingdings"/>
      </w:rPr>
    </w:lvl>
    <w:lvl w:ilvl="3" w:tplc="BB206884">
      <w:start w:val="1"/>
      <w:numFmt w:val="bullet"/>
      <w:lvlText w:val="·"/>
      <w:lvlJc w:val="left"/>
      <w:pPr>
        <w:ind w:left="2880" w:hanging="360"/>
      </w:pPr>
      <w:rPr>
        <w:rFonts w:ascii="Symbol" w:eastAsia="Symbol" w:hAnsi="Symbol" w:cs="Symbol"/>
      </w:rPr>
    </w:lvl>
    <w:lvl w:ilvl="4" w:tplc="03202FF6">
      <w:start w:val="1"/>
      <w:numFmt w:val="bullet"/>
      <w:lvlText w:val="o"/>
      <w:lvlJc w:val="left"/>
      <w:pPr>
        <w:ind w:left="3600" w:hanging="360"/>
      </w:pPr>
      <w:rPr>
        <w:rFonts w:ascii="Courier New" w:eastAsia="Courier New" w:hAnsi="Courier New" w:cs="Courier New"/>
      </w:rPr>
    </w:lvl>
    <w:lvl w:ilvl="5" w:tplc="4212FFEE">
      <w:start w:val="1"/>
      <w:numFmt w:val="bullet"/>
      <w:lvlText w:val="§"/>
      <w:lvlJc w:val="left"/>
      <w:pPr>
        <w:ind w:left="4320" w:hanging="360"/>
      </w:pPr>
      <w:rPr>
        <w:rFonts w:ascii="Wingdings" w:eastAsia="Wingdings" w:hAnsi="Wingdings" w:cs="Wingdings"/>
      </w:rPr>
    </w:lvl>
    <w:lvl w:ilvl="6" w:tplc="DE44768C">
      <w:start w:val="1"/>
      <w:numFmt w:val="bullet"/>
      <w:lvlText w:val="·"/>
      <w:lvlJc w:val="left"/>
      <w:pPr>
        <w:ind w:left="5040" w:hanging="360"/>
      </w:pPr>
      <w:rPr>
        <w:rFonts w:ascii="Symbol" w:eastAsia="Symbol" w:hAnsi="Symbol" w:cs="Symbol"/>
      </w:rPr>
    </w:lvl>
    <w:lvl w:ilvl="7" w:tplc="77C2DC7E">
      <w:start w:val="1"/>
      <w:numFmt w:val="bullet"/>
      <w:lvlText w:val="o"/>
      <w:lvlJc w:val="left"/>
      <w:pPr>
        <w:ind w:left="5760" w:hanging="360"/>
      </w:pPr>
      <w:rPr>
        <w:rFonts w:ascii="Courier New" w:eastAsia="Courier New" w:hAnsi="Courier New" w:cs="Courier New"/>
      </w:rPr>
    </w:lvl>
    <w:lvl w:ilvl="8" w:tplc="45F66D3A">
      <w:start w:val="1"/>
      <w:numFmt w:val="bullet"/>
      <w:lvlText w:val="§"/>
      <w:lvlJc w:val="left"/>
      <w:pPr>
        <w:ind w:left="6480" w:hanging="360"/>
      </w:pPr>
      <w:rPr>
        <w:rFonts w:ascii="Wingdings" w:eastAsia="Wingdings" w:hAnsi="Wingdings" w:cs="Wingdings"/>
      </w:rPr>
    </w:lvl>
  </w:abstractNum>
  <w:abstractNum w:abstractNumId="3" w15:restartNumberingAfterBreak="0">
    <w:nsid w:val="2BCC5F3B"/>
    <w:multiLevelType w:val="hybridMultilevel"/>
    <w:tmpl w:val="3E2A1EEC"/>
    <w:lvl w:ilvl="0" w:tplc="C360BB48">
      <w:start w:val="1"/>
      <w:numFmt w:val="bullet"/>
      <w:lvlText w:val="●"/>
      <w:lvlJc w:val="left"/>
      <w:pPr>
        <w:ind w:left="720" w:hanging="360"/>
      </w:pPr>
      <w:rPr>
        <w:u w:val="none"/>
      </w:rPr>
    </w:lvl>
    <w:lvl w:ilvl="1" w:tplc="3260F1B4">
      <w:start w:val="1"/>
      <w:numFmt w:val="bullet"/>
      <w:lvlText w:val="○"/>
      <w:lvlJc w:val="left"/>
      <w:pPr>
        <w:ind w:left="1440" w:hanging="360"/>
      </w:pPr>
      <w:rPr>
        <w:u w:val="none"/>
      </w:rPr>
    </w:lvl>
    <w:lvl w:ilvl="2" w:tplc="0BF64DB4">
      <w:start w:val="1"/>
      <w:numFmt w:val="bullet"/>
      <w:lvlText w:val="■"/>
      <w:lvlJc w:val="left"/>
      <w:pPr>
        <w:ind w:left="2160" w:hanging="360"/>
      </w:pPr>
      <w:rPr>
        <w:u w:val="none"/>
      </w:rPr>
    </w:lvl>
    <w:lvl w:ilvl="3" w:tplc="5EAC5442">
      <w:start w:val="1"/>
      <w:numFmt w:val="bullet"/>
      <w:lvlText w:val="●"/>
      <w:lvlJc w:val="left"/>
      <w:pPr>
        <w:ind w:left="2880" w:hanging="360"/>
      </w:pPr>
      <w:rPr>
        <w:u w:val="none"/>
      </w:rPr>
    </w:lvl>
    <w:lvl w:ilvl="4" w:tplc="F1EA3B92">
      <w:start w:val="1"/>
      <w:numFmt w:val="bullet"/>
      <w:lvlText w:val="○"/>
      <w:lvlJc w:val="left"/>
      <w:pPr>
        <w:ind w:left="3600" w:hanging="360"/>
      </w:pPr>
      <w:rPr>
        <w:u w:val="none"/>
      </w:rPr>
    </w:lvl>
    <w:lvl w:ilvl="5" w:tplc="C0088570">
      <w:start w:val="1"/>
      <w:numFmt w:val="bullet"/>
      <w:lvlText w:val="■"/>
      <w:lvlJc w:val="left"/>
      <w:pPr>
        <w:ind w:left="4320" w:hanging="360"/>
      </w:pPr>
      <w:rPr>
        <w:u w:val="none"/>
      </w:rPr>
    </w:lvl>
    <w:lvl w:ilvl="6" w:tplc="824AB51A">
      <w:start w:val="1"/>
      <w:numFmt w:val="bullet"/>
      <w:lvlText w:val="●"/>
      <w:lvlJc w:val="left"/>
      <w:pPr>
        <w:ind w:left="5040" w:hanging="360"/>
      </w:pPr>
      <w:rPr>
        <w:u w:val="none"/>
      </w:rPr>
    </w:lvl>
    <w:lvl w:ilvl="7" w:tplc="3BCC875C">
      <w:start w:val="1"/>
      <w:numFmt w:val="bullet"/>
      <w:lvlText w:val="○"/>
      <w:lvlJc w:val="left"/>
      <w:pPr>
        <w:ind w:left="5760" w:hanging="360"/>
      </w:pPr>
      <w:rPr>
        <w:u w:val="none"/>
      </w:rPr>
    </w:lvl>
    <w:lvl w:ilvl="8" w:tplc="4222A86A">
      <w:start w:val="1"/>
      <w:numFmt w:val="bullet"/>
      <w:lvlText w:val="■"/>
      <w:lvlJc w:val="left"/>
      <w:pPr>
        <w:ind w:left="6480" w:hanging="360"/>
      </w:pPr>
      <w:rPr>
        <w:u w:val="none"/>
      </w:rPr>
    </w:lvl>
  </w:abstractNum>
  <w:abstractNum w:abstractNumId="4" w15:restartNumberingAfterBreak="0">
    <w:nsid w:val="2F7840F5"/>
    <w:multiLevelType w:val="hybridMultilevel"/>
    <w:tmpl w:val="65282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940CB8"/>
    <w:multiLevelType w:val="hybridMultilevel"/>
    <w:tmpl w:val="DD8CEB82"/>
    <w:lvl w:ilvl="0" w:tplc="9CE21378">
      <w:start w:val="1"/>
      <w:numFmt w:val="lowerLetter"/>
      <w:lvlText w:val="%1."/>
      <w:lvlJc w:val="left"/>
      <w:pPr>
        <w:ind w:left="358" w:hanging="360"/>
      </w:pPr>
      <w:rPr>
        <w:rFonts w:hint="default"/>
        <w:b/>
        <w:bCs/>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 w15:restartNumberingAfterBreak="0">
    <w:nsid w:val="2FBD10F1"/>
    <w:multiLevelType w:val="hybridMultilevel"/>
    <w:tmpl w:val="3B44FE8A"/>
    <w:lvl w:ilvl="0" w:tplc="9886C924">
      <w:start w:val="1"/>
      <w:numFmt w:val="bullet"/>
      <w:lvlText w:val="●"/>
      <w:lvlJc w:val="left"/>
      <w:pPr>
        <w:ind w:left="720" w:hanging="360"/>
      </w:pPr>
      <w:rPr>
        <w:u w:val="none"/>
      </w:rPr>
    </w:lvl>
    <w:lvl w:ilvl="1" w:tplc="0BECC2CC">
      <w:start w:val="1"/>
      <w:numFmt w:val="bullet"/>
      <w:lvlText w:val="○"/>
      <w:lvlJc w:val="left"/>
      <w:pPr>
        <w:ind w:left="1440" w:hanging="360"/>
      </w:pPr>
      <w:rPr>
        <w:u w:val="none"/>
      </w:rPr>
    </w:lvl>
    <w:lvl w:ilvl="2" w:tplc="C532A788">
      <w:start w:val="1"/>
      <w:numFmt w:val="bullet"/>
      <w:lvlText w:val="■"/>
      <w:lvlJc w:val="left"/>
      <w:pPr>
        <w:ind w:left="2160" w:hanging="360"/>
      </w:pPr>
      <w:rPr>
        <w:u w:val="none"/>
      </w:rPr>
    </w:lvl>
    <w:lvl w:ilvl="3" w:tplc="B4CC63A8">
      <w:start w:val="1"/>
      <w:numFmt w:val="bullet"/>
      <w:lvlText w:val="●"/>
      <w:lvlJc w:val="left"/>
      <w:pPr>
        <w:ind w:left="2880" w:hanging="360"/>
      </w:pPr>
      <w:rPr>
        <w:u w:val="none"/>
      </w:rPr>
    </w:lvl>
    <w:lvl w:ilvl="4" w:tplc="8C62159A">
      <w:start w:val="1"/>
      <w:numFmt w:val="bullet"/>
      <w:lvlText w:val="○"/>
      <w:lvlJc w:val="left"/>
      <w:pPr>
        <w:ind w:left="3600" w:hanging="360"/>
      </w:pPr>
      <w:rPr>
        <w:u w:val="none"/>
      </w:rPr>
    </w:lvl>
    <w:lvl w:ilvl="5" w:tplc="247AC100">
      <w:start w:val="1"/>
      <w:numFmt w:val="bullet"/>
      <w:lvlText w:val="■"/>
      <w:lvlJc w:val="left"/>
      <w:pPr>
        <w:ind w:left="4320" w:hanging="360"/>
      </w:pPr>
      <w:rPr>
        <w:u w:val="none"/>
      </w:rPr>
    </w:lvl>
    <w:lvl w:ilvl="6" w:tplc="AB34594A">
      <w:start w:val="1"/>
      <w:numFmt w:val="bullet"/>
      <w:lvlText w:val="●"/>
      <w:lvlJc w:val="left"/>
      <w:pPr>
        <w:ind w:left="5040" w:hanging="360"/>
      </w:pPr>
      <w:rPr>
        <w:u w:val="none"/>
      </w:rPr>
    </w:lvl>
    <w:lvl w:ilvl="7" w:tplc="C0A40DE6">
      <w:start w:val="1"/>
      <w:numFmt w:val="bullet"/>
      <w:lvlText w:val="○"/>
      <w:lvlJc w:val="left"/>
      <w:pPr>
        <w:ind w:left="5760" w:hanging="360"/>
      </w:pPr>
      <w:rPr>
        <w:u w:val="none"/>
      </w:rPr>
    </w:lvl>
    <w:lvl w:ilvl="8" w:tplc="9CF6F10E">
      <w:start w:val="1"/>
      <w:numFmt w:val="bullet"/>
      <w:lvlText w:val="■"/>
      <w:lvlJc w:val="left"/>
      <w:pPr>
        <w:ind w:left="6480" w:hanging="360"/>
      </w:pPr>
      <w:rPr>
        <w:u w:val="none"/>
      </w:rPr>
    </w:lvl>
  </w:abstractNum>
  <w:abstractNum w:abstractNumId="7" w15:restartNumberingAfterBreak="0">
    <w:nsid w:val="306959DF"/>
    <w:multiLevelType w:val="hybridMultilevel"/>
    <w:tmpl w:val="FD16E0AE"/>
    <w:lvl w:ilvl="0" w:tplc="39526824">
      <w:start w:val="1"/>
      <w:numFmt w:val="decimal"/>
      <w:lvlText w:val="%1."/>
      <w:lvlJc w:val="left"/>
      <w:pPr>
        <w:ind w:left="450" w:hanging="360"/>
      </w:pPr>
    </w:lvl>
    <w:lvl w:ilvl="1" w:tplc="AB2E7094">
      <w:start w:val="1"/>
      <w:numFmt w:val="lowerLetter"/>
      <w:lvlText w:val="%2."/>
      <w:lvlJc w:val="left"/>
      <w:pPr>
        <w:ind w:left="1170" w:hanging="360"/>
      </w:pPr>
    </w:lvl>
    <w:lvl w:ilvl="2" w:tplc="38EC1630">
      <w:start w:val="1"/>
      <w:numFmt w:val="lowerRoman"/>
      <w:lvlText w:val="%3."/>
      <w:lvlJc w:val="right"/>
      <w:pPr>
        <w:ind w:left="1890" w:hanging="180"/>
      </w:pPr>
    </w:lvl>
    <w:lvl w:ilvl="3" w:tplc="A9C20A38">
      <w:start w:val="1"/>
      <w:numFmt w:val="decimal"/>
      <w:lvlText w:val="%4."/>
      <w:lvlJc w:val="left"/>
      <w:pPr>
        <w:ind w:left="2610" w:hanging="360"/>
      </w:pPr>
    </w:lvl>
    <w:lvl w:ilvl="4" w:tplc="63C64290">
      <w:start w:val="1"/>
      <w:numFmt w:val="lowerLetter"/>
      <w:lvlText w:val="%5."/>
      <w:lvlJc w:val="left"/>
      <w:pPr>
        <w:ind w:left="3330" w:hanging="360"/>
      </w:pPr>
    </w:lvl>
    <w:lvl w:ilvl="5" w:tplc="FA5EB056">
      <w:start w:val="1"/>
      <w:numFmt w:val="lowerRoman"/>
      <w:lvlText w:val="%6."/>
      <w:lvlJc w:val="right"/>
      <w:pPr>
        <w:ind w:left="4050" w:hanging="180"/>
      </w:pPr>
    </w:lvl>
    <w:lvl w:ilvl="6" w:tplc="7AB84ED2">
      <w:start w:val="1"/>
      <w:numFmt w:val="decimal"/>
      <w:lvlText w:val="%7."/>
      <w:lvlJc w:val="left"/>
      <w:pPr>
        <w:ind w:left="4770" w:hanging="360"/>
      </w:pPr>
    </w:lvl>
    <w:lvl w:ilvl="7" w:tplc="684225C4">
      <w:start w:val="1"/>
      <w:numFmt w:val="lowerLetter"/>
      <w:lvlText w:val="%8."/>
      <w:lvlJc w:val="left"/>
      <w:pPr>
        <w:ind w:left="5490" w:hanging="360"/>
      </w:pPr>
    </w:lvl>
    <w:lvl w:ilvl="8" w:tplc="4E92AD7C">
      <w:start w:val="1"/>
      <w:numFmt w:val="lowerRoman"/>
      <w:lvlText w:val="%9."/>
      <w:lvlJc w:val="right"/>
      <w:pPr>
        <w:ind w:left="6210" w:hanging="180"/>
      </w:pPr>
    </w:lvl>
  </w:abstractNum>
  <w:abstractNum w:abstractNumId="8" w15:restartNumberingAfterBreak="0">
    <w:nsid w:val="51DB7293"/>
    <w:multiLevelType w:val="hybridMultilevel"/>
    <w:tmpl w:val="78D4FC20"/>
    <w:lvl w:ilvl="0" w:tplc="1C0A1FC0">
      <w:start w:val="1"/>
      <w:numFmt w:val="decimal"/>
      <w:lvlText w:val="%1."/>
      <w:lvlJc w:val="left"/>
      <w:pPr>
        <w:ind w:left="720" w:hanging="360"/>
      </w:pPr>
      <w:rPr>
        <w:u w:val="none"/>
      </w:rPr>
    </w:lvl>
    <w:lvl w:ilvl="1" w:tplc="6DDAA8AE">
      <w:start w:val="1"/>
      <w:numFmt w:val="lowerLetter"/>
      <w:lvlText w:val="%2."/>
      <w:lvlJc w:val="left"/>
      <w:pPr>
        <w:ind w:left="1440" w:hanging="360"/>
      </w:pPr>
      <w:rPr>
        <w:u w:val="none"/>
      </w:rPr>
    </w:lvl>
    <w:lvl w:ilvl="2" w:tplc="CC8E01BC">
      <w:start w:val="1"/>
      <w:numFmt w:val="lowerRoman"/>
      <w:lvlText w:val="%3."/>
      <w:lvlJc w:val="right"/>
      <w:pPr>
        <w:ind w:left="2160" w:hanging="360"/>
      </w:pPr>
      <w:rPr>
        <w:u w:val="none"/>
      </w:rPr>
    </w:lvl>
    <w:lvl w:ilvl="3" w:tplc="C4DA702A">
      <w:start w:val="1"/>
      <w:numFmt w:val="decimal"/>
      <w:lvlText w:val="%4."/>
      <w:lvlJc w:val="left"/>
      <w:pPr>
        <w:ind w:left="2880" w:hanging="360"/>
      </w:pPr>
      <w:rPr>
        <w:u w:val="none"/>
      </w:rPr>
    </w:lvl>
    <w:lvl w:ilvl="4" w:tplc="7A28E41A">
      <w:start w:val="1"/>
      <w:numFmt w:val="lowerLetter"/>
      <w:lvlText w:val="%5."/>
      <w:lvlJc w:val="left"/>
      <w:pPr>
        <w:ind w:left="3600" w:hanging="360"/>
      </w:pPr>
      <w:rPr>
        <w:u w:val="none"/>
      </w:rPr>
    </w:lvl>
    <w:lvl w:ilvl="5" w:tplc="5DB2E19E">
      <w:start w:val="1"/>
      <w:numFmt w:val="lowerRoman"/>
      <w:lvlText w:val="%6."/>
      <w:lvlJc w:val="right"/>
      <w:pPr>
        <w:ind w:left="4320" w:hanging="360"/>
      </w:pPr>
      <w:rPr>
        <w:u w:val="none"/>
      </w:rPr>
    </w:lvl>
    <w:lvl w:ilvl="6" w:tplc="F466919A">
      <w:start w:val="1"/>
      <w:numFmt w:val="decimal"/>
      <w:lvlText w:val="%7."/>
      <w:lvlJc w:val="left"/>
      <w:pPr>
        <w:ind w:left="5040" w:hanging="360"/>
      </w:pPr>
      <w:rPr>
        <w:u w:val="none"/>
      </w:rPr>
    </w:lvl>
    <w:lvl w:ilvl="7" w:tplc="5A06F3EE">
      <w:start w:val="1"/>
      <w:numFmt w:val="lowerLetter"/>
      <w:lvlText w:val="%8."/>
      <w:lvlJc w:val="left"/>
      <w:pPr>
        <w:ind w:left="5760" w:hanging="360"/>
      </w:pPr>
      <w:rPr>
        <w:u w:val="none"/>
      </w:rPr>
    </w:lvl>
    <w:lvl w:ilvl="8" w:tplc="7E5862DC">
      <w:start w:val="1"/>
      <w:numFmt w:val="lowerRoman"/>
      <w:lvlText w:val="%9."/>
      <w:lvlJc w:val="right"/>
      <w:pPr>
        <w:ind w:left="6480" w:hanging="360"/>
      </w:pPr>
      <w:rPr>
        <w:u w:val="none"/>
      </w:rPr>
    </w:lvl>
  </w:abstractNum>
  <w:abstractNum w:abstractNumId="9" w15:restartNumberingAfterBreak="0">
    <w:nsid w:val="6D202C4B"/>
    <w:multiLevelType w:val="hybridMultilevel"/>
    <w:tmpl w:val="DA404682"/>
    <w:lvl w:ilvl="0" w:tplc="5F744F68">
      <w:start w:val="1"/>
      <w:numFmt w:val="bullet"/>
      <w:lvlText w:val="·"/>
      <w:lvlJc w:val="left"/>
      <w:pPr>
        <w:ind w:left="720" w:hanging="360"/>
      </w:pPr>
      <w:rPr>
        <w:rFonts w:ascii="Symbol" w:eastAsia="Symbol" w:hAnsi="Symbol" w:cs="Symbol"/>
      </w:rPr>
    </w:lvl>
    <w:lvl w:ilvl="1" w:tplc="A2ECB732">
      <w:start w:val="1"/>
      <w:numFmt w:val="bullet"/>
      <w:lvlText w:val="o"/>
      <w:lvlJc w:val="left"/>
      <w:pPr>
        <w:ind w:left="1440" w:hanging="360"/>
      </w:pPr>
      <w:rPr>
        <w:rFonts w:ascii="Courier New" w:eastAsia="Courier New" w:hAnsi="Courier New" w:cs="Courier New"/>
      </w:rPr>
    </w:lvl>
    <w:lvl w:ilvl="2" w:tplc="B1627CB6">
      <w:start w:val="1"/>
      <w:numFmt w:val="bullet"/>
      <w:lvlText w:val="§"/>
      <w:lvlJc w:val="left"/>
      <w:pPr>
        <w:ind w:left="2160" w:hanging="360"/>
      </w:pPr>
      <w:rPr>
        <w:rFonts w:ascii="Wingdings" w:eastAsia="Wingdings" w:hAnsi="Wingdings" w:cs="Wingdings"/>
      </w:rPr>
    </w:lvl>
    <w:lvl w:ilvl="3" w:tplc="D49E6746">
      <w:start w:val="1"/>
      <w:numFmt w:val="bullet"/>
      <w:lvlText w:val="·"/>
      <w:lvlJc w:val="left"/>
      <w:pPr>
        <w:ind w:left="2880" w:hanging="360"/>
      </w:pPr>
      <w:rPr>
        <w:rFonts w:ascii="Symbol" w:eastAsia="Symbol" w:hAnsi="Symbol" w:cs="Symbol"/>
      </w:rPr>
    </w:lvl>
    <w:lvl w:ilvl="4" w:tplc="43603D1E">
      <w:start w:val="1"/>
      <w:numFmt w:val="bullet"/>
      <w:lvlText w:val="o"/>
      <w:lvlJc w:val="left"/>
      <w:pPr>
        <w:ind w:left="3600" w:hanging="360"/>
      </w:pPr>
      <w:rPr>
        <w:rFonts w:ascii="Courier New" w:eastAsia="Courier New" w:hAnsi="Courier New" w:cs="Courier New"/>
      </w:rPr>
    </w:lvl>
    <w:lvl w:ilvl="5" w:tplc="31201304">
      <w:start w:val="1"/>
      <w:numFmt w:val="bullet"/>
      <w:lvlText w:val="§"/>
      <w:lvlJc w:val="left"/>
      <w:pPr>
        <w:ind w:left="4320" w:hanging="360"/>
      </w:pPr>
      <w:rPr>
        <w:rFonts w:ascii="Wingdings" w:eastAsia="Wingdings" w:hAnsi="Wingdings" w:cs="Wingdings"/>
      </w:rPr>
    </w:lvl>
    <w:lvl w:ilvl="6" w:tplc="C8B0BCFC">
      <w:start w:val="1"/>
      <w:numFmt w:val="bullet"/>
      <w:lvlText w:val="·"/>
      <w:lvlJc w:val="left"/>
      <w:pPr>
        <w:ind w:left="5040" w:hanging="360"/>
      </w:pPr>
      <w:rPr>
        <w:rFonts w:ascii="Symbol" w:eastAsia="Symbol" w:hAnsi="Symbol" w:cs="Symbol"/>
      </w:rPr>
    </w:lvl>
    <w:lvl w:ilvl="7" w:tplc="A364B0DC">
      <w:start w:val="1"/>
      <w:numFmt w:val="bullet"/>
      <w:lvlText w:val="o"/>
      <w:lvlJc w:val="left"/>
      <w:pPr>
        <w:ind w:left="5760" w:hanging="360"/>
      </w:pPr>
      <w:rPr>
        <w:rFonts w:ascii="Courier New" w:eastAsia="Courier New" w:hAnsi="Courier New" w:cs="Courier New"/>
      </w:rPr>
    </w:lvl>
    <w:lvl w:ilvl="8" w:tplc="6DAA8F84">
      <w:start w:val="1"/>
      <w:numFmt w:val="bullet"/>
      <w:lvlText w:val="§"/>
      <w:lvlJc w:val="left"/>
      <w:pPr>
        <w:ind w:left="6480" w:hanging="360"/>
      </w:pPr>
      <w:rPr>
        <w:rFonts w:ascii="Wingdings" w:eastAsia="Wingdings" w:hAnsi="Wingdings" w:cs="Wingdings"/>
      </w:rPr>
    </w:lvl>
  </w:abstractNum>
  <w:abstractNum w:abstractNumId="10" w15:restartNumberingAfterBreak="0">
    <w:nsid w:val="6D41338B"/>
    <w:multiLevelType w:val="hybridMultilevel"/>
    <w:tmpl w:val="33F0D95A"/>
    <w:lvl w:ilvl="0" w:tplc="D0F25478">
      <w:start w:val="1"/>
      <w:numFmt w:val="decimal"/>
      <w:lvlText w:val="%1."/>
      <w:lvlJc w:val="left"/>
      <w:pPr>
        <w:ind w:left="450" w:hanging="360"/>
      </w:pPr>
    </w:lvl>
    <w:lvl w:ilvl="1" w:tplc="EAF09CF8">
      <w:start w:val="1"/>
      <w:numFmt w:val="lowerLetter"/>
      <w:lvlText w:val="%2."/>
      <w:lvlJc w:val="left"/>
      <w:pPr>
        <w:ind w:left="1170" w:hanging="360"/>
      </w:pPr>
    </w:lvl>
    <w:lvl w:ilvl="2" w:tplc="4E5C7268">
      <w:start w:val="1"/>
      <w:numFmt w:val="lowerRoman"/>
      <w:lvlText w:val="%3."/>
      <w:lvlJc w:val="right"/>
      <w:pPr>
        <w:ind w:left="1890" w:hanging="180"/>
      </w:pPr>
    </w:lvl>
    <w:lvl w:ilvl="3" w:tplc="5CE8CE58">
      <w:start w:val="1"/>
      <w:numFmt w:val="decimal"/>
      <w:lvlText w:val="%4."/>
      <w:lvlJc w:val="left"/>
      <w:pPr>
        <w:ind w:left="2610" w:hanging="360"/>
      </w:pPr>
    </w:lvl>
    <w:lvl w:ilvl="4" w:tplc="BCC2F640">
      <w:start w:val="1"/>
      <w:numFmt w:val="lowerLetter"/>
      <w:lvlText w:val="%5."/>
      <w:lvlJc w:val="left"/>
      <w:pPr>
        <w:ind w:left="3330" w:hanging="360"/>
      </w:pPr>
    </w:lvl>
    <w:lvl w:ilvl="5" w:tplc="90AC9E4A">
      <w:start w:val="1"/>
      <w:numFmt w:val="lowerRoman"/>
      <w:lvlText w:val="%6."/>
      <w:lvlJc w:val="right"/>
      <w:pPr>
        <w:ind w:left="4050" w:hanging="180"/>
      </w:pPr>
    </w:lvl>
    <w:lvl w:ilvl="6" w:tplc="2D1ACD48">
      <w:start w:val="1"/>
      <w:numFmt w:val="decimal"/>
      <w:lvlText w:val="%7."/>
      <w:lvlJc w:val="left"/>
      <w:pPr>
        <w:ind w:left="4770" w:hanging="360"/>
      </w:pPr>
    </w:lvl>
    <w:lvl w:ilvl="7" w:tplc="C2D056AA">
      <w:start w:val="1"/>
      <w:numFmt w:val="lowerLetter"/>
      <w:lvlText w:val="%8."/>
      <w:lvlJc w:val="left"/>
      <w:pPr>
        <w:ind w:left="5490" w:hanging="360"/>
      </w:pPr>
    </w:lvl>
    <w:lvl w:ilvl="8" w:tplc="257A18F6">
      <w:start w:val="1"/>
      <w:numFmt w:val="lowerRoman"/>
      <w:lvlText w:val="%9."/>
      <w:lvlJc w:val="right"/>
      <w:pPr>
        <w:ind w:left="6210" w:hanging="180"/>
      </w:pPr>
    </w:lvl>
  </w:abstractNum>
  <w:abstractNum w:abstractNumId="11" w15:restartNumberingAfterBreak="0">
    <w:nsid w:val="6F764842"/>
    <w:multiLevelType w:val="hybridMultilevel"/>
    <w:tmpl w:val="B0B80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423A4A"/>
    <w:multiLevelType w:val="hybridMultilevel"/>
    <w:tmpl w:val="EDB250EA"/>
    <w:lvl w:ilvl="0" w:tplc="6FFEFD7E">
      <w:start w:val="1"/>
      <w:numFmt w:val="bullet"/>
      <w:lvlText w:val="·"/>
      <w:lvlJc w:val="left"/>
      <w:pPr>
        <w:ind w:left="720" w:hanging="360"/>
      </w:pPr>
      <w:rPr>
        <w:rFonts w:ascii="Symbol" w:eastAsia="Symbol" w:hAnsi="Symbol" w:cs="Symbol"/>
      </w:rPr>
    </w:lvl>
    <w:lvl w:ilvl="1" w:tplc="529EE87E">
      <w:start w:val="1"/>
      <w:numFmt w:val="bullet"/>
      <w:lvlText w:val="o"/>
      <w:lvlJc w:val="left"/>
      <w:pPr>
        <w:ind w:left="1440" w:hanging="360"/>
      </w:pPr>
      <w:rPr>
        <w:rFonts w:ascii="Courier New" w:eastAsia="Courier New" w:hAnsi="Courier New" w:cs="Courier New"/>
      </w:rPr>
    </w:lvl>
    <w:lvl w:ilvl="2" w:tplc="A886B1BE">
      <w:start w:val="1"/>
      <w:numFmt w:val="bullet"/>
      <w:lvlText w:val="§"/>
      <w:lvlJc w:val="left"/>
      <w:pPr>
        <w:ind w:left="2160" w:hanging="360"/>
      </w:pPr>
      <w:rPr>
        <w:rFonts w:ascii="Wingdings" w:eastAsia="Wingdings" w:hAnsi="Wingdings" w:cs="Wingdings"/>
      </w:rPr>
    </w:lvl>
    <w:lvl w:ilvl="3" w:tplc="617AFD60">
      <w:start w:val="1"/>
      <w:numFmt w:val="bullet"/>
      <w:lvlText w:val="·"/>
      <w:lvlJc w:val="left"/>
      <w:pPr>
        <w:ind w:left="2880" w:hanging="360"/>
      </w:pPr>
      <w:rPr>
        <w:rFonts w:ascii="Symbol" w:eastAsia="Symbol" w:hAnsi="Symbol" w:cs="Symbol"/>
      </w:rPr>
    </w:lvl>
    <w:lvl w:ilvl="4" w:tplc="EEACC44C">
      <w:start w:val="1"/>
      <w:numFmt w:val="bullet"/>
      <w:lvlText w:val="o"/>
      <w:lvlJc w:val="left"/>
      <w:pPr>
        <w:ind w:left="3600" w:hanging="360"/>
      </w:pPr>
      <w:rPr>
        <w:rFonts w:ascii="Courier New" w:eastAsia="Courier New" w:hAnsi="Courier New" w:cs="Courier New"/>
      </w:rPr>
    </w:lvl>
    <w:lvl w:ilvl="5" w:tplc="37563EB0">
      <w:start w:val="1"/>
      <w:numFmt w:val="bullet"/>
      <w:lvlText w:val="§"/>
      <w:lvlJc w:val="left"/>
      <w:pPr>
        <w:ind w:left="4320" w:hanging="360"/>
      </w:pPr>
      <w:rPr>
        <w:rFonts w:ascii="Wingdings" w:eastAsia="Wingdings" w:hAnsi="Wingdings" w:cs="Wingdings"/>
      </w:rPr>
    </w:lvl>
    <w:lvl w:ilvl="6" w:tplc="785E4564">
      <w:start w:val="1"/>
      <w:numFmt w:val="bullet"/>
      <w:lvlText w:val="·"/>
      <w:lvlJc w:val="left"/>
      <w:pPr>
        <w:ind w:left="5040" w:hanging="360"/>
      </w:pPr>
      <w:rPr>
        <w:rFonts w:ascii="Symbol" w:eastAsia="Symbol" w:hAnsi="Symbol" w:cs="Symbol"/>
      </w:rPr>
    </w:lvl>
    <w:lvl w:ilvl="7" w:tplc="5F6C4E8C">
      <w:start w:val="1"/>
      <w:numFmt w:val="bullet"/>
      <w:lvlText w:val="o"/>
      <w:lvlJc w:val="left"/>
      <w:pPr>
        <w:ind w:left="5760" w:hanging="360"/>
      </w:pPr>
      <w:rPr>
        <w:rFonts w:ascii="Courier New" w:eastAsia="Courier New" w:hAnsi="Courier New" w:cs="Courier New"/>
      </w:rPr>
    </w:lvl>
    <w:lvl w:ilvl="8" w:tplc="B2DC4F34">
      <w:start w:val="1"/>
      <w:numFmt w:val="bullet"/>
      <w:lvlText w:val="§"/>
      <w:lvlJc w:val="left"/>
      <w:pPr>
        <w:ind w:left="6480" w:hanging="360"/>
      </w:pPr>
      <w:rPr>
        <w:rFonts w:ascii="Wingdings" w:eastAsia="Wingdings" w:hAnsi="Wingdings" w:cs="Wingdings"/>
      </w:rPr>
    </w:lvl>
  </w:abstractNum>
  <w:abstractNum w:abstractNumId="13" w15:restartNumberingAfterBreak="0">
    <w:nsid w:val="7939420C"/>
    <w:multiLevelType w:val="hybridMultilevel"/>
    <w:tmpl w:val="21D694A2"/>
    <w:lvl w:ilvl="0" w:tplc="7B7A6D2E">
      <w:start w:val="1"/>
      <w:numFmt w:val="bullet"/>
      <w:lvlText w:val="·"/>
      <w:lvlJc w:val="left"/>
      <w:pPr>
        <w:ind w:left="720" w:hanging="360"/>
      </w:pPr>
      <w:rPr>
        <w:rFonts w:ascii="Symbol" w:eastAsia="Symbol" w:hAnsi="Symbol" w:cs="Symbol"/>
      </w:rPr>
    </w:lvl>
    <w:lvl w:ilvl="1" w:tplc="0058AC86">
      <w:start w:val="1"/>
      <w:numFmt w:val="bullet"/>
      <w:lvlText w:val="o"/>
      <w:lvlJc w:val="left"/>
      <w:pPr>
        <w:ind w:left="1440" w:hanging="360"/>
      </w:pPr>
      <w:rPr>
        <w:rFonts w:ascii="Courier New" w:eastAsia="Courier New" w:hAnsi="Courier New" w:cs="Courier New"/>
      </w:rPr>
    </w:lvl>
    <w:lvl w:ilvl="2" w:tplc="2124A5F0">
      <w:start w:val="1"/>
      <w:numFmt w:val="bullet"/>
      <w:lvlText w:val="§"/>
      <w:lvlJc w:val="left"/>
      <w:pPr>
        <w:ind w:left="2160" w:hanging="360"/>
      </w:pPr>
      <w:rPr>
        <w:rFonts w:ascii="Wingdings" w:eastAsia="Wingdings" w:hAnsi="Wingdings" w:cs="Wingdings"/>
      </w:rPr>
    </w:lvl>
    <w:lvl w:ilvl="3" w:tplc="7E006434">
      <w:start w:val="1"/>
      <w:numFmt w:val="bullet"/>
      <w:lvlText w:val="·"/>
      <w:lvlJc w:val="left"/>
      <w:pPr>
        <w:ind w:left="2880" w:hanging="360"/>
      </w:pPr>
      <w:rPr>
        <w:rFonts w:ascii="Symbol" w:eastAsia="Symbol" w:hAnsi="Symbol" w:cs="Symbol"/>
      </w:rPr>
    </w:lvl>
    <w:lvl w:ilvl="4" w:tplc="8334D62E">
      <w:start w:val="1"/>
      <w:numFmt w:val="bullet"/>
      <w:lvlText w:val="o"/>
      <w:lvlJc w:val="left"/>
      <w:pPr>
        <w:ind w:left="3600" w:hanging="360"/>
      </w:pPr>
      <w:rPr>
        <w:rFonts w:ascii="Courier New" w:eastAsia="Courier New" w:hAnsi="Courier New" w:cs="Courier New"/>
      </w:rPr>
    </w:lvl>
    <w:lvl w:ilvl="5" w:tplc="34FE5014">
      <w:start w:val="1"/>
      <w:numFmt w:val="bullet"/>
      <w:lvlText w:val="§"/>
      <w:lvlJc w:val="left"/>
      <w:pPr>
        <w:ind w:left="4320" w:hanging="360"/>
      </w:pPr>
      <w:rPr>
        <w:rFonts w:ascii="Wingdings" w:eastAsia="Wingdings" w:hAnsi="Wingdings" w:cs="Wingdings"/>
      </w:rPr>
    </w:lvl>
    <w:lvl w:ilvl="6" w:tplc="7E9CB6A8">
      <w:start w:val="1"/>
      <w:numFmt w:val="bullet"/>
      <w:lvlText w:val="·"/>
      <w:lvlJc w:val="left"/>
      <w:pPr>
        <w:ind w:left="5040" w:hanging="360"/>
      </w:pPr>
      <w:rPr>
        <w:rFonts w:ascii="Symbol" w:eastAsia="Symbol" w:hAnsi="Symbol" w:cs="Symbol"/>
      </w:rPr>
    </w:lvl>
    <w:lvl w:ilvl="7" w:tplc="E88E0F5A">
      <w:start w:val="1"/>
      <w:numFmt w:val="bullet"/>
      <w:lvlText w:val="o"/>
      <w:lvlJc w:val="left"/>
      <w:pPr>
        <w:ind w:left="5760" w:hanging="360"/>
      </w:pPr>
      <w:rPr>
        <w:rFonts w:ascii="Courier New" w:eastAsia="Courier New" w:hAnsi="Courier New" w:cs="Courier New"/>
      </w:rPr>
    </w:lvl>
    <w:lvl w:ilvl="8" w:tplc="2DD4A290">
      <w:start w:val="1"/>
      <w:numFmt w:val="bullet"/>
      <w:lvlText w:val="§"/>
      <w:lvlJc w:val="left"/>
      <w:pPr>
        <w:ind w:left="6480" w:hanging="360"/>
      </w:pPr>
      <w:rPr>
        <w:rFonts w:ascii="Wingdings" w:eastAsia="Wingdings" w:hAnsi="Wingdings" w:cs="Wingdings"/>
      </w:rPr>
    </w:lvl>
  </w:abstractNum>
  <w:abstractNum w:abstractNumId="14" w15:restartNumberingAfterBreak="0">
    <w:nsid w:val="79852E51"/>
    <w:multiLevelType w:val="hybridMultilevel"/>
    <w:tmpl w:val="4BD0D42A"/>
    <w:lvl w:ilvl="0" w:tplc="0882C1B6">
      <w:start w:val="1"/>
      <w:numFmt w:val="bullet"/>
      <w:lvlText w:val="·"/>
      <w:lvlJc w:val="left"/>
      <w:pPr>
        <w:ind w:left="720" w:hanging="360"/>
      </w:pPr>
      <w:rPr>
        <w:rFonts w:ascii="Symbol" w:eastAsia="Symbol" w:hAnsi="Symbol" w:cs="Symbol"/>
      </w:rPr>
    </w:lvl>
    <w:lvl w:ilvl="1" w:tplc="F30CACFA">
      <w:start w:val="1"/>
      <w:numFmt w:val="bullet"/>
      <w:lvlText w:val="o"/>
      <w:lvlJc w:val="left"/>
      <w:pPr>
        <w:ind w:left="1440" w:hanging="360"/>
      </w:pPr>
      <w:rPr>
        <w:rFonts w:ascii="Courier New" w:eastAsia="Courier New" w:hAnsi="Courier New" w:cs="Courier New"/>
      </w:rPr>
    </w:lvl>
    <w:lvl w:ilvl="2" w:tplc="92CAB5B2">
      <w:start w:val="1"/>
      <w:numFmt w:val="bullet"/>
      <w:lvlText w:val="§"/>
      <w:lvlJc w:val="left"/>
      <w:pPr>
        <w:ind w:left="2160" w:hanging="360"/>
      </w:pPr>
      <w:rPr>
        <w:rFonts w:ascii="Wingdings" w:eastAsia="Wingdings" w:hAnsi="Wingdings" w:cs="Wingdings"/>
      </w:rPr>
    </w:lvl>
    <w:lvl w:ilvl="3" w:tplc="1BE20352">
      <w:start w:val="1"/>
      <w:numFmt w:val="bullet"/>
      <w:lvlText w:val="·"/>
      <w:lvlJc w:val="left"/>
      <w:pPr>
        <w:ind w:left="2880" w:hanging="360"/>
      </w:pPr>
      <w:rPr>
        <w:rFonts w:ascii="Symbol" w:eastAsia="Symbol" w:hAnsi="Symbol" w:cs="Symbol"/>
      </w:rPr>
    </w:lvl>
    <w:lvl w:ilvl="4" w:tplc="BA5AC154">
      <w:start w:val="1"/>
      <w:numFmt w:val="bullet"/>
      <w:lvlText w:val="o"/>
      <w:lvlJc w:val="left"/>
      <w:pPr>
        <w:ind w:left="3600" w:hanging="360"/>
      </w:pPr>
      <w:rPr>
        <w:rFonts w:ascii="Courier New" w:eastAsia="Courier New" w:hAnsi="Courier New" w:cs="Courier New"/>
      </w:rPr>
    </w:lvl>
    <w:lvl w:ilvl="5" w:tplc="37C4C2E0">
      <w:start w:val="1"/>
      <w:numFmt w:val="bullet"/>
      <w:lvlText w:val="§"/>
      <w:lvlJc w:val="left"/>
      <w:pPr>
        <w:ind w:left="4320" w:hanging="360"/>
      </w:pPr>
      <w:rPr>
        <w:rFonts w:ascii="Wingdings" w:eastAsia="Wingdings" w:hAnsi="Wingdings" w:cs="Wingdings"/>
      </w:rPr>
    </w:lvl>
    <w:lvl w:ilvl="6" w:tplc="B22CC1BA">
      <w:start w:val="1"/>
      <w:numFmt w:val="bullet"/>
      <w:lvlText w:val="·"/>
      <w:lvlJc w:val="left"/>
      <w:pPr>
        <w:ind w:left="5040" w:hanging="360"/>
      </w:pPr>
      <w:rPr>
        <w:rFonts w:ascii="Symbol" w:eastAsia="Symbol" w:hAnsi="Symbol" w:cs="Symbol"/>
      </w:rPr>
    </w:lvl>
    <w:lvl w:ilvl="7" w:tplc="9A24DDFC">
      <w:start w:val="1"/>
      <w:numFmt w:val="bullet"/>
      <w:lvlText w:val="o"/>
      <w:lvlJc w:val="left"/>
      <w:pPr>
        <w:ind w:left="5760" w:hanging="360"/>
      </w:pPr>
      <w:rPr>
        <w:rFonts w:ascii="Courier New" w:eastAsia="Courier New" w:hAnsi="Courier New" w:cs="Courier New"/>
      </w:rPr>
    </w:lvl>
    <w:lvl w:ilvl="8" w:tplc="A94C51E0">
      <w:start w:val="1"/>
      <w:numFmt w:val="bullet"/>
      <w:lvlText w:val="§"/>
      <w:lvlJc w:val="left"/>
      <w:pPr>
        <w:ind w:left="6480" w:hanging="360"/>
      </w:pPr>
      <w:rPr>
        <w:rFonts w:ascii="Wingdings" w:eastAsia="Wingdings" w:hAnsi="Wingdings" w:cs="Wingdings"/>
      </w:rPr>
    </w:lvl>
  </w:abstractNum>
  <w:abstractNum w:abstractNumId="15"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8"/>
  </w:num>
  <w:num w:numId="2">
    <w:abstractNumId w:val="3"/>
  </w:num>
  <w:num w:numId="3">
    <w:abstractNumId w:val="0"/>
  </w:num>
  <w:num w:numId="4">
    <w:abstractNumId w:val="7"/>
  </w:num>
  <w:num w:numId="5">
    <w:abstractNumId w:val="6"/>
  </w:num>
  <w:num w:numId="6">
    <w:abstractNumId w:val="10"/>
  </w:num>
  <w:num w:numId="7">
    <w:abstractNumId w:val="9"/>
  </w:num>
  <w:num w:numId="8">
    <w:abstractNumId w:val="2"/>
  </w:num>
  <w:num w:numId="9">
    <w:abstractNumId w:val="12"/>
  </w:num>
  <w:num w:numId="10">
    <w:abstractNumId w:val="13"/>
  </w:num>
  <w:num w:numId="11">
    <w:abstractNumId w:val="14"/>
  </w:num>
  <w:num w:numId="12">
    <w:abstractNumId w:val="15"/>
  </w:num>
  <w:num w:numId="13">
    <w:abstractNumId w:val="5"/>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153"/>
    <w:rsid w:val="00001BD3"/>
    <w:rsid w:val="00001E42"/>
    <w:rsid w:val="00002592"/>
    <w:rsid w:val="00002950"/>
    <w:rsid w:val="00004105"/>
    <w:rsid w:val="00004B79"/>
    <w:rsid w:val="00005669"/>
    <w:rsid w:val="00013846"/>
    <w:rsid w:val="000146E6"/>
    <w:rsid w:val="000172E7"/>
    <w:rsid w:val="00025368"/>
    <w:rsid w:val="00025BAD"/>
    <w:rsid w:val="00030D32"/>
    <w:rsid w:val="00030D5A"/>
    <w:rsid w:val="00030FAC"/>
    <w:rsid w:val="000342F0"/>
    <w:rsid w:val="000343E1"/>
    <w:rsid w:val="00035311"/>
    <w:rsid w:val="0003625E"/>
    <w:rsid w:val="000379F4"/>
    <w:rsid w:val="000455FC"/>
    <w:rsid w:val="00046969"/>
    <w:rsid w:val="00062E39"/>
    <w:rsid w:val="000653F5"/>
    <w:rsid w:val="00065ED7"/>
    <w:rsid w:val="0006667D"/>
    <w:rsid w:val="00070227"/>
    <w:rsid w:val="00073D27"/>
    <w:rsid w:val="00074846"/>
    <w:rsid w:val="00077EA6"/>
    <w:rsid w:val="000827D6"/>
    <w:rsid w:val="000834DD"/>
    <w:rsid w:val="0008515B"/>
    <w:rsid w:val="00091789"/>
    <w:rsid w:val="00091A05"/>
    <w:rsid w:val="000927B9"/>
    <w:rsid w:val="00093C35"/>
    <w:rsid w:val="0009418B"/>
    <w:rsid w:val="000A0ED9"/>
    <w:rsid w:val="000A3715"/>
    <w:rsid w:val="000A6C33"/>
    <w:rsid w:val="000A6F7C"/>
    <w:rsid w:val="000A73EE"/>
    <w:rsid w:val="000A7E69"/>
    <w:rsid w:val="000B1F61"/>
    <w:rsid w:val="000B2361"/>
    <w:rsid w:val="000B3F2A"/>
    <w:rsid w:val="000B5389"/>
    <w:rsid w:val="000C0A46"/>
    <w:rsid w:val="000C107E"/>
    <w:rsid w:val="000C198C"/>
    <w:rsid w:val="000C4D39"/>
    <w:rsid w:val="000C50F3"/>
    <w:rsid w:val="000C6EB5"/>
    <w:rsid w:val="000D0439"/>
    <w:rsid w:val="000D4269"/>
    <w:rsid w:val="000E0EDD"/>
    <w:rsid w:val="000E3676"/>
    <w:rsid w:val="000E39B3"/>
    <w:rsid w:val="000E3E32"/>
    <w:rsid w:val="000E6D8B"/>
    <w:rsid w:val="000F0315"/>
    <w:rsid w:val="000F1911"/>
    <w:rsid w:val="000F1CFB"/>
    <w:rsid w:val="000F4C31"/>
    <w:rsid w:val="000F5FC8"/>
    <w:rsid w:val="000F76EF"/>
    <w:rsid w:val="00101251"/>
    <w:rsid w:val="00105DA6"/>
    <w:rsid w:val="001115CD"/>
    <w:rsid w:val="00111D17"/>
    <w:rsid w:val="00112190"/>
    <w:rsid w:val="00113977"/>
    <w:rsid w:val="00120C4A"/>
    <w:rsid w:val="0012191C"/>
    <w:rsid w:val="00121E13"/>
    <w:rsid w:val="0012763B"/>
    <w:rsid w:val="00130B55"/>
    <w:rsid w:val="00132986"/>
    <w:rsid w:val="00132B75"/>
    <w:rsid w:val="00133440"/>
    <w:rsid w:val="001340F9"/>
    <w:rsid w:val="00134BDE"/>
    <w:rsid w:val="001365EA"/>
    <w:rsid w:val="00137E71"/>
    <w:rsid w:val="001411A3"/>
    <w:rsid w:val="00142FC2"/>
    <w:rsid w:val="00146167"/>
    <w:rsid w:val="00147B72"/>
    <w:rsid w:val="001500B6"/>
    <w:rsid w:val="00150C5B"/>
    <w:rsid w:val="00152ABB"/>
    <w:rsid w:val="00153469"/>
    <w:rsid w:val="0015501A"/>
    <w:rsid w:val="00156B1E"/>
    <w:rsid w:val="00161B49"/>
    <w:rsid w:val="00165ED6"/>
    <w:rsid w:val="0016768F"/>
    <w:rsid w:val="00170902"/>
    <w:rsid w:val="00172239"/>
    <w:rsid w:val="0017303E"/>
    <w:rsid w:val="001749B7"/>
    <w:rsid w:val="00181641"/>
    <w:rsid w:val="00181C9F"/>
    <w:rsid w:val="00190297"/>
    <w:rsid w:val="001939A9"/>
    <w:rsid w:val="00193B7D"/>
    <w:rsid w:val="00195D8F"/>
    <w:rsid w:val="001A0306"/>
    <w:rsid w:val="001A13F9"/>
    <w:rsid w:val="001A527A"/>
    <w:rsid w:val="001A5DF5"/>
    <w:rsid w:val="001A7892"/>
    <w:rsid w:val="001B00A3"/>
    <w:rsid w:val="001B1DDC"/>
    <w:rsid w:val="001B1F34"/>
    <w:rsid w:val="001B2E38"/>
    <w:rsid w:val="001B34A6"/>
    <w:rsid w:val="001B49BE"/>
    <w:rsid w:val="001B5588"/>
    <w:rsid w:val="001B5DA8"/>
    <w:rsid w:val="001B7196"/>
    <w:rsid w:val="001C0682"/>
    <w:rsid w:val="001C0D41"/>
    <w:rsid w:val="001C2E5F"/>
    <w:rsid w:val="001C3900"/>
    <w:rsid w:val="001C41D8"/>
    <w:rsid w:val="001C65BA"/>
    <w:rsid w:val="001D1B96"/>
    <w:rsid w:val="001D47E6"/>
    <w:rsid w:val="001E200A"/>
    <w:rsid w:val="001E3602"/>
    <w:rsid w:val="001E3F7B"/>
    <w:rsid w:val="001E5636"/>
    <w:rsid w:val="001E71F8"/>
    <w:rsid w:val="001E7519"/>
    <w:rsid w:val="001F1250"/>
    <w:rsid w:val="001F22C1"/>
    <w:rsid w:val="001F3A18"/>
    <w:rsid w:val="001F4FD0"/>
    <w:rsid w:val="001F5033"/>
    <w:rsid w:val="00201796"/>
    <w:rsid w:val="0020200F"/>
    <w:rsid w:val="002024AC"/>
    <w:rsid w:val="0021074A"/>
    <w:rsid w:val="002123CF"/>
    <w:rsid w:val="00213B72"/>
    <w:rsid w:val="00214F3D"/>
    <w:rsid w:val="0021521B"/>
    <w:rsid w:val="0021639D"/>
    <w:rsid w:val="00216DC0"/>
    <w:rsid w:val="00217B1B"/>
    <w:rsid w:val="00217B2C"/>
    <w:rsid w:val="00217DA8"/>
    <w:rsid w:val="00220CC9"/>
    <w:rsid w:val="00220DDF"/>
    <w:rsid w:val="0022461B"/>
    <w:rsid w:val="0022738E"/>
    <w:rsid w:val="0023156F"/>
    <w:rsid w:val="002328B7"/>
    <w:rsid w:val="002346B8"/>
    <w:rsid w:val="00237896"/>
    <w:rsid w:val="002405A4"/>
    <w:rsid w:val="0024320E"/>
    <w:rsid w:val="0024429B"/>
    <w:rsid w:val="00247C61"/>
    <w:rsid w:val="00247CD4"/>
    <w:rsid w:val="002511D4"/>
    <w:rsid w:val="002520A0"/>
    <w:rsid w:val="00255A58"/>
    <w:rsid w:val="00255DB5"/>
    <w:rsid w:val="00260107"/>
    <w:rsid w:val="00260C68"/>
    <w:rsid w:val="0026247E"/>
    <w:rsid w:val="002625F5"/>
    <w:rsid w:val="00262953"/>
    <w:rsid w:val="00262C25"/>
    <w:rsid w:val="002704E3"/>
    <w:rsid w:val="0027084F"/>
    <w:rsid w:val="00271A85"/>
    <w:rsid w:val="00272369"/>
    <w:rsid w:val="002745D2"/>
    <w:rsid w:val="0028114D"/>
    <w:rsid w:val="0028280C"/>
    <w:rsid w:val="00283BDA"/>
    <w:rsid w:val="00284B50"/>
    <w:rsid w:val="00284ECB"/>
    <w:rsid w:val="00286B06"/>
    <w:rsid w:val="002900B0"/>
    <w:rsid w:val="0029109F"/>
    <w:rsid w:val="00291BF4"/>
    <w:rsid w:val="002920AC"/>
    <w:rsid w:val="002922C8"/>
    <w:rsid w:val="00293059"/>
    <w:rsid w:val="002A215C"/>
    <w:rsid w:val="002A60E3"/>
    <w:rsid w:val="002A7A84"/>
    <w:rsid w:val="002B1D88"/>
    <w:rsid w:val="002B2086"/>
    <w:rsid w:val="002B218A"/>
    <w:rsid w:val="002B66C6"/>
    <w:rsid w:val="002B7BA0"/>
    <w:rsid w:val="002C0BA2"/>
    <w:rsid w:val="002C11F1"/>
    <w:rsid w:val="002C1872"/>
    <w:rsid w:val="002C40AE"/>
    <w:rsid w:val="002C52B8"/>
    <w:rsid w:val="002C7455"/>
    <w:rsid w:val="002C7D73"/>
    <w:rsid w:val="002D1CD6"/>
    <w:rsid w:val="002D29E6"/>
    <w:rsid w:val="002D4075"/>
    <w:rsid w:val="002D5BA4"/>
    <w:rsid w:val="002D7330"/>
    <w:rsid w:val="002E04BE"/>
    <w:rsid w:val="002E0CB3"/>
    <w:rsid w:val="002E27C7"/>
    <w:rsid w:val="002E2965"/>
    <w:rsid w:val="002E34F6"/>
    <w:rsid w:val="002E433C"/>
    <w:rsid w:val="002E43FD"/>
    <w:rsid w:val="002E5D8A"/>
    <w:rsid w:val="002E6480"/>
    <w:rsid w:val="002F0251"/>
    <w:rsid w:val="002F0EE9"/>
    <w:rsid w:val="002F134C"/>
    <w:rsid w:val="002F1C03"/>
    <w:rsid w:val="002F37E6"/>
    <w:rsid w:val="002F5213"/>
    <w:rsid w:val="002F534D"/>
    <w:rsid w:val="002F5518"/>
    <w:rsid w:val="002F7EBA"/>
    <w:rsid w:val="00300C27"/>
    <w:rsid w:val="00301917"/>
    <w:rsid w:val="00302C3D"/>
    <w:rsid w:val="00304042"/>
    <w:rsid w:val="003056C2"/>
    <w:rsid w:val="0030666B"/>
    <w:rsid w:val="00307166"/>
    <w:rsid w:val="00313247"/>
    <w:rsid w:val="003214AC"/>
    <w:rsid w:val="00322AF8"/>
    <w:rsid w:val="00322C61"/>
    <w:rsid w:val="00325802"/>
    <w:rsid w:val="003258AF"/>
    <w:rsid w:val="00326747"/>
    <w:rsid w:val="00326A05"/>
    <w:rsid w:val="00331080"/>
    <w:rsid w:val="003320A4"/>
    <w:rsid w:val="00333C3D"/>
    <w:rsid w:val="00333F9B"/>
    <w:rsid w:val="00335DFA"/>
    <w:rsid w:val="00336C68"/>
    <w:rsid w:val="00336DFB"/>
    <w:rsid w:val="00337D63"/>
    <w:rsid w:val="0034289C"/>
    <w:rsid w:val="00345B2B"/>
    <w:rsid w:val="00346020"/>
    <w:rsid w:val="0034685D"/>
    <w:rsid w:val="00351495"/>
    <w:rsid w:val="00352332"/>
    <w:rsid w:val="00352B05"/>
    <w:rsid w:val="00353AE3"/>
    <w:rsid w:val="003602B1"/>
    <w:rsid w:val="00363145"/>
    <w:rsid w:val="00363442"/>
    <w:rsid w:val="00366EF6"/>
    <w:rsid w:val="00367018"/>
    <w:rsid w:val="0037297D"/>
    <w:rsid w:val="00372B7F"/>
    <w:rsid w:val="00376281"/>
    <w:rsid w:val="00376852"/>
    <w:rsid w:val="003819A4"/>
    <w:rsid w:val="00381EAC"/>
    <w:rsid w:val="00383A39"/>
    <w:rsid w:val="00384CFE"/>
    <w:rsid w:val="00385DAB"/>
    <w:rsid w:val="00387EC9"/>
    <w:rsid w:val="0039027F"/>
    <w:rsid w:val="00391DCA"/>
    <w:rsid w:val="003A0148"/>
    <w:rsid w:val="003A4020"/>
    <w:rsid w:val="003A799C"/>
    <w:rsid w:val="003B1570"/>
    <w:rsid w:val="003B51AD"/>
    <w:rsid w:val="003B5869"/>
    <w:rsid w:val="003B7728"/>
    <w:rsid w:val="003C190D"/>
    <w:rsid w:val="003C7A37"/>
    <w:rsid w:val="003D0F3E"/>
    <w:rsid w:val="003D4258"/>
    <w:rsid w:val="003E00F3"/>
    <w:rsid w:val="003E1DED"/>
    <w:rsid w:val="003E5FC4"/>
    <w:rsid w:val="003F2AC9"/>
    <w:rsid w:val="003F51F7"/>
    <w:rsid w:val="003F51F8"/>
    <w:rsid w:val="003F5F67"/>
    <w:rsid w:val="003F5FE6"/>
    <w:rsid w:val="003F7F39"/>
    <w:rsid w:val="004018AA"/>
    <w:rsid w:val="00402FD6"/>
    <w:rsid w:val="00403141"/>
    <w:rsid w:val="00404671"/>
    <w:rsid w:val="004069EE"/>
    <w:rsid w:val="004071BA"/>
    <w:rsid w:val="00412999"/>
    <w:rsid w:val="004152F8"/>
    <w:rsid w:val="004206E7"/>
    <w:rsid w:val="00420920"/>
    <w:rsid w:val="0042186D"/>
    <w:rsid w:val="00422B6C"/>
    <w:rsid w:val="00424808"/>
    <w:rsid w:val="00426C0E"/>
    <w:rsid w:val="00430531"/>
    <w:rsid w:val="00433A17"/>
    <w:rsid w:val="004343E3"/>
    <w:rsid w:val="00434AD5"/>
    <w:rsid w:val="00435716"/>
    <w:rsid w:val="0043682D"/>
    <w:rsid w:val="00441D17"/>
    <w:rsid w:val="00442901"/>
    <w:rsid w:val="0044314B"/>
    <w:rsid w:val="004447CE"/>
    <w:rsid w:val="00445739"/>
    <w:rsid w:val="00447978"/>
    <w:rsid w:val="00450A38"/>
    <w:rsid w:val="004528C0"/>
    <w:rsid w:val="00453874"/>
    <w:rsid w:val="00454467"/>
    <w:rsid w:val="00454811"/>
    <w:rsid w:val="0045606C"/>
    <w:rsid w:val="00456839"/>
    <w:rsid w:val="004574BC"/>
    <w:rsid w:val="004611AA"/>
    <w:rsid w:val="00462274"/>
    <w:rsid w:val="0046442E"/>
    <w:rsid w:val="00464AA4"/>
    <w:rsid w:val="00465094"/>
    <w:rsid w:val="00467067"/>
    <w:rsid w:val="0047160E"/>
    <w:rsid w:val="004725D0"/>
    <w:rsid w:val="004863C4"/>
    <w:rsid w:val="0049035B"/>
    <w:rsid w:val="004937B3"/>
    <w:rsid w:val="004954D4"/>
    <w:rsid w:val="004958EF"/>
    <w:rsid w:val="00495AC5"/>
    <w:rsid w:val="004966A6"/>
    <w:rsid w:val="00497452"/>
    <w:rsid w:val="0049755B"/>
    <w:rsid w:val="00497E16"/>
    <w:rsid w:val="004A71DF"/>
    <w:rsid w:val="004B3217"/>
    <w:rsid w:val="004B4AB7"/>
    <w:rsid w:val="004C024F"/>
    <w:rsid w:val="004C025B"/>
    <w:rsid w:val="004C1C74"/>
    <w:rsid w:val="004C204A"/>
    <w:rsid w:val="004C20FC"/>
    <w:rsid w:val="004C2707"/>
    <w:rsid w:val="004C313E"/>
    <w:rsid w:val="004C4CB7"/>
    <w:rsid w:val="004C4EE1"/>
    <w:rsid w:val="004D10DC"/>
    <w:rsid w:val="004D58EF"/>
    <w:rsid w:val="004D65D8"/>
    <w:rsid w:val="004E0F9B"/>
    <w:rsid w:val="004E2811"/>
    <w:rsid w:val="004F285E"/>
    <w:rsid w:val="004F3AFD"/>
    <w:rsid w:val="004F4E2C"/>
    <w:rsid w:val="004F5919"/>
    <w:rsid w:val="004F6016"/>
    <w:rsid w:val="004F768B"/>
    <w:rsid w:val="00501FFE"/>
    <w:rsid w:val="00502D7B"/>
    <w:rsid w:val="005030BA"/>
    <w:rsid w:val="00505B27"/>
    <w:rsid w:val="00506398"/>
    <w:rsid w:val="00512BEB"/>
    <w:rsid w:val="00512EC5"/>
    <w:rsid w:val="005137DA"/>
    <w:rsid w:val="005140EC"/>
    <w:rsid w:val="00516FB0"/>
    <w:rsid w:val="00521A5C"/>
    <w:rsid w:val="00523B78"/>
    <w:rsid w:val="005264A0"/>
    <w:rsid w:val="00530F83"/>
    <w:rsid w:val="0053160A"/>
    <w:rsid w:val="005319DE"/>
    <w:rsid w:val="00535EF9"/>
    <w:rsid w:val="00537C03"/>
    <w:rsid w:val="005402AD"/>
    <w:rsid w:val="005419F4"/>
    <w:rsid w:val="00543B2F"/>
    <w:rsid w:val="0054628C"/>
    <w:rsid w:val="00546AD2"/>
    <w:rsid w:val="00551311"/>
    <w:rsid w:val="0055245C"/>
    <w:rsid w:val="00552C66"/>
    <w:rsid w:val="005554CC"/>
    <w:rsid w:val="005575A5"/>
    <w:rsid w:val="0056022A"/>
    <w:rsid w:val="00564A35"/>
    <w:rsid w:val="005651BB"/>
    <w:rsid w:val="0056780D"/>
    <w:rsid w:val="005713C8"/>
    <w:rsid w:val="00573C1A"/>
    <w:rsid w:val="00575AAD"/>
    <w:rsid w:val="005778F4"/>
    <w:rsid w:val="005779FD"/>
    <w:rsid w:val="00580212"/>
    <w:rsid w:val="00580632"/>
    <w:rsid w:val="005834FC"/>
    <w:rsid w:val="00585473"/>
    <w:rsid w:val="0058576D"/>
    <w:rsid w:val="00585C8D"/>
    <w:rsid w:val="00586B3C"/>
    <w:rsid w:val="00590A47"/>
    <w:rsid w:val="005918EA"/>
    <w:rsid w:val="00593897"/>
    <w:rsid w:val="00594EC6"/>
    <w:rsid w:val="005975BF"/>
    <w:rsid w:val="005A011A"/>
    <w:rsid w:val="005A0C5A"/>
    <w:rsid w:val="005A2163"/>
    <w:rsid w:val="005A3770"/>
    <w:rsid w:val="005A5769"/>
    <w:rsid w:val="005B04AF"/>
    <w:rsid w:val="005B19A8"/>
    <w:rsid w:val="005B38E4"/>
    <w:rsid w:val="005B418A"/>
    <w:rsid w:val="005B493F"/>
    <w:rsid w:val="005B5513"/>
    <w:rsid w:val="005B5F90"/>
    <w:rsid w:val="005B7FD2"/>
    <w:rsid w:val="005C2C95"/>
    <w:rsid w:val="005C3427"/>
    <w:rsid w:val="005C41B2"/>
    <w:rsid w:val="005C6EE6"/>
    <w:rsid w:val="005C6FFA"/>
    <w:rsid w:val="005D0814"/>
    <w:rsid w:val="005D3CEF"/>
    <w:rsid w:val="005D48AD"/>
    <w:rsid w:val="005E0489"/>
    <w:rsid w:val="005E49D0"/>
    <w:rsid w:val="005E5FF9"/>
    <w:rsid w:val="005F24E8"/>
    <w:rsid w:val="005F43CD"/>
    <w:rsid w:val="005F6F73"/>
    <w:rsid w:val="005F701C"/>
    <w:rsid w:val="006000D5"/>
    <w:rsid w:val="00604490"/>
    <w:rsid w:val="006047B8"/>
    <w:rsid w:val="00606A20"/>
    <w:rsid w:val="00607933"/>
    <w:rsid w:val="00612A10"/>
    <w:rsid w:val="006175E7"/>
    <w:rsid w:val="00617F29"/>
    <w:rsid w:val="006219BA"/>
    <w:rsid w:val="00622427"/>
    <w:rsid w:val="00622A61"/>
    <w:rsid w:val="0062447C"/>
    <w:rsid w:val="00624B00"/>
    <w:rsid w:val="00625920"/>
    <w:rsid w:val="0062668E"/>
    <w:rsid w:val="00630ECB"/>
    <w:rsid w:val="006359A4"/>
    <w:rsid w:val="0064094B"/>
    <w:rsid w:val="00643110"/>
    <w:rsid w:val="0064395F"/>
    <w:rsid w:val="006469BE"/>
    <w:rsid w:val="00650317"/>
    <w:rsid w:val="00650A94"/>
    <w:rsid w:val="006510CC"/>
    <w:rsid w:val="00651EAC"/>
    <w:rsid w:val="006521BD"/>
    <w:rsid w:val="0065282E"/>
    <w:rsid w:val="00653E5B"/>
    <w:rsid w:val="00654DA9"/>
    <w:rsid w:val="0065538D"/>
    <w:rsid w:val="00657533"/>
    <w:rsid w:val="006576AA"/>
    <w:rsid w:val="006640ED"/>
    <w:rsid w:val="00665BE1"/>
    <w:rsid w:val="00666305"/>
    <w:rsid w:val="00666E09"/>
    <w:rsid w:val="00667C78"/>
    <w:rsid w:val="00670589"/>
    <w:rsid w:val="00672797"/>
    <w:rsid w:val="00673592"/>
    <w:rsid w:val="00675A47"/>
    <w:rsid w:val="006761EA"/>
    <w:rsid w:val="00676262"/>
    <w:rsid w:val="00677215"/>
    <w:rsid w:val="00677D60"/>
    <w:rsid w:val="00680DD2"/>
    <w:rsid w:val="00685077"/>
    <w:rsid w:val="006853F6"/>
    <w:rsid w:val="00686618"/>
    <w:rsid w:val="006922AD"/>
    <w:rsid w:val="00695E76"/>
    <w:rsid w:val="006A0950"/>
    <w:rsid w:val="006A0E2D"/>
    <w:rsid w:val="006A5A3E"/>
    <w:rsid w:val="006A63BF"/>
    <w:rsid w:val="006B183A"/>
    <w:rsid w:val="006B49E0"/>
    <w:rsid w:val="006B4BD8"/>
    <w:rsid w:val="006B53B9"/>
    <w:rsid w:val="006B5F2E"/>
    <w:rsid w:val="006B62EB"/>
    <w:rsid w:val="006C0B92"/>
    <w:rsid w:val="006C2478"/>
    <w:rsid w:val="006C3AC9"/>
    <w:rsid w:val="006C4BF6"/>
    <w:rsid w:val="006D0713"/>
    <w:rsid w:val="006D1117"/>
    <w:rsid w:val="006D2DA6"/>
    <w:rsid w:val="006D3356"/>
    <w:rsid w:val="006D3C46"/>
    <w:rsid w:val="006D4201"/>
    <w:rsid w:val="006D5C40"/>
    <w:rsid w:val="006D5F90"/>
    <w:rsid w:val="006D69F1"/>
    <w:rsid w:val="006E0E6F"/>
    <w:rsid w:val="006E40F9"/>
    <w:rsid w:val="006E5205"/>
    <w:rsid w:val="006E7C67"/>
    <w:rsid w:val="006F0E9E"/>
    <w:rsid w:val="006F1A5D"/>
    <w:rsid w:val="006F3DC7"/>
    <w:rsid w:val="006F4E6D"/>
    <w:rsid w:val="006F6511"/>
    <w:rsid w:val="00706599"/>
    <w:rsid w:val="007102DF"/>
    <w:rsid w:val="007127BC"/>
    <w:rsid w:val="00713A3C"/>
    <w:rsid w:val="007147F5"/>
    <w:rsid w:val="00716A33"/>
    <w:rsid w:val="00720650"/>
    <w:rsid w:val="00722566"/>
    <w:rsid w:val="00725A23"/>
    <w:rsid w:val="0073130A"/>
    <w:rsid w:val="00733CB2"/>
    <w:rsid w:val="00741CA7"/>
    <w:rsid w:val="007428B4"/>
    <w:rsid w:val="0074295C"/>
    <w:rsid w:val="0074480C"/>
    <w:rsid w:val="007448E0"/>
    <w:rsid w:val="007462E8"/>
    <w:rsid w:val="00746B9E"/>
    <w:rsid w:val="0075125D"/>
    <w:rsid w:val="00752E30"/>
    <w:rsid w:val="0075634E"/>
    <w:rsid w:val="00760AFC"/>
    <w:rsid w:val="00761388"/>
    <w:rsid w:val="007627CB"/>
    <w:rsid w:val="00763BE3"/>
    <w:rsid w:val="007658A9"/>
    <w:rsid w:val="007663BF"/>
    <w:rsid w:val="0076753B"/>
    <w:rsid w:val="00770FB3"/>
    <w:rsid w:val="00771760"/>
    <w:rsid w:val="0077427E"/>
    <w:rsid w:val="0077581E"/>
    <w:rsid w:val="0077693F"/>
    <w:rsid w:val="00776D41"/>
    <w:rsid w:val="00776DA5"/>
    <w:rsid w:val="00777462"/>
    <w:rsid w:val="00777538"/>
    <w:rsid w:val="00784CB3"/>
    <w:rsid w:val="00786D44"/>
    <w:rsid w:val="00791846"/>
    <w:rsid w:val="007936EC"/>
    <w:rsid w:val="00794395"/>
    <w:rsid w:val="00796F86"/>
    <w:rsid w:val="007A00C1"/>
    <w:rsid w:val="007A3B07"/>
    <w:rsid w:val="007A3F71"/>
    <w:rsid w:val="007A46D3"/>
    <w:rsid w:val="007A5564"/>
    <w:rsid w:val="007A690D"/>
    <w:rsid w:val="007B53FE"/>
    <w:rsid w:val="007B7407"/>
    <w:rsid w:val="007C22C3"/>
    <w:rsid w:val="007C2F87"/>
    <w:rsid w:val="007D0A28"/>
    <w:rsid w:val="007D123C"/>
    <w:rsid w:val="007D2964"/>
    <w:rsid w:val="007D3F84"/>
    <w:rsid w:val="007D5B05"/>
    <w:rsid w:val="007E1517"/>
    <w:rsid w:val="007E19A3"/>
    <w:rsid w:val="007E1CB6"/>
    <w:rsid w:val="007E2822"/>
    <w:rsid w:val="007E5063"/>
    <w:rsid w:val="007E649B"/>
    <w:rsid w:val="007E6C14"/>
    <w:rsid w:val="007F3F9A"/>
    <w:rsid w:val="007F56C6"/>
    <w:rsid w:val="007F790D"/>
    <w:rsid w:val="007F7B05"/>
    <w:rsid w:val="00800063"/>
    <w:rsid w:val="00800C06"/>
    <w:rsid w:val="00801FA3"/>
    <w:rsid w:val="00803EC3"/>
    <w:rsid w:val="00804995"/>
    <w:rsid w:val="00805A48"/>
    <w:rsid w:val="00805B6C"/>
    <w:rsid w:val="008061DC"/>
    <w:rsid w:val="00810D69"/>
    <w:rsid w:val="00811078"/>
    <w:rsid w:val="00811C11"/>
    <w:rsid w:val="008121C5"/>
    <w:rsid w:val="008127C8"/>
    <w:rsid w:val="0081283C"/>
    <w:rsid w:val="008150B6"/>
    <w:rsid w:val="0081579E"/>
    <w:rsid w:val="00816C27"/>
    <w:rsid w:val="008173EB"/>
    <w:rsid w:val="008213DB"/>
    <w:rsid w:val="00822798"/>
    <w:rsid w:val="008231FF"/>
    <w:rsid w:val="0082431E"/>
    <w:rsid w:val="00827965"/>
    <w:rsid w:val="008343F5"/>
    <w:rsid w:val="0084207A"/>
    <w:rsid w:val="00842DF6"/>
    <w:rsid w:val="00844BF8"/>
    <w:rsid w:val="00850858"/>
    <w:rsid w:val="00850F57"/>
    <w:rsid w:val="00851857"/>
    <w:rsid w:val="00851EE6"/>
    <w:rsid w:val="00852B4C"/>
    <w:rsid w:val="00854005"/>
    <w:rsid w:val="00855554"/>
    <w:rsid w:val="00856029"/>
    <w:rsid w:val="0086000A"/>
    <w:rsid w:val="0086139D"/>
    <w:rsid w:val="00861DD8"/>
    <w:rsid w:val="00867B0B"/>
    <w:rsid w:val="00870817"/>
    <w:rsid w:val="0087130E"/>
    <w:rsid w:val="00872E2B"/>
    <w:rsid w:val="00873C67"/>
    <w:rsid w:val="00876B24"/>
    <w:rsid w:val="00877A58"/>
    <w:rsid w:val="0088040E"/>
    <w:rsid w:val="00880720"/>
    <w:rsid w:val="00882E44"/>
    <w:rsid w:val="00885179"/>
    <w:rsid w:val="00885B6F"/>
    <w:rsid w:val="008919C9"/>
    <w:rsid w:val="00893701"/>
    <w:rsid w:val="008941A8"/>
    <w:rsid w:val="008944DF"/>
    <w:rsid w:val="0089729D"/>
    <w:rsid w:val="008A0BC7"/>
    <w:rsid w:val="008A1E0B"/>
    <w:rsid w:val="008A250D"/>
    <w:rsid w:val="008A30D0"/>
    <w:rsid w:val="008A3BC6"/>
    <w:rsid w:val="008A61E5"/>
    <w:rsid w:val="008A7DA2"/>
    <w:rsid w:val="008B3F1D"/>
    <w:rsid w:val="008B588C"/>
    <w:rsid w:val="008C261C"/>
    <w:rsid w:val="008C29B3"/>
    <w:rsid w:val="008C50DC"/>
    <w:rsid w:val="008C70B3"/>
    <w:rsid w:val="008C7B1E"/>
    <w:rsid w:val="008D047D"/>
    <w:rsid w:val="008D0831"/>
    <w:rsid w:val="008D1633"/>
    <w:rsid w:val="008D2E34"/>
    <w:rsid w:val="008D756E"/>
    <w:rsid w:val="008E01F5"/>
    <w:rsid w:val="008E1131"/>
    <w:rsid w:val="008E34EC"/>
    <w:rsid w:val="008E5876"/>
    <w:rsid w:val="008E6352"/>
    <w:rsid w:val="008F2226"/>
    <w:rsid w:val="008F42A1"/>
    <w:rsid w:val="008F48D6"/>
    <w:rsid w:val="008F671E"/>
    <w:rsid w:val="008F7CF1"/>
    <w:rsid w:val="00900745"/>
    <w:rsid w:val="009007A1"/>
    <w:rsid w:val="00903335"/>
    <w:rsid w:val="009040CD"/>
    <w:rsid w:val="00907179"/>
    <w:rsid w:val="00907D76"/>
    <w:rsid w:val="00912916"/>
    <w:rsid w:val="00913865"/>
    <w:rsid w:val="009140E7"/>
    <w:rsid w:val="0091446C"/>
    <w:rsid w:val="00914727"/>
    <w:rsid w:val="0091486B"/>
    <w:rsid w:val="00914E2F"/>
    <w:rsid w:val="00915A4D"/>
    <w:rsid w:val="0091616E"/>
    <w:rsid w:val="0091692C"/>
    <w:rsid w:val="00917B78"/>
    <w:rsid w:val="00920E05"/>
    <w:rsid w:val="00923808"/>
    <w:rsid w:val="0092456D"/>
    <w:rsid w:val="00925A4A"/>
    <w:rsid w:val="00926972"/>
    <w:rsid w:val="00930E5E"/>
    <w:rsid w:val="00932F55"/>
    <w:rsid w:val="0093399E"/>
    <w:rsid w:val="0093571C"/>
    <w:rsid w:val="0093785A"/>
    <w:rsid w:val="009400FB"/>
    <w:rsid w:val="00941B16"/>
    <w:rsid w:val="0094509B"/>
    <w:rsid w:val="00945B9D"/>
    <w:rsid w:val="0094701B"/>
    <w:rsid w:val="009477C7"/>
    <w:rsid w:val="00947A2B"/>
    <w:rsid w:val="00954910"/>
    <w:rsid w:val="00957A04"/>
    <w:rsid w:val="00963087"/>
    <w:rsid w:val="009638B7"/>
    <w:rsid w:val="0096562A"/>
    <w:rsid w:val="009713C9"/>
    <w:rsid w:val="00972F64"/>
    <w:rsid w:val="00986AFE"/>
    <w:rsid w:val="00986EDC"/>
    <w:rsid w:val="00990446"/>
    <w:rsid w:val="009920B8"/>
    <w:rsid w:val="00993A53"/>
    <w:rsid w:val="00994873"/>
    <w:rsid w:val="00994D9F"/>
    <w:rsid w:val="00997D07"/>
    <w:rsid w:val="009A4A80"/>
    <w:rsid w:val="009A7ACF"/>
    <w:rsid w:val="009B1332"/>
    <w:rsid w:val="009B35F6"/>
    <w:rsid w:val="009B4256"/>
    <w:rsid w:val="009B7B7A"/>
    <w:rsid w:val="009C1108"/>
    <w:rsid w:val="009C12F8"/>
    <w:rsid w:val="009C1E20"/>
    <w:rsid w:val="009C26FA"/>
    <w:rsid w:val="009C2EBE"/>
    <w:rsid w:val="009C4682"/>
    <w:rsid w:val="009C4DB3"/>
    <w:rsid w:val="009D077C"/>
    <w:rsid w:val="009D240D"/>
    <w:rsid w:val="009D2EBE"/>
    <w:rsid w:val="009D3572"/>
    <w:rsid w:val="009D40E1"/>
    <w:rsid w:val="009D511D"/>
    <w:rsid w:val="009D527D"/>
    <w:rsid w:val="009D69A5"/>
    <w:rsid w:val="009D76D2"/>
    <w:rsid w:val="009D7826"/>
    <w:rsid w:val="009E1F7E"/>
    <w:rsid w:val="009E53A9"/>
    <w:rsid w:val="009E631F"/>
    <w:rsid w:val="009F021D"/>
    <w:rsid w:val="009F056D"/>
    <w:rsid w:val="009F0754"/>
    <w:rsid w:val="009F34F3"/>
    <w:rsid w:val="009F4134"/>
    <w:rsid w:val="009F5752"/>
    <w:rsid w:val="00A03D6E"/>
    <w:rsid w:val="00A05383"/>
    <w:rsid w:val="00A06599"/>
    <w:rsid w:val="00A0774A"/>
    <w:rsid w:val="00A10A8D"/>
    <w:rsid w:val="00A10D32"/>
    <w:rsid w:val="00A118B5"/>
    <w:rsid w:val="00A11CE5"/>
    <w:rsid w:val="00A1302E"/>
    <w:rsid w:val="00A14E2D"/>
    <w:rsid w:val="00A15433"/>
    <w:rsid w:val="00A158BB"/>
    <w:rsid w:val="00A16D00"/>
    <w:rsid w:val="00A219A3"/>
    <w:rsid w:val="00A2368B"/>
    <w:rsid w:val="00A240B9"/>
    <w:rsid w:val="00A24A99"/>
    <w:rsid w:val="00A25B63"/>
    <w:rsid w:val="00A30A66"/>
    <w:rsid w:val="00A32634"/>
    <w:rsid w:val="00A36B65"/>
    <w:rsid w:val="00A37C34"/>
    <w:rsid w:val="00A422AC"/>
    <w:rsid w:val="00A43A74"/>
    <w:rsid w:val="00A505C6"/>
    <w:rsid w:val="00A51DC6"/>
    <w:rsid w:val="00A52607"/>
    <w:rsid w:val="00A61D0C"/>
    <w:rsid w:val="00A6341E"/>
    <w:rsid w:val="00A65D71"/>
    <w:rsid w:val="00A66DB6"/>
    <w:rsid w:val="00A73CCE"/>
    <w:rsid w:val="00A73D4E"/>
    <w:rsid w:val="00A7420A"/>
    <w:rsid w:val="00A749F7"/>
    <w:rsid w:val="00A77717"/>
    <w:rsid w:val="00A8322B"/>
    <w:rsid w:val="00A83C37"/>
    <w:rsid w:val="00A85A14"/>
    <w:rsid w:val="00A85D92"/>
    <w:rsid w:val="00A87025"/>
    <w:rsid w:val="00A920BC"/>
    <w:rsid w:val="00A94839"/>
    <w:rsid w:val="00A9665C"/>
    <w:rsid w:val="00A975EF"/>
    <w:rsid w:val="00AA0EE0"/>
    <w:rsid w:val="00AA1834"/>
    <w:rsid w:val="00AA1C25"/>
    <w:rsid w:val="00AA6163"/>
    <w:rsid w:val="00AA7D7C"/>
    <w:rsid w:val="00AB1F2C"/>
    <w:rsid w:val="00AB41DA"/>
    <w:rsid w:val="00AC1070"/>
    <w:rsid w:val="00AC2C1B"/>
    <w:rsid w:val="00AC79DC"/>
    <w:rsid w:val="00AD23B1"/>
    <w:rsid w:val="00AD248A"/>
    <w:rsid w:val="00AD24A5"/>
    <w:rsid w:val="00AD2966"/>
    <w:rsid w:val="00AD40BF"/>
    <w:rsid w:val="00AD6B5C"/>
    <w:rsid w:val="00AD7D86"/>
    <w:rsid w:val="00AE2791"/>
    <w:rsid w:val="00AE6F99"/>
    <w:rsid w:val="00AF43A3"/>
    <w:rsid w:val="00AF5A20"/>
    <w:rsid w:val="00AF5F50"/>
    <w:rsid w:val="00AF6FFD"/>
    <w:rsid w:val="00B019C6"/>
    <w:rsid w:val="00B026F3"/>
    <w:rsid w:val="00B05377"/>
    <w:rsid w:val="00B07A55"/>
    <w:rsid w:val="00B108DF"/>
    <w:rsid w:val="00B11213"/>
    <w:rsid w:val="00B13CD0"/>
    <w:rsid w:val="00B20664"/>
    <w:rsid w:val="00B23356"/>
    <w:rsid w:val="00B2358E"/>
    <w:rsid w:val="00B24E8C"/>
    <w:rsid w:val="00B24FCA"/>
    <w:rsid w:val="00B26C03"/>
    <w:rsid w:val="00B3171C"/>
    <w:rsid w:val="00B33C0C"/>
    <w:rsid w:val="00B35163"/>
    <w:rsid w:val="00B40147"/>
    <w:rsid w:val="00B406CC"/>
    <w:rsid w:val="00B41863"/>
    <w:rsid w:val="00B41DDD"/>
    <w:rsid w:val="00B41EF0"/>
    <w:rsid w:val="00B45110"/>
    <w:rsid w:val="00B455AE"/>
    <w:rsid w:val="00B46113"/>
    <w:rsid w:val="00B47738"/>
    <w:rsid w:val="00B50F01"/>
    <w:rsid w:val="00B51642"/>
    <w:rsid w:val="00B56006"/>
    <w:rsid w:val="00B5653F"/>
    <w:rsid w:val="00B6107B"/>
    <w:rsid w:val="00B65BE2"/>
    <w:rsid w:val="00B65CDC"/>
    <w:rsid w:val="00B67721"/>
    <w:rsid w:val="00B756CE"/>
    <w:rsid w:val="00B76456"/>
    <w:rsid w:val="00B84320"/>
    <w:rsid w:val="00B86071"/>
    <w:rsid w:val="00B87CD5"/>
    <w:rsid w:val="00B91101"/>
    <w:rsid w:val="00B9372D"/>
    <w:rsid w:val="00B94E1F"/>
    <w:rsid w:val="00B96679"/>
    <w:rsid w:val="00B97031"/>
    <w:rsid w:val="00B97F00"/>
    <w:rsid w:val="00BA1B64"/>
    <w:rsid w:val="00BA3F09"/>
    <w:rsid w:val="00BA6F51"/>
    <w:rsid w:val="00BA73A0"/>
    <w:rsid w:val="00BA79CA"/>
    <w:rsid w:val="00BA7A87"/>
    <w:rsid w:val="00BB0AD9"/>
    <w:rsid w:val="00BB1ACF"/>
    <w:rsid w:val="00BB2241"/>
    <w:rsid w:val="00BB23EE"/>
    <w:rsid w:val="00BB3418"/>
    <w:rsid w:val="00BB360C"/>
    <w:rsid w:val="00BB5E04"/>
    <w:rsid w:val="00BB66B4"/>
    <w:rsid w:val="00BB7F4B"/>
    <w:rsid w:val="00BC0211"/>
    <w:rsid w:val="00BC06B6"/>
    <w:rsid w:val="00BC47F0"/>
    <w:rsid w:val="00BC4FA9"/>
    <w:rsid w:val="00BD1463"/>
    <w:rsid w:val="00BD3786"/>
    <w:rsid w:val="00BD3BFC"/>
    <w:rsid w:val="00BD3CDC"/>
    <w:rsid w:val="00BD5974"/>
    <w:rsid w:val="00BE1153"/>
    <w:rsid w:val="00BE3888"/>
    <w:rsid w:val="00BE4467"/>
    <w:rsid w:val="00BE6198"/>
    <w:rsid w:val="00BF1661"/>
    <w:rsid w:val="00BF217A"/>
    <w:rsid w:val="00BF27E7"/>
    <w:rsid w:val="00BF620E"/>
    <w:rsid w:val="00BF629D"/>
    <w:rsid w:val="00C000E1"/>
    <w:rsid w:val="00C01C47"/>
    <w:rsid w:val="00C01FA6"/>
    <w:rsid w:val="00C02191"/>
    <w:rsid w:val="00C02622"/>
    <w:rsid w:val="00C02CE4"/>
    <w:rsid w:val="00C04910"/>
    <w:rsid w:val="00C04A9A"/>
    <w:rsid w:val="00C06C9E"/>
    <w:rsid w:val="00C07B76"/>
    <w:rsid w:val="00C113FD"/>
    <w:rsid w:val="00C21A25"/>
    <w:rsid w:val="00C23BCB"/>
    <w:rsid w:val="00C2685A"/>
    <w:rsid w:val="00C26C82"/>
    <w:rsid w:val="00C27B0E"/>
    <w:rsid w:val="00C321D3"/>
    <w:rsid w:val="00C3300F"/>
    <w:rsid w:val="00C33080"/>
    <w:rsid w:val="00C433AC"/>
    <w:rsid w:val="00C43CFC"/>
    <w:rsid w:val="00C47470"/>
    <w:rsid w:val="00C51A64"/>
    <w:rsid w:val="00C55901"/>
    <w:rsid w:val="00C60588"/>
    <w:rsid w:val="00C60616"/>
    <w:rsid w:val="00C643C0"/>
    <w:rsid w:val="00C658A5"/>
    <w:rsid w:val="00C66876"/>
    <w:rsid w:val="00C749F2"/>
    <w:rsid w:val="00C83560"/>
    <w:rsid w:val="00C86220"/>
    <w:rsid w:val="00C932DD"/>
    <w:rsid w:val="00C93510"/>
    <w:rsid w:val="00C95739"/>
    <w:rsid w:val="00CA618F"/>
    <w:rsid w:val="00CA7281"/>
    <w:rsid w:val="00CB04F4"/>
    <w:rsid w:val="00CB0573"/>
    <w:rsid w:val="00CB1155"/>
    <w:rsid w:val="00CB17A2"/>
    <w:rsid w:val="00CB4641"/>
    <w:rsid w:val="00CB6E08"/>
    <w:rsid w:val="00CB6E2C"/>
    <w:rsid w:val="00CC1DA6"/>
    <w:rsid w:val="00CC3C0A"/>
    <w:rsid w:val="00CC3DA3"/>
    <w:rsid w:val="00CC513B"/>
    <w:rsid w:val="00CC5CE3"/>
    <w:rsid w:val="00CC7A01"/>
    <w:rsid w:val="00CC7D97"/>
    <w:rsid w:val="00CC7FEA"/>
    <w:rsid w:val="00CD017D"/>
    <w:rsid w:val="00CD3F0C"/>
    <w:rsid w:val="00CD6A00"/>
    <w:rsid w:val="00CD79D0"/>
    <w:rsid w:val="00CE1354"/>
    <w:rsid w:val="00CE1AE9"/>
    <w:rsid w:val="00CE1C8C"/>
    <w:rsid w:val="00CE7895"/>
    <w:rsid w:val="00CF0359"/>
    <w:rsid w:val="00CF0C86"/>
    <w:rsid w:val="00CF0CFF"/>
    <w:rsid w:val="00CF236B"/>
    <w:rsid w:val="00CF2C76"/>
    <w:rsid w:val="00CF45EF"/>
    <w:rsid w:val="00CF4C22"/>
    <w:rsid w:val="00CF57DD"/>
    <w:rsid w:val="00CF5B43"/>
    <w:rsid w:val="00D005B8"/>
    <w:rsid w:val="00D01A75"/>
    <w:rsid w:val="00D01EAC"/>
    <w:rsid w:val="00D021FD"/>
    <w:rsid w:val="00D05500"/>
    <w:rsid w:val="00D0703F"/>
    <w:rsid w:val="00D073B0"/>
    <w:rsid w:val="00D07C67"/>
    <w:rsid w:val="00D10D73"/>
    <w:rsid w:val="00D1457B"/>
    <w:rsid w:val="00D1696E"/>
    <w:rsid w:val="00D25163"/>
    <w:rsid w:val="00D271A9"/>
    <w:rsid w:val="00D314C5"/>
    <w:rsid w:val="00D3152D"/>
    <w:rsid w:val="00D33A9A"/>
    <w:rsid w:val="00D33BEA"/>
    <w:rsid w:val="00D33FB5"/>
    <w:rsid w:val="00D3402D"/>
    <w:rsid w:val="00D35221"/>
    <w:rsid w:val="00D35286"/>
    <w:rsid w:val="00D35E59"/>
    <w:rsid w:val="00D36C17"/>
    <w:rsid w:val="00D41728"/>
    <w:rsid w:val="00D44F23"/>
    <w:rsid w:val="00D463E1"/>
    <w:rsid w:val="00D51540"/>
    <w:rsid w:val="00D54B49"/>
    <w:rsid w:val="00D550BF"/>
    <w:rsid w:val="00D610C6"/>
    <w:rsid w:val="00D6246B"/>
    <w:rsid w:val="00D668CE"/>
    <w:rsid w:val="00D66E74"/>
    <w:rsid w:val="00D719C9"/>
    <w:rsid w:val="00D72F91"/>
    <w:rsid w:val="00D735D8"/>
    <w:rsid w:val="00D74C82"/>
    <w:rsid w:val="00D75020"/>
    <w:rsid w:val="00D758E6"/>
    <w:rsid w:val="00D7605F"/>
    <w:rsid w:val="00D763FD"/>
    <w:rsid w:val="00D85758"/>
    <w:rsid w:val="00D85F92"/>
    <w:rsid w:val="00D901D3"/>
    <w:rsid w:val="00D91ED0"/>
    <w:rsid w:val="00D937A1"/>
    <w:rsid w:val="00D95815"/>
    <w:rsid w:val="00D95966"/>
    <w:rsid w:val="00D97293"/>
    <w:rsid w:val="00DA155F"/>
    <w:rsid w:val="00DA45EE"/>
    <w:rsid w:val="00DA5E1F"/>
    <w:rsid w:val="00DA6D21"/>
    <w:rsid w:val="00DA7A3B"/>
    <w:rsid w:val="00DB058D"/>
    <w:rsid w:val="00DB1C00"/>
    <w:rsid w:val="00DB317B"/>
    <w:rsid w:val="00DB5359"/>
    <w:rsid w:val="00DC10AD"/>
    <w:rsid w:val="00DC1F4F"/>
    <w:rsid w:val="00DC3D1A"/>
    <w:rsid w:val="00DC4642"/>
    <w:rsid w:val="00DC4EA8"/>
    <w:rsid w:val="00DC58FF"/>
    <w:rsid w:val="00DC7032"/>
    <w:rsid w:val="00DC7630"/>
    <w:rsid w:val="00DD0206"/>
    <w:rsid w:val="00DD2332"/>
    <w:rsid w:val="00DD7A78"/>
    <w:rsid w:val="00DE11C4"/>
    <w:rsid w:val="00DE224D"/>
    <w:rsid w:val="00DE3013"/>
    <w:rsid w:val="00DE4743"/>
    <w:rsid w:val="00DE52DA"/>
    <w:rsid w:val="00DF0113"/>
    <w:rsid w:val="00DF3559"/>
    <w:rsid w:val="00DF5265"/>
    <w:rsid w:val="00E03B57"/>
    <w:rsid w:val="00E04D90"/>
    <w:rsid w:val="00E0681A"/>
    <w:rsid w:val="00E1309F"/>
    <w:rsid w:val="00E13E42"/>
    <w:rsid w:val="00E15533"/>
    <w:rsid w:val="00E157BE"/>
    <w:rsid w:val="00E1636A"/>
    <w:rsid w:val="00E16CF7"/>
    <w:rsid w:val="00E17492"/>
    <w:rsid w:val="00E21311"/>
    <w:rsid w:val="00E25735"/>
    <w:rsid w:val="00E32968"/>
    <w:rsid w:val="00E346F1"/>
    <w:rsid w:val="00E350C0"/>
    <w:rsid w:val="00E36551"/>
    <w:rsid w:val="00E37BA7"/>
    <w:rsid w:val="00E4202C"/>
    <w:rsid w:val="00E44443"/>
    <w:rsid w:val="00E4626A"/>
    <w:rsid w:val="00E464A1"/>
    <w:rsid w:val="00E52D84"/>
    <w:rsid w:val="00E5364E"/>
    <w:rsid w:val="00E55D1A"/>
    <w:rsid w:val="00E56A9B"/>
    <w:rsid w:val="00E56AE1"/>
    <w:rsid w:val="00E622B6"/>
    <w:rsid w:val="00E62FB9"/>
    <w:rsid w:val="00E6668D"/>
    <w:rsid w:val="00E672AE"/>
    <w:rsid w:val="00E67890"/>
    <w:rsid w:val="00E7017B"/>
    <w:rsid w:val="00E710C6"/>
    <w:rsid w:val="00E715E2"/>
    <w:rsid w:val="00E75F34"/>
    <w:rsid w:val="00E768EB"/>
    <w:rsid w:val="00E76E6D"/>
    <w:rsid w:val="00E771DE"/>
    <w:rsid w:val="00E803DA"/>
    <w:rsid w:val="00E8204D"/>
    <w:rsid w:val="00E86D32"/>
    <w:rsid w:val="00E87843"/>
    <w:rsid w:val="00E87B2D"/>
    <w:rsid w:val="00E87C46"/>
    <w:rsid w:val="00E90AA6"/>
    <w:rsid w:val="00E91290"/>
    <w:rsid w:val="00E914B6"/>
    <w:rsid w:val="00E91DD4"/>
    <w:rsid w:val="00E920E8"/>
    <w:rsid w:val="00E92D15"/>
    <w:rsid w:val="00E92F9A"/>
    <w:rsid w:val="00E94456"/>
    <w:rsid w:val="00E9541D"/>
    <w:rsid w:val="00E9542B"/>
    <w:rsid w:val="00E959EE"/>
    <w:rsid w:val="00EA1279"/>
    <w:rsid w:val="00EA27E3"/>
    <w:rsid w:val="00EA73E4"/>
    <w:rsid w:val="00EB2465"/>
    <w:rsid w:val="00EB2E8D"/>
    <w:rsid w:val="00EB405D"/>
    <w:rsid w:val="00EB7509"/>
    <w:rsid w:val="00EC635D"/>
    <w:rsid w:val="00EC663B"/>
    <w:rsid w:val="00ED075F"/>
    <w:rsid w:val="00ED0960"/>
    <w:rsid w:val="00ED356D"/>
    <w:rsid w:val="00ED7DD4"/>
    <w:rsid w:val="00EE3644"/>
    <w:rsid w:val="00EE533F"/>
    <w:rsid w:val="00EE7C08"/>
    <w:rsid w:val="00EF0239"/>
    <w:rsid w:val="00EF0827"/>
    <w:rsid w:val="00EF13BF"/>
    <w:rsid w:val="00EF1942"/>
    <w:rsid w:val="00EF35AA"/>
    <w:rsid w:val="00EF3AD2"/>
    <w:rsid w:val="00EF46AA"/>
    <w:rsid w:val="00EF588D"/>
    <w:rsid w:val="00EF6F7A"/>
    <w:rsid w:val="00EF73CE"/>
    <w:rsid w:val="00EF7425"/>
    <w:rsid w:val="00F0347C"/>
    <w:rsid w:val="00F03C1F"/>
    <w:rsid w:val="00F04ABF"/>
    <w:rsid w:val="00F129E1"/>
    <w:rsid w:val="00F1355C"/>
    <w:rsid w:val="00F13C4C"/>
    <w:rsid w:val="00F1421A"/>
    <w:rsid w:val="00F15C4C"/>
    <w:rsid w:val="00F16EDC"/>
    <w:rsid w:val="00F20B65"/>
    <w:rsid w:val="00F21486"/>
    <w:rsid w:val="00F23024"/>
    <w:rsid w:val="00F248D7"/>
    <w:rsid w:val="00F25065"/>
    <w:rsid w:val="00F25661"/>
    <w:rsid w:val="00F264A4"/>
    <w:rsid w:val="00F265C9"/>
    <w:rsid w:val="00F3087F"/>
    <w:rsid w:val="00F35F4D"/>
    <w:rsid w:val="00F409C8"/>
    <w:rsid w:val="00F42073"/>
    <w:rsid w:val="00F42B7C"/>
    <w:rsid w:val="00F42E93"/>
    <w:rsid w:val="00F459B2"/>
    <w:rsid w:val="00F50186"/>
    <w:rsid w:val="00F51C10"/>
    <w:rsid w:val="00F525C4"/>
    <w:rsid w:val="00F53988"/>
    <w:rsid w:val="00F5456E"/>
    <w:rsid w:val="00F6231A"/>
    <w:rsid w:val="00F62619"/>
    <w:rsid w:val="00F63EF9"/>
    <w:rsid w:val="00F674DB"/>
    <w:rsid w:val="00F71493"/>
    <w:rsid w:val="00F7374E"/>
    <w:rsid w:val="00F737A5"/>
    <w:rsid w:val="00F752F9"/>
    <w:rsid w:val="00F77D19"/>
    <w:rsid w:val="00F806FF"/>
    <w:rsid w:val="00F816AB"/>
    <w:rsid w:val="00F82A31"/>
    <w:rsid w:val="00F82A89"/>
    <w:rsid w:val="00F82ABE"/>
    <w:rsid w:val="00F83C89"/>
    <w:rsid w:val="00F83D88"/>
    <w:rsid w:val="00F84427"/>
    <w:rsid w:val="00F85006"/>
    <w:rsid w:val="00F86A70"/>
    <w:rsid w:val="00F86F27"/>
    <w:rsid w:val="00F8716B"/>
    <w:rsid w:val="00F91915"/>
    <w:rsid w:val="00F91A83"/>
    <w:rsid w:val="00F92153"/>
    <w:rsid w:val="00F9274C"/>
    <w:rsid w:val="00F9431F"/>
    <w:rsid w:val="00F955F0"/>
    <w:rsid w:val="00FA19F5"/>
    <w:rsid w:val="00FA3D5A"/>
    <w:rsid w:val="00FA434E"/>
    <w:rsid w:val="00FA5535"/>
    <w:rsid w:val="00FA5D90"/>
    <w:rsid w:val="00FA5E89"/>
    <w:rsid w:val="00FB00FF"/>
    <w:rsid w:val="00FB0D5D"/>
    <w:rsid w:val="00FB58AC"/>
    <w:rsid w:val="00FB63B4"/>
    <w:rsid w:val="00FC0871"/>
    <w:rsid w:val="00FC5089"/>
    <w:rsid w:val="00FC7315"/>
    <w:rsid w:val="00FD37E7"/>
    <w:rsid w:val="00FD3AFD"/>
    <w:rsid w:val="00FD618E"/>
    <w:rsid w:val="00FE0C05"/>
    <w:rsid w:val="00FE29B5"/>
    <w:rsid w:val="00FE6241"/>
    <w:rsid w:val="00FE696F"/>
    <w:rsid w:val="00FE6A9E"/>
    <w:rsid w:val="00FF02AA"/>
    <w:rsid w:val="00FF1B3C"/>
    <w:rsid w:val="00FF3CFC"/>
    <w:rsid w:val="00FF53C3"/>
    <w:rsid w:val="00FF64B3"/>
    <w:rsid w:val="00FF7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5473E"/>
  <w15:docId w15:val="{746A8CE9-ED3F-4E33-BA41-3CD6611D1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19"/>
        <w:szCs w:val="19"/>
        <w:highlight w:val="white"/>
        <w:lang w:val="en-GB" w:eastAsia="en-GB" w:bidi="ar-SA"/>
      </w:rPr>
    </w:rPrDefault>
    <w:pPrDefault>
      <w:pPr>
        <w:pBdr>
          <w:top w:val="none" w:sz="4" w:space="0" w:color="000000"/>
          <w:left w:val="none" w:sz="4" w:space="0" w:color="000000"/>
          <w:bottom w:val="none" w:sz="4" w:space="0" w:color="000000"/>
          <w:right w:val="none" w:sz="4" w:space="0" w:color="000000"/>
          <w:between w:val="none" w:sz="4" w:space="0" w:color="000000"/>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6D3"/>
    <w:rPr>
      <w:rFonts w:eastAsia="DejaVu Sans Condensed" w:cs="DejaVu Sans Condensed"/>
      <w:szCs w:val="18"/>
    </w:rPr>
  </w:style>
  <w:style w:type="paragraph" w:styleId="Heading1">
    <w:name w:val="heading 1"/>
    <w:basedOn w:val="Normal"/>
    <w:next w:val="Normal"/>
    <w:link w:val="Heading1Char"/>
    <w:qFormat/>
    <w:rsid w:val="00885179"/>
    <w:pPr>
      <w:keepNext/>
      <w:keepLines/>
      <w:shd w:val="clear" w:color="auto" w:fill="2C969C"/>
      <w:spacing w:line="240" w:lineRule="auto"/>
      <w:outlineLvl w:val="0"/>
    </w:pPr>
    <w:rPr>
      <w:b/>
      <w:color w:val="FFFFFF" w:themeColor="background1"/>
      <w:sz w:val="28"/>
      <w:szCs w:val="28"/>
      <w:highlight w:val="none"/>
    </w:rPr>
  </w:style>
  <w:style w:type="paragraph" w:styleId="Heading2">
    <w:name w:val="heading 2"/>
    <w:basedOn w:val="Normal"/>
    <w:next w:val="Normal"/>
    <w:link w:val="Heading2Char"/>
    <w:unhideWhenUsed/>
    <w:qFormat/>
    <w:rsid w:val="00BB360C"/>
    <w:pPr>
      <w:keepNext/>
      <w:keepLines/>
      <w:jc w:val="both"/>
      <w:outlineLvl w:val="1"/>
    </w:pPr>
    <w:rPr>
      <w:b/>
      <w:color w:val="2C969C"/>
      <w:sz w:val="25"/>
      <w:szCs w:val="25"/>
      <w:highlight w:val="none"/>
    </w:rPr>
  </w:style>
  <w:style w:type="paragraph" w:styleId="Heading3">
    <w:name w:val="heading 3"/>
    <w:basedOn w:val="Normal"/>
    <w:next w:val="Normal"/>
    <w:link w:val="Heading3Char"/>
    <w:unhideWhenUsed/>
    <w:qFormat/>
    <w:pPr>
      <w:keepNext/>
      <w:keepLines/>
      <w:outlineLvl w:val="2"/>
    </w:pPr>
    <w:rPr>
      <w:b/>
      <w:sz w:val="21"/>
      <w:szCs w:val="21"/>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nhideWhenUsed/>
    <w:qFormat/>
    <w:pPr>
      <w:keepNext/>
      <w:keepLines/>
      <w:spacing w:before="240" w:after="80"/>
      <w:outlineLvl w:val="4"/>
    </w:pPr>
    <w:rPr>
      <w:color w:val="666666"/>
      <w:sz w:val="22"/>
      <w:szCs w:val="22"/>
    </w:rPr>
  </w:style>
  <w:style w:type="paragraph" w:styleId="Heading6">
    <w:name w:val="heading 6"/>
    <w:basedOn w:val="Normal"/>
    <w:next w:val="Normal"/>
    <w:link w:val="Heading6Char"/>
    <w:unhideWhenUsed/>
    <w:qFormat/>
    <w:pPr>
      <w:keepNext/>
      <w:keepLines/>
      <w:spacing w:before="240" w:after="80"/>
      <w:outlineLvl w:val="5"/>
    </w:pPr>
    <w:rPr>
      <w:i/>
      <w:color w:val="666666"/>
      <w:sz w:val="22"/>
      <w:szCs w:val="22"/>
    </w:rPr>
  </w:style>
  <w:style w:type="paragraph" w:styleId="Heading7">
    <w:name w:val="heading 7"/>
    <w:basedOn w:val="Normal"/>
    <w:next w:val="Normal"/>
    <w:link w:val="Heading7Char"/>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179"/>
    <w:rPr>
      <w:rFonts w:eastAsia="DejaVu Sans Condensed" w:cs="DejaVu Sans Condensed"/>
      <w:b/>
      <w:color w:val="FFFFFF" w:themeColor="background1"/>
      <w:sz w:val="28"/>
      <w:szCs w:val="28"/>
      <w:highlight w:val="none"/>
      <w:shd w:val="clear" w:color="auto" w:fill="2C969C"/>
    </w:rPr>
  </w:style>
  <w:style w:type="character" w:customStyle="1" w:styleId="Heading2Char">
    <w:name w:val="Heading 2 Char"/>
    <w:basedOn w:val="DefaultParagraphFont"/>
    <w:link w:val="Heading2"/>
    <w:rsid w:val="00BB360C"/>
    <w:rPr>
      <w:rFonts w:eastAsia="DejaVu Sans Condensed" w:cs="DejaVu Sans Condensed"/>
      <w:b/>
      <w:color w:val="2C969C"/>
      <w:sz w:val="25"/>
      <w:szCs w:val="25"/>
      <w:highlight w:val="none"/>
    </w:rPr>
  </w:style>
  <w:style w:type="character" w:customStyle="1" w:styleId="Heading3Char">
    <w:name w:val="Heading 3 Char"/>
    <w:basedOn w:val="DefaultParagraphFont"/>
    <w:link w:val="Heading3"/>
    <w:rPr>
      <w:rFonts w:ascii="Arial" w:eastAsia="Arial" w:hAnsi="Arial" w:cs="Arial"/>
      <w:sz w:val="30"/>
      <w:szCs w:val="30"/>
    </w:rPr>
  </w:style>
  <w:style w:type="character" w:customStyle="1" w:styleId="Heading4Char">
    <w:name w:val="Heading 4 Char"/>
    <w:basedOn w:val="DefaultParagraphFont"/>
    <w:link w:val="Heading4"/>
    <w:rPr>
      <w:rFonts w:ascii="Arial" w:eastAsia="Arial" w:hAnsi="Arial" w:cs="Arial"/>
      <w:b/>
      <w:bCs/>
      <w:sz w:val="26"/>
      <w:szCs w:val="26"/>
    </w:rPr>
  </w:style>
  <w:style w:type="character" w:customStyle="1" w:styleId="Heading5Char">
    <w:name w:val="Heading 5 Char"/>
    <w:basedOn w:val="DefaultParagraphFont"/>
    <w:link w:val="Heading5"/>
    <w:rPr>
      <w:rFonts w:ascii="Arial" w:eastAsia="Arial" w:hAnsi="Arial" w:cs="Arial"/>
      <w:b/>
      <w:bCs/>
      <w:sz w:val="24"/>
      <w:szCs w:val="24"/>
    </w:rPr>
  </w:style>
  <w:style w:type="character" w:customStyle="1" w:styleId="Heading6Char">
    <w:name w:val="Heading 6 Char"/>
    <w:basedOn w:val="DefaultParagraphFont"/>
    <w:link w:val="Heading6"/>
    <w:rPr>
      <w:rFonts w:ascii="Arial" w:eastAsia="Arial" w:hAnsi="Arial" w:cs="Arial"/>
      <w:b/>
      <w:bCs/>
      <w:sz w:val="22"/>
      <w:szCs w:val="22"/>
    </w:rPr>
  </w:style>
  <w:style w:type="character" w:customStyle="1" w:styleId="Heading7Char">
    <w:name w:val="Heading 7 Char"/>
    <w:basedOn w:val="DefaultParagraphFont"/>
    <w:link w:val="Heading7"/>
    <w:rPr>
      <w:rFonts w:ascii="Arial" w:eastAsia="Arial" w:hAnsi="Arial" w:cs="Arial"/>
      <w:b/>
      <w:bCs/>
      <w:i/>
      <w:iCs/>
      <w:sz w:val="22"/>
      <w:szCs w:val="22"/>
    </w:rPr>
  </w:style>
  <w:style w:type="character" w:customStyle="1" w:styleId="Heading8Char">
    <w:name w:val="Heading 8 Char"/>
    <w:basedOn w:val="DefaultParagraphFont"/>
    <w:link w:val="Heading8"/>
    <w:rPr>
      <w:rFonts w:ascii="Arial" w:eastAsia="Arial" w:hAnsi="Arial" w:cs="Arial"/>
      <w:i/>
      <w:iCs/>
      <w:sz w:val="22"/>
      <w:szCs w:val="22"/>
    </w:rPr>
  </w:style>
  <w:style w:type="character" w:customStyle="1" w:styleId="Heading9Char">
    <w:name w:val="Heading 9 Char"/>
    <w:basedOn w:val="DefaultParagraphFont"/>
    <w:link w:val="Heading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line="240" w:lineRule="auto"/>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nhideWhenUsed/>
    <w:qFormat/>
    <w:rsid w:val="008213DB"/>
    <w:rPr>
      <w:rFonts w:ascii="Avenir Medium" w:hAnsi="Avenir Medium"/>
      <w:b/>
      <w:bCs/>
      <w:color w:val="F9983D"/>
      <w:sz w:val="20"/>
      <w:szCs w:val="21"/>
      <w:highlight w:val="none"/>
    </w:rPr>
  </w:style>
  <w:style w:type="character" w:customStyle="1" w:styleId="CaptionChar">
    <w:name w:val="Caption Char"/>
    <w:uiPriority w:val="99"/>
  </w:style>
  <w:style w:type="table" w:styleId="TableGrid">
    <w:name w:val="Table Grid"/>
    <w:basedOn w:val="TableNormal"/>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42"/>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basedOn w:val="TableNormal"/>
    <w:uiPriority w:val="44"/>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Table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Table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Table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Table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TableNormal"/>
    <w:uiPriority w:val="59"/>
    <w:rsid w:val="00A15433"/>
    <w:pPr>
      <w:spacing w:line="240" w:lineRule="auto"/>
    </w:pPr>
    <w:tblPr>
      <w:tblStyleRowBandSize w:val="1"/>
      <w:tblStyleColBandSize w:val="1"/>
      <w:tblBorders>
        <w:top w:val="single" w:sz="2" w:space="0" w:color="56ACB1"/>
        <w:left w:val="single" w:sz="2" w:space="0" w:color="56ACB1"/>
        <w:bottom w:val="single" w:sz="2" w:space="0" w:color="56ACB1"/>
        <w:right w:val="single" w:sz="2" w:space="0" w:color="56ACB1"/>
        <w:insideH w:val="single" w:sz="2" w:space="0" w:color="56ACB1"/>
        <w:insideV w:val="single" w:sz="2" w:space="0" w:color="56ACB1"/>
      </w:tblBorders>
    </w:tblPr>
    <w:tblStylePr w:type="firstRow">
      <w:rPr>
        <w:rFonts w:ascii="Arial" w:hAnsi="Arial"/>
        <w:b/>
        <w:color w:val="FFFFFF"/>
        <w:sz w:val="22"/>
      </w:rPr>
      <w:tblPr/>
      <w:tcPr>
        <w:shd w:val="clear" w:color="auto" w:fill="2C969C"/>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F0FBF8"/>
      </w:tcPr>
    </w:tblStylePr>
  </w:style>
  <w:style w:type="table" w:customStyle="1" w:styleId="GridTable4-Accent61">
    <w:name w:val="Grid Table 4 - Accent 61"/>
    <w:basedOn w:val="Table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u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Table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Table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Table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Table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Table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Table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Table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Table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Table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Table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Table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Table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Table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Table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Table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Table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Table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Table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u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color w:val="808080" w:themeColor="background1" w:themeShade="80"/>
      <w:sz w:val="14"/>
    </w:rPr>
  </w:style>
  <w:style w:type="character" w:customStyle="1" w:styleId="FootnoteTextChar">
    <w:name w:val="Footnote Text Char"/>
    <w:link w:val="FootnoteText"/>
    <w:uiPriority w:val="99"/>
    <w:rPr>
      <w:color w:val="808080" w:themeColor="background1" w:themeShade="80"/>
      <w:sz w:val="14"/>
      <w:vertAlign w:val="baseline"/>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table" w:customStyle="1" w:styleId="StGen1">
    <w:name w:val="StGen1"/>
    <w:basedOn w:val="TableNormal"/>
    <w:tblPr>
      <w:tblStyleRowBandSize w:val="1"/>
      <w:tblStyleColBandSize w:val="1"/>
      <w:tblCellMar>
        <w:top w:w="100" w:type="dxa"/>
        <w:left w:w="100" w:type="dxa"/>
        <w:bottom w:w="100" w:type="dxa"/>
        <w:right w:w="100" w:type="dxa"/>
      </w:tblCellMar>
    </w:tblPr>
  </w:style>
  <w:style w:type="table" w:customStyle="1" w:styleId="StGen2">
    <w:name w:val="StGen2"/>
    <w:basedOn w:val="TableNormal"/>
    <w:tblPr>
      <w:tblStyleRowBandSize w:val="1"/>
      <w:tblStyleColBandSize w:val="1"/>
      <w:tblCellMar>
        <w:top w:w="100" w:type="dxa"/>
        <w:left w:w="100" w:type="dxa"/>
        <w:bottom w:w="100" w:type="dxa"/>
        <w:right w:w="100" w:type="dxa"/>
      </w:tblCellMar>
    </w:tblPr>
  </w:style>
  <w:style w:type="table" w:customStyle="1" w:styleId="StGen3">
    <w:name w:val="StGen3"/>
    <w:basedOn w:val="TableNormal"/>
    <w:tblPr>
      <w:tblStyleRowBandSize w:val="1"/>
      <w:tblStyleColBandSize w:val="1"/>
      <w:tblCellMar>
        <w:top w:w="100" w:type="dxa"/>
        <w:left w:w="100" w:type="dxa"/>
        <w:bottom w:w="100" w:type="dxa"/>
        <w:right w:w="100" w:type="dxa"/>
      </w:tblCellMar>
    </w:tblPr>
  </w:style>
  <w:style w:type="table" w:customStyle="1" w:styleId="StGen4">
    <w:name w:val="StGen4"/>
    <w:basedOn w:val="TableNormal"/>
    <w:tblPr>
      <w:tblStyleRowBandSize w:val="1"/>
      <w:tblStyleColBandSize w:val="1"/>
      <w:tblCellMar>
        <w:top w:w="100" w:type="dxa"/>
        <w:left w:w="100" w:type="dxa"/>
        <w:bottom w:w="100" w:type="dxa"/>
        <w:right w:w="100" w:type="dxa"/>
      </w:tblCellMar>
    </w:tblPr>
  </w:style>
  <w:style w:type="table" w:customStyle="1" w:styleId="StGen5">
    <w:name w:val="StGen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style>
  <w:style w:type="paragraph" w:customStyle="1" w:styleId="Normal1">
    <w:name w:val="Normal1"/>
    <w:pPr>
      <w:spacing w:after="160" w:line="259" w:lineRule="auto"/>
    </w:pPr>
    <w:rPr>
      <w:rFonts w:ascii="Calibri" w:eastAsia="Calibri" w:hAnsi="Calibri" w:cs="Calibri"/>
      <w:sz w:val="22"/>
      <w:szCs w:val="22"/>
      <w:lang w:val="en-US" w:eastAsia="en-US"/>
    </w:rPr>
  </w:style>
  <w:style w:type="paragraph" w:customStyle="1" w:styleId="FirstParagraph">
    <w:name w:val="First Paragraph"/>
    <w:qFormat/>
    <w:pPr>
      <w:spacing w:before="180" w:after="180" w:line="240" w:lineRule="auto"/>
    </w:pPr>
    <w:rPr>
      <w:rFonts w:ascii="Cambria" w:eastAsia="Cambria" w:hAnsi="Cambria" w:cs="Cambria"/>
      <w:sz w:val="24"/>
      <w:szCs w:val="24"/>
      <w:lang w:val="en-US" w:eastAsia="en-US"/>
    </w:rPr>
  </w:style>
  <w:style w:type="paragraph" w:styleId="BodyText">
    <w:name w:val="Body Text"/>
    <w:qFormat/>
    <w:pPr>
      <w:spacing w:before="180" w:after="180" w:line="240" w:lineRule="auto"/>
    </w:pPr>
    <w:rPr>
      <w:rFonts w:ascii="Cambria" w:eastAsia="Cambria" w:hAnsi="Cambria" w:cs="Cambria"/>
      <w:sz w:val="24"/>
      <w:szCs w:val="24"/>
      <w:lang w:val="en-US" w:eastAsia="en-US"/>
    </w:rPr>
  </w:style>
  <w:style w:type="paragraph" w:customStyle="1" w:styleId="Compact">
    <w:name w:val="Compact"/>
    <w:basedOn w:val="BodyText"/>
    <w:qFormat/>
    <w:rsid w:val="00DB058D"/>
    <w:pPr>
      <w:pBdr>
        <w:top w:val="none" w:sz="0" w:space="0" w:color="auto"/>
        <w:left w:val="none" w:sz="0" w:space="0" w:color="auto"/>
        <w:bottom w:val="none" w:sz="0" w:space="0" w:color="auto"/>
        <w:right w:val="none" w:sz="0" w:space="0" w:color="auto"/>
        <w:between w:val="none" w:sz="0" w:space="0" w:color="auto"/>
      </w:pBdr>
      <w:spacing w:before="36" w:after="36"/>
    </w:pPr>
    <w:rPr>
      <w:rFonts w:asciiTheme="minorHAnsi" w:eastAsiaTheme="minorHAnsi" w:hAnsiTheme="minorHAnsi" w:cstheme="minorBidi"/>
      <w:highlight w:val="none"/>
    </w:rPr>
  </w:style>
  <w:style w:type="table" w:customStyle="1" w:styleId="Table">
    <w:name w:val="Table"/>
    <w:semiHidden/>
    <w:unhideWhenUsed/>
    <w:qFormat/>
    <w:rsid w:val="00DB058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sz w:val="24"/>
      <w:szCs w:val="24"/>
      <w:highlight w:val="none"/>
      <w:lang w:val="en-US" w:eastAsia="en-US"/>
    </w:rPr>
    <w:tblPr>
      <w:tblInd w:w="0" w:type="dxa"/>
      <w:tblCellMar>
        <w:top w:w="0" w:type="dxa"/>
        <w:left w:w="108" w:type="dxa"/>
        <w:bottom w:w="0" w:type="dxa"/>
        <w:right w:w="108" w:type="dxa"/>
      </w:tblCellMar>
    </w:tblPr>
  </w:style>
  <w:style w:type="character" w:styleId="PageNumber">
    <w:name w:val="page number"/>
    <w:basedOn w:val="DefaultParagraphFont"/>
    <w:unhideWhenUsed/>
    <w:rsid w:val="00217B1B"/>
  </w:style>
  <w:style w:type="paragraph" w:styleId="BalloonText">
    <w:name w:val="Balloon Text"/>
    <w:basedOn w:val="Normal"/>
    <w:link w:val="BalloonTextChar"/>
    <w:unhideWhenUsed/>
    <w:rsid w:val="00D95966"/>
    <w:pPr>
      <w:spacing w:line="240" w:lineRule="auto"/>
    </w:pPr>
    <w:rPr>
      <w:rFonts w:ascii="Times New Roman" w:hAnsi="Times New Roman"/>
      <w:sz w:val="18"/>
    </w:rPr>
  </w:style>
  <w:style w:type="character" w:customStyle="1" w:styleId="BalloonTextChar">
    <w:name w:val="Balloon Text Char"/>
    <w:basedOn w:val="DefaultParagraphFont"/>
    <w:link w:val="BalloonText"/>
    <w:rsid w:val="00D95966"/>
    <w:rPr>
      <w:rFonts w:ascii="Times New Roman" w:eastAsia="DejaVu Sans Condensed" w:hAnsi="Times New Roman" w:cs="DejaVu Sans Condensed"/>
      <w:sz w:val="18"/>
      <w:szCs w:val="18"/>
    </w:rPr>
  </w:style>
  <w:style w:type="character" w:styleId="UnresolvedMention">
    <w:name w:val="Unresolved Mention"/>
    <w:basedOn w:val="DefaultParagraphFont"/>
    <w:uiPriority w:val="99"/>
    <w:semiHidden/>
    <w:unhideWhenUsed/>
    <w:rsid w:val="00170902"/>
    <w:rPr>
      <w:color w:val="605E5C"/>
      <w:shd w:val="clear" w:color="auto" w:fill="E1DFDD"/>
    </w:rPr>
  </w:style>
  <w:style w:type="paragraph" w:customStyle="1" w:styleId="StyleIntroText14ptBold">
    <w:name w:val="Style Intro Text + 14 pt Bold"/>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b/>
      <w:bCs/>
      <w:sz w:val="52"/>
      <w:szCs w:val="24"/>
      <w:highlight w:val="none"/>
      <w:lang w:val="en-US" w:eastAsia="en-US"/>
    </w:rPr>
  </w:style>
  <w:style w:type="paragraph" w:customStyle="1" w:styleId="IntroText">
    <w:name w:val="Intro Text"/>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2"/>
      <w:szCs w:val="24"/>
      <w:highlight w:val="none"/>
      <w:lang w:val="en-US" w:eastAsia="en-US"/>
    </w:rPr>
  </w:style>
  <w:style w:type="character" w:customStyle="1" w:styleId="ButtonorMenuSelectionCharCharChar">
    <w:name w:val="Button or Menu Selection Char Char Char"/>
    <w:basedOn w:val="DefaultParagraphFont"/>
    <w:rsid w:val="0077427E"/>
    <w:rPr>
      <w:rFonts w:ascii="Arial" w:hAnsi="Arial" w:cs="Arial"/>
      <w:b/>
      <w:sz w:val="24"/>
      <w:szCs w:val="24"/>
      <w:lang w:val="en-US" w:eastAsia="en-US" w:bidi="ar-SA"/>
    </w:rPr>
  </w:style>
  <w:style w:type="character" w:styleId="FollowedHyperlink">
    <w:name w:val="FollowedHyperlink"/>
    <w:basedOn w:val="DefaultParagraphFont"/>
    <w:rsid w:val="0077427E"/>
    <w:rPr>
      <w:color w:val="800080"/>
      <w:u w:val="single"/>
    </w:rPr>
  </w:style>
  <w:style w:type="paragraph" w:customStyle="1" w:styleId="IntroTOC">
    <w:name w:val="Intro TOC"/>
    <w:basedOn w:val="Heading1"/>
    <w:rsid w:val="00BB360C"/>
    <w:pPr>
      <w:keepLines w:val="0"/>
      <w:pBdr>
        <w:top w:val="none" w:sz="0" w:space="0" w:color="auto"/>
        <w:left w:val="none" w:sz="0" w:space="0" w:color="auto"/>
        <w:bottom w:val="single" w:sz="4" w:space="1" w:color="auto"/>
        <w:right w:val="none" w:sz="0" w:space="0" w:color="auto"/>
        <w:between w:val="none" w:sz="0" w:space="0" w:color="auto"/>
      </w:pBdr>
      <w:spacing w:after="360"/>
    </w:pPr>
    <w:rPr>
      <w:rFonts w:ascii="Arial" w:eastAsia="Times New Roman" w:hAnsi="Arial" w:cs="Arial"/>
      <w:bCs/>
      <w:kern w:val="32"/>
      <w:sz w:val="32"/>
      <w:szCs w:val="32"/>
      <w:lang w:val="en-US" w:eastAsia="en-US"/>
    </w:rPr>
  </w:style>
  <w:style w:type="paragraph" w:styleId="NormalWeb">
    <w:name w:val="Normal (Web)"/>
    <w:basedOn w:val="Normal"/>
    <w:rsid w:val="0077427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2"/>
      <w:szCs w:val="24"/>
      <w:highlight w:val="none"/>
      <w:lang w:val="en-US" w:eastAsia="en-US"/>
    </w:rPr>
  </w:style>
  <w:style w:type="character" w:styleId="Strong">
    <w:name w:val="Strong"/>
    <w:basedOn w:val="DefaultParagraphFont"/>
    <w:qFormat/>
    <w:rsid w:val="0077427E"/>
    <w:rPr>
      <w:b/>
      <w:bCs/>
    </w:rPr>
  </w:style>
  <w:style w:type="table" w:styleId="TableClassic1">
    <w:name w:val="Table Classic 1"/>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3">
    <w:name w:val="Table List 3"/>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lassic2">
    <w:name w:val="Table Classic 2"/>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BB360C"/>
    <w:pPr>
      <w:pBdr>
        <w:top w:val="none" w:sz="0" w:space="0" w:color="auto"/>
        <w:left w:val="none" w:sz="0" w:space="0" w:color="auto"/>
        <w:bottom w:val="none" w:sz="0" w:space="0" w:color="auto"/>
        <w:right w:val="none" w:sz="0" w:space="0" w:color="auto"/>
        <w:between w:val="none" w:sz="0" w:space="0" w:color="auto"/>
      </w:pBdr>
      <w:tabs>
        <w:tab w:val="left" w:pos="380"/>
        <w:tab w:val="left" w:pos="500"/>
      </w:tabs>
      <w:spacing w:after="240" w:line="240" w:lineRule="auto"/>
      <w:ind w:left="504" w:hanging="504"/>
    </w:pPr>
    <w:rPr>
      <w:rFonts w:eastAsia="Times New Roman" w:cs="Open Sans"/>
      <w:szCs w:val="19"/>
      <w:highlight w:val="none"/>
      <w:lang w:eastAsia="en-US"/>
    </w:rPr>
  </w:style>
  <w:style w:type="character" w:styleId="CommentReference">
    <w:name w:val="annotation reference"/>
    <w:basedOn w:val="DefaultParagraphFont"/>
    <w:rsid w:val="0077427E"/>
    <w:rPr>
      <w:sz w:val="16"/>
      <w:szCs w:val="16"/>
    </w:rPr>
  </w:style>
  <w:style w:type="paragraph" w:styleId="CommentText">
    <w:name w:val="annotation text"/>
    <w:basedOn w:val="Normal"/>
    <w:link w:val="CommentTextChar"/>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0"/>
      <w:szCs w:val="20"/>
      <w:highlight w:val="none"/>
      <w:lang w:val="en-US" w:eastAsia="en-US"/>
    </w:rPr>
  </w:style>
  <w:style w:type="character" w:customStyle="1" w:styleId="CommentTextChar">
    <w:name w:val="Comment Text Char"/>
    <w:basedOn w:val="DefaultParagraphFont"/>
    <w:link w:val="CommentText"/>
    <w:rsid w:val="0077427E"/>
    <w:rPr>
      <w:rFonts w:ascii="Arial" w:eastAsia="Times New Roman" w:hAnsi="Arial" w:cs="Times New Roman"/>
      <w:sz w:val="20"/>
      <w:szCs w:val="20"/>
      <w:highlight w:val="none"/>
      <w:lang w:val="en-US" w:eastAsia="en-US"/>
    </w:rPr>
  </w:style>
  <w:style w:type="paragraph" w:styleId="CommentSubject">
    <w:name w:val="annotation subject"/>
    <w:basedOn w:val="CommentText"/>
    <w:next w:val="CommentText"/>
    <w:link w:val="CommentSubjectChar"/>
    <w:rsid w:val="0077427E"/>
    <w:rPr>
      <w:b/>
      <w:bCs/>
    </w:rPr>
  </w:style>
  <w:style w:type="character" w:customStyle="1" w:styleId="CommentSubjectChar">
    <w:name w:val="Comment Subject Char"/>
    <w:basedOn w:val="CommentTextChar"/>
    <w:link w:val="CommentSubject"/>
    <w:rsid w:val="0077427E"/>
    <w:rPr>
      <w:rFonts w:ascii="Arial" w:eastAsia="Times New Roman" w:hAnsi="Arial" w:cs="Times New Roman"/>
      <w:b/>
      <w:bCs/>
      <w:sz w:val="20"/>
      <w:szCs w:val="20"/>
      <w:highlight w:val="none"/>
      <w:lang w:val="en-US" w:eastAsia="en-US"/>
    </w:rPr>
  </w:style>
  <w:style w:type="character" w:customStyle="1" w:styleId="il">
    <w:name w:val="il"/>
    <w:basedOn w:val="DefaultParagraphFont"/>
    <w:rsid w:val="00774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8287">
      <w:bodyDiv w:val="1"/>
      <w:marLeft w:val="0"/>
      <w:marRight w:val="0"/>
      <w:marTop w:val="0"/>
      <w:marBottom w:val="0"/>
      <w:divBdr>
        <w:top w:val="none" w:sz="0" w:space="0" w:color="auto"/>
        <w:left w:val="none" w:sz="0" w:space="0" w:color="auto"/>
        <w:bottom w:val="none" w:sz="0" w:space="0" w:color="auto"/>
        <w:right w:val="none" w:sz="0" w:space="0" w:color="auto"/>
      </w:divBdr>
      <w:divsChild>
        <w:div w:id="831065342">
          <w:marLeft w:val="0"/>
          <w:marRight w:val="0"/>
          <w:marTop w:val="0"/>
          <w:marBottom w:val="0"/>
          <w:divBdr>
            <w:top w:val="none" w:sz="0" w:space="0" w:color="auto"/>
            <w:left w:val="none" w:sz="0" w:space="0" w:color="auto"/>
            <w:bottom w:val="none" w:sz="0" w:space="0" w:color="auto"/>
            <w:right w:val="none" w:sz="0" w:space="0" w:color="auto"/>
          </w:divBdr>
        </w:div>
        <w:div w:id="1777746405">
          <w:marLeft w:val="0"/>
          <w:marRight w:val="0"/>
          <w:marTop w:val="0"/>
          <w:marBottom w:val="0"/>
          <w:divBdr>
            <w:top w:val="none" w:sz="0" w:space="0" w:color="auto"/>
            <w:left w:val="none" w:sz="0" w:space="0" w:color="auto"/>
            <w:bottom w:val="none" w:sz="0" w:space="0" w:color="auto"/>
            <w:right w:val="none" w:sz="0" w:space="0" w:color="auto"/>
          </w:divBdr>
        </w:div>
        <w:div w:id="2079549632">
          <w:marLeft w:val="0"/>
          <w:marRight w:val="0"/>
          <w:marTop w:val="0"/>
          <w:marBottom w:val="0"/>
          <w:divBdr>
            <w:top w:val="none" w:sz="0" w:space="0" w:color="auto"/>
            <w:left w:val="none" w:sz="0" w:space="0" w:color="auto"/>
            <w:bottom w:val="none" w:sz="0" w:space="0" w:color="auto"/>
            <w:right w:val="none" w:sz="0" w:space="0" w:color="auto"/>
          </w:divBdr>
        </w:div>
      </w:divsChild>
    </w:div>
    <w:div w:id="1125542127">
      <w:bodyDiv w:val="1"/>
      <w:marLeft w:val="0"/>
      <w:marRight w:val="0"/>
      <w:marTop w:val="0"/>
      <w:marBottom w:val="0"/>
      <w:divBdr>
        <w:top w:val="none" w:sz="0" w:space="0" w:color="auto"/>
        <w:left w:val="none" w:sz="0" w:space="0" w:color="auto"/>
        <w:bottom w:val="none" w:sz="0" w:space="0" w:color="auto"/>
        <w:right w:val="none" w:sz="0" w:space="0" w:color="auto"/>
      </w:divBdr>
      <w:divsChild>
        <w:div w:id="1028946460">
          <w:marLeft w:val="0"/>
          <w:marRight w:val="0"/>
          <w:marTop w:val="0"/>
          <w:marBottom w:val="0"/>
          <w:divBdr>
            <w:top w:val="none" w:sz="0" w:space="0" w:color="auto"/>
            <w:left w:val="none" w:sz="0" w:space="0" w:color="auto"/>
            <w:bottom w:val="none" w:sz="0" w:space="0" w:color="auto"/>
            <w:right w:val="none" w:sz="0" w:space="0" w:color="auto"/>
          </w:divBdr>
        </w:div>
        <w:div w:id="621570364">
          <w:marLeft w:val="0"/>
          <w:marRight w:val="0"/>
          <w:marTop w:val="0"/>
          <w:marBottom w:val="0"/>
          <w:divBdr>
            <w:top w:val="none" w:sz="0" w:space="0" w:color="auto"/>
            <w:left w:val="none" w:sz="0" w:space="0" w:color="auto"/>
            <w:bottom w:val="none" w:sz="0" w:space="0" w:color="auto"/>
            <w:right w:val="none" w:sz="0" w:space="0" w:color="auto"/>
          </w:divBdr>
        </w:div>
        <w:div w:id="1373842714">
          <w:marLeft w:val="0"/>
          <w:marRight w:val="0"/>
          <w:marTop w:val="0"/>
          <w:marBottom w:val="0"/>
          <w:divBdr>
            <w:top w:val="none" w:sz="0" w:space="0" w:color="auto"/>
            <w:left w:val="none" w:sz="0" w:space="0" w:color="auto"/>
            <w:bottom w:val="none" w:sz="0" w:space="0" w:color="auto"/>
            <w:right w:val="none" w:sz="0" w:space="0" w:color="auto"/>
          </w:divBdr>
        </w:div>
      </w:divsChild>
    </w:div>
    <w:div w:id="1439371206">
      <w:bodyDiv w:val="1"/>
      <w:marLeft w:val="0"/>
      <w:marRight w:val="0"/>
      <w:marTop w:val="0"/>
      <w:marBottom w:val="0"/>
      <w:divBdr>
        <w:top w:val="none" w:sz="0" w:space="0" w:color="auto"/>
        <w:left w:val="none" w:sz="0" w:space="0" w:color="auto"/>
        <w:bottom w:val="none" w:sz="0" w:space="0" w:color="auto"/>
        <w:right w:val="none" w:sz="0" w:space="0" w:color="auto"/>
      </w:divBdr>
    </w:div>
    <w:div w:id="1926839259">
      <w:bodyDiv w:val="1"/>
      <w:marLeft w:val="0"/>
      <w:marRight w:val="0"/>
      <w:marTop w:val="0"/>
      <w:marBottom w:val="0"/>
      <w:divBdr>
        <w:top w:val="none" w:sz="0" w:space="0" w:color="auto"/>
        <w:left w:val="none" w:sz="0" w:space="0" w:color="auto"/>
        <w:bottom w:val="none" w:sz="0" w:space="0" w:color="auto"/>
        <w:right w:val="none" w:sz="0" w:space="0" w:color="auto"/>
      </w:divBdr>
      <w:divsChild>
        <w:div w:id="1241256284">
          <w:marLeft w:val="0"/>
          <w:marRight w:val="0"/>
          <w:marTop w:val="0"/>
          <w:marBottom w:val="0"/>
          <w:divBdr>
            <w:top w:val="none" w:sz="0" w:space="0" w:color="auto"/>
            <w:left w:val="none" w:sz="0" w:space="0" w:color="auto"/>
            <w:bottom w:val="none" w:sz="0" w:space="0" w:color="auto"/>
            <w:right w:val="none" w:sz="0" w:space="0" w:color="auto"/>
          </w:divBdr>
        </w:div>
        <w:div w:id="1922985849">
          <w:marLeft w:val="0"/>
          <w:marRight w:val="0"/>
          <w:marTop w:val="0"/>
          <w:marBottom w:val="0"/>
          <w:divBdr>
            <w:top w:val="none" w:sz="0" w:space="0" w:color="auto"/>
            <w:left w:val="none" w:sz="0" w:space="0" w:color="auto"/>
            <w:bottom w:val="none" w:sz="0" w:space="0" w:color="auto"/>
            <w:right w:val="none" w:sz="0" w:space="0" w:color="auto"/>
          </w:divBdr>
        </w:div>
        <w:div w:id="432214317">
          <w:marLeft w:val="0"/>
          <w:marRight w:val="0"/>
          <w:marTop w:val="0"/>
          <w:marBottom w:val="0"/>
          <w:divBdr>
            <w:top w:val="none" w:sz="0" w:space="0" w:color="auto"/>
            <w:left w:val="none" w:sz="0" w:space="0" w:color="auto"/>
            <w:bottom w:val="none" w:sz="0" w:space="0" w:color="auto"/>
            <w:right w:val="none" w:sz="0" w:space="0" w:color="auto"/>
          </w:divBdr>
        </w:div>
      </w:divsChild>
    </w:div>
    <w:div w:id="2137288987">
      <w:bodyDiv w:val="1"/>
      <w:marLeft w:val="0"/>
      <w:marRight w:val="0"/>
      <w:marTop w:val="0"/>
      <w:marBottom w:val="0"/>
      <w:divBdr>
        <w:top w:val="none" w:sz="0" w:space="0" w:color="auto"/>
        <w:left w:val="none" w:sz="0" w:space="0" w:color="auto"/>
        <w:bottom w:val="none" w:sz="0" w:space="0" w:color="auto"/>
        <w:right w:val="none" w:sz="0" w:space="0" w:color="auto"/>
      </w:divBdr>
      <w:divsChild>
        <w:div w:id="117340551">
          <w:marLeft w:val="0"/>
          <w:marRight w:val="0"/>
          <w:marTop w:val="0"/>
          <w:marBottom w:val="0"/>
          <w:divBdr>
            <w:top w:val="none" w:sz="0" w:space="0" w:color="auto"/>
            <w:left w:val="none" w:sz="0" w:space="0" w:color="auto"/>
            <w:bottom w:val="none" w:sz="0" w:space="0" w:color="auto"/>
            <w:right w:val="none" w:sz="0" w:space="0" w:color="auto"/>
          </w:divBdr>
        </w:div>
        <w:div w:id="1393653119">
          <w:marLeft w:val="0"/>
          <w:marRight w:val="0"/>
          <w:marTop w:val="0"/>
          <w:marBottom w:val="0"/>
          <w:divBdr>
            <w:top w:val="none" w:sz="0" w:space="0" w:color="auto"/>
            <w:left w:val="none" w:sz="0" w:space="0" w:color="auto"/>
            <w:bottom w:val="none" w:sz="0" w:space="0" w:color="auto"/>
            <w:right w:val="none" w:sz="0" w:space="0" w:color="auto"/>
          </w:divBdr>
        </w:div>
        <w:div w:id="66501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anck.wanda@cires.solutions"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mailto:lauraciaffi2002@yahoo.f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26</Pages>
  <Words>12047</Words>
  <Characters>68669</Characters>
  <Application>Microsoft Office Word</Application>
  <DocSecurity>0</DocSecurity>
  <Lines>572</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Vivacqua</dc:creator>
  <cp:lastModifiedBy>Kenechukwu Nwosu</cp:lastModifiedBy>
  <cp:revision>69</cp:revision>
  <cp:lastPrinted>2021-01-04T17:40:00Z</cp:lastPrinted>
  <dcterms:created xsi:type="dcterms:W3CDTF">2021-01-04T10:29:00Z</dcterms:created>
  <dcterms:modified xsi:type="dcterms:W3CDTF">2021-01-11T12:53:00Z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id="kxIlLbvv"/&gt;&lt;style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